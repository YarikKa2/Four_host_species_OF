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61FCA" w14:textId="301544BD" w:rsidR="00711D59" w:rsidRDefault="00711D59" w:rsidP="00EA61AB">
      <w:pPr>
        <w:spacing w:after="0" w:line="276" w:lineRule="auto"/>
        <w:jc w:val="both"/>
        <w:rPr>
          <w:rFonts w:ascii="Times New Roman" w:hAnsi="Times New Roman" w:cs="Times New Roman"/>
          <w:b/>
          <w:bCs/>
        </w:rPr>
      </w:pPr>
      <w:bookmarkStart w:id="0" w:name="_Hlk241077641"/>
      <w:bookmarkEnd w:id="0"/>
      <w:commentRangeStart w:id="1"/>
      <w:r>
        <w:rPr>
          <w:rFonts w:ascii="Times New Roman" w:hAnsi="Times New Roman" w:cs="Times New Roman"/>
          <w:b/>
          <w:bCs/>
        </w:rPr>
        <w:t>Establishment of animal model for Opisthorchis felineus liver fluke infection</w:t>
      </w:r>
      <w:commentRangeEnd w:id="1"/>
      <w:r>
        <w:rPr>
          <w:rStyle w:val="CommentReference"/>
        </w:rPr>
        <w:commentReference w:id="1"/>
      </w:r>
    </w:p>
    <w:p w14:paraId="3AFAD93B" w14:textId="77777777" w:rsidR="00711D59" w:rsidRDefault="00711D59" w:rsidP="00EA61AB">
      <w:pPr>
        <w:spacing w:after="0" w:line="276" w:lineRule="auto"/>
        <w:jc w:val="both"/>
        <w:rPr>
          <w:rFonts w:ascii="Times New Roman" w:hAnsi="Times New Roman" w:cs="Times New Roman"/>
          <w:b/>
          <w:bCs/>
        </w:rPr>
      </w:pPr>
    </w:p>
    <w:p w14:paraId="0967FF3F" w14:textId="74A8BD61" w:rsidR="00F006C0" w:rsidRPr="00D92967" w:rsidRDefault="00F006C0" w:rsidP="00EA61AB">
      <w:pPr>
        <w:spacing w:after="0" w:line="276" w:lineRule="auto"/>
        <w:jc w:val="both"/>
        <w:rPr>
          <w:rFonts w:ascii="Times New Roman" w:hAnsi="Times New Roman" w:cs="Times New Roman"/>
          <w:b/>
          <w:bCs/>
        </w:rPr>
      </w:pPr>
      <w:r w:rsidRPr="00D92967">
        <w:rPr>
          <w:rFonts w:ascii="Times New Roman" w:hAnsi="Times New Roman" w:cs="Times New Roman"/>
          <w:b/>
          <w:bCs/>
        </w:rPr>
        <w:t xml:space="preserve">Introduction </w:t>
      </w:r>
    </w:p>
    <w:p w14:paraId="68AD5825" w14:textId="01D3AE69" w:rsidR="00151D94" w:rsidRPr="00D92967" w:rsidRDefault="00F006C0" w:rsidP="00EA61AB">
      <w:pPr>
        <w:spacing w:after="0" w:line="276" w:lineRule="auto"/>
        <w:jc w:val="both"/>
        <w:rPr>
          <w:rFonts w:ascii="Times New Roman" w:hAnsi="Times New Roman" w:cs="Times New Roman"/>
          <w:lang w:val="ru-RU"/>
        </w:rPr>
      </w:pPr>
      <w:r w:rsidRPr="00D92967">
        <w:rPr>
          <w:rFonts w:ascii="Times New Roman" w:hAnsi="Times New Roman" w:cs="Times New Roman"/>
          <w:lang w:val="ru-RU"/>
        </w:rPr>
        <w:t>Описторхоз</w:t>
      </w:r>
      <w:r w:rsidRPr="00D92967">
        <w:rPr>
          <w:rFonts w:ascii="Times New Roman" w:hAnsi="Times New Roman" w:cs="Times New Roman"/>
        </w:rPr>
        <w:t xml:space="preserve"> – </w:t>
      </w:r>
      <w:r w:rsidRPr="00D92967">
        <w:rPr>
          <w:rFonts w:ascii="Times New Roman" w:hAnsi="Times New Roman" w:cs="Times New Roman"/>
          <w:lang w:val="ru-RU"/>
        </w:rPr>
        <w:t>это</w:t>
      </w:r>
      <w:r w:rsidRPr="00D92967">
        <w:rPr>
          <w:rFonts w:ascii="Times New Roman" w:hAnsi="Times New Roman" w:cs="Times New Roman"/>
        </w:rPr>
        <w:t xml:space="preserve"> </w:t>
      </w:r>
      <w:r w:rsidRPr="00D92967">
        <w:rPr>
          <w:rFonts w:ascii="Times New Roman" w:hAnsi="Times New Roman" w:cs="Times New Roman"/>
          <w:lang w:val="ru-RU"/>
        </w:rPr>
        <w:t>заболевание</w:t>
      </w:r>
      <w:r w:rsidRPr="00D92967">
        <w:rPr>
          <w:rFonts w:ascii="Times New Roman" w:hAnsi="Times New Roman" w:cs="Times New Roman"/>
        </w:rPr>
        <w:t xml:space="preserve">, </w:t>
      </w:r>
      <w:r w:rsidRPr="00D92967">
        <w:rPr>
          <w:rFonts w:ascii="Times New Roman" w:hAnsi="Times New Roman" w:cs="Times New Roman"/>
          <w:lang w:val="ru-RU"/>
        </w:rPr>
        <w:t>вызываемое</w:t>
      </w:r>
      <w:r w:rsidRPr="00D92967">
        <w:rPr>
          <w:rFonts w:ascii="Times New Roman" w:hAnsi="Times New Roman" w:cs="Times New Roman"/>
        </w:rPr>
        <w:t xml:space="preserve"> </w:t>
      </w:r>
      <w:r w:rsidR="00E32532" w:rsidRPr="00D92967">
        <w:rPr>
          <w:rFonts w:ascii="Times New Roman" w:hAnsi="Times New Roman" w:cs="Times New Roman"/>
        </w:rPr>
        <w:t>food borne trematodes</w:t>
      </w:r>
      <w:r w:rsidR="00711D59" w:rsidRPr="00D12E93">
        <w:rPr>
          <w:rFonts w:ascii="Times New Roman" w:hAnsi="Times New Roman" w:cs="Times New Roman"/>
        </w:rPr>
        <w:t xml:space="preserve">, </w:t>
      </w:r>
      <w:r w:rsidR="00711D59">
        <w:rPr>
          <w:rFonts w:ascii="Times New Roman" w:hAnsi="Times New Roman" w:cs="Times New Roman"/>
          <w:lang w:val="ru-RU"/>
        </w:rPr>
        <w:t>таких</w:t>
      </w:r>
      <w:r w:rsidR="00711D59" w:rsidRPr="00D12E93">
        <w:rPr>
          <w:rFonts w:ascii="Times New Roman" w:hAnsi="Times New Roman" w:cs="Times New Roman"/>
        </w:rPr>
        <w:t xml:space="preserve"> </w:t>
      </w:r>
      <w:r w:rsidR="00711D59">
        <w:rPr>
          <w:rFonts w:ascii="Times New Roman" w:hAnsi="Times New Roman" w:cs="Times New Roman"/>
          <w:lang w:val="ru-RU"/>
        </w:rPr>
        <w:t>как</w:t>
      </w:r>
      <w:r w:rsidR="00711D59" w:rsidRPr="00D12E93">
        <w:rPr>
          <w:rFonts w:ascii="Times New Roman" w:hAnsi="Times New Roman" w:cs="Times New Roman"/>
        </w:rPr>
        <w:t xml:space="preserve"> </w:t>
      </w:r>
      <w:r w:rsidR="00711D59">
        <w:rPr>
          <w:rFonts w:ascii="Times New Roman" w:hAnsi="Times New Roman" w:cs="Times New Roman"/>
        </w:rPr>
        <w:t>liver flukes</w:t>
      </w:r>
      <w:r w:rsidR="00E32532" w:rsidRPr="00D92967">
        <w:rPr>
          <w:rFonts w:ascii="Times New Roman" w:hAnsi="Times New Roman" w:cs="Times New Roman"/>
        </w:rPr>
        <w:t xml:space="preserve"> Opisthorchis felineus, Opisthorchis viverrini and Clonorchis sinensis. O</w:t>
      </w:r>
      <w:r w:rsidR="00E32532" w:rsidRPr="00D92967">
        <w:rPr>
          <w:rFonts w:ascii="Times New Roman" w:hAnsi="Times New Roman" w:cs="Times New Roman"/>
          <w:lang w:val="ru-RU"/>
        </w:rPr>
        <w:t xml:space="preserve">. </w:t>
      </w:r>
      <w:r w:rsidR="00E32532" w:rsidRPr="00D92967">
        <w:rPr>
          <w:rFonts w:ascii="Times New Roman" w:hAnsi="Times New Roman" w:cs="Times New Roman"/>
        </w:rPr>
        <w:t>felineus</w:t>
      </w:r>
      <w:r w:rsidR="00E32532" w:rsidRPr="00D92967">
        <w:rPr>
          <w:rFonts w:ascii="Times New Roman" w:hAnsi="Times New Roman" w:cs="Times New Roman"/>
          <w:lang w:val="ru-RU"/>
        </w:rPr>
        <w:t xml:space="preserve"> распространен на территории Российской Федерации, </w:t>
      </w:r>
      <w:r w:rsidR="003415D9" w:rsidRPr="00D92967">
        <w:rPr>
          <w:rFonts w:ascii="Times New Roman" w:hAnsi="Times New Roman" w:cs="Times New Roman"/>
          <w:lang w:val="ru-RU"/>
        </w:rPr>
        <w:t xml:space="preserve">преимущественно </w:t>
      </w:r>
      <w:r w:rsidR="00E32532" w:rsidRPr="00D92967">
        <w:rPr>
          <w:rFonts w:ascii="Times New Roman" w:hAnsi="Times New Roman" w:cs="Times New Roman"/>
          <w:lang w:val="ru-RU"/>
        </w:rPr>
        <w:t xml:space="preserve">в </w:t>
      </w:r>
      <w:r w:rsidR="006F6665" w:rsidRPr="00D92967">
        <w:rPr>
          <w:rFonts w:ascii="Times New Roman" w:hAnsi="Times New Roman" w:cs="Times New Roman"/>
          <w:lang w:val="ru-RU"/>
        </w:rPr>
        <w:t>Западной Сибири</w:t>
      </w:r>
      <w:r w:rsidR="00E32532" w:rsidRPr="00D92967">
        <w:rPr>
          <w:rFonts w:ascii="Times New Roman" w:hAnsi="Times New Roman" w:cs="Times New Roman"/>
          <w:lang w:val="ru-RU"/>
        </w:rPr>
        <w:t>.</w:t>
      </w:r>
      <w:r w:rsidR="00D10DDB" w:rsidRPr="00D92967">
        <w:rPr>
          <w:rFonts w:ascii="Times New Roman" w:hAnsi="Times New Roman" w:cs="Times New Roman"/>
          <w:lang w:val="ru-RU"/>
        </w:rPr>
        <w:t xml:space="preserve"> </w:t>
      </w:r>
      <w:r w:rsidR="00801030">
        <w:rPr>
          <w:rFonts w:ascii="Times New Roman" w:hAnsi="Times New Roman" w:cs="Times New Roman"/>
        </w:rPr>
        <w:t>O</w:t>
      </w:r>
      <w:r w:rsidR="00A26A8C" w:rsidRPr="00D92967">
        <w:rPr>
          <w:rFonts w:ascii="Times New Roman" w:hAnsi="Times New Roman" w:cs="Times New Roman"/>
        </w:rPr>
        <w:t>pisthorchiasis</w:t>
      </w:r>
      <w:r w:rsidR="00801030">
        <w:rPr>
          <w:rFonts w:ascii="Times New Roman" w:hAnsi="Times New Roman" w:cs="Times New Roman"/>
        </w:rPr>
        <w:t xml:space="preserve"> </w:t>
      </w:r>
      <w:r w:rsidR="00801030" w:rsidRPr="00D92967">
        <w:rPr>
          <w:rFonts w:ascii="Times New Roman" w:hAnsi="Times New Roman" w:cs="Times New Roman"/>
        </w:rPr>
        <w:t>induced</w:t>
      </w:r>
      <w:r w:rsidR="00801030">
        <w:rPr>
          <w:rFonts w:ascii="Times New Roman" w:hAnsi="Times New Roman" w:cs="Times New Roman"/>
        </w:rPr>
        <w:t xml:space="preserve"> by </w:t>
      </w:r>
      <w:r w:rsidR="00801030" w:rsidRPr="00D92967">
        <w:rPr>
          <w:rFonts w:ascii="Times New Roman" w:hAnsi="Times New Roman" w:cs="Times New Roman"/>
        </w:rPr>
        <w:t>O. felineus</w:t>
      </w:r>
      <w:r w:rsidR="00A26A8C" w:rsidRPr="00D92967">
        <w:rPr>
          <w:rFonts w:ascii="Times New Roman" w:hAnsi="Times New Roman" w:cs="Times New Roman"/>
        </w:rPr>
        <w:t xml:space="preserve"> </w:t>
      </w:r>
      <w:r w:rsidR="00CF149C" w:rsidRPr="00D92967">
        <w:rPr>
          <w:rFonts w:ascii="Times New Roman" w:hAnsi="Times New Roman" w:cs="Times New Roman"/>
        </w:rPr>
        <w:t>is</w:t>
      </w:r>
      <w:r w:rsidR="00AD6589" w:rsidRPr="00D92967">
        <w:rPr>
          <w:rFonts w:ascii="Times New Roman" w:hAnsi="Times New Roman" w:cs="Times New Roman"/>
        </w:rPr>
        <w:t xml:space="preserve"> a</w:t>
      </w:r>
      <w:r w:rsidR="00CF149C" w:rsidRPr="00D92967">
        <w:rPr>
          <w:rFonts w:ascii="Times New Roman" w:hAnsi="Times New Roman" w:cs="Times New Roman"/>
        </w:rPr>
        <w:t xml:space="preserve"> major</w:t>
      </w:r>
      <w:r w:rsidR="006A0442" w:rsidRPr="00D92967">
        <w:rPr>
          <w:rFonts w:ascii="Times New Roman" w:hAnsi="Times New Roman" w:cs="Times New Roman"/>
        </w:rPr>
        <w:t xml:space="preserve"> health</w:t>
      </w:r>
      <w:r w:rsidR="00CF149C" w:rsidRPr="00D92967">
        <w:rPr>
          <w:rFonts w:ascii="Times New Roman" w:hAnsi="Times New Roman" w:cs="Times New Roman"/>
        </w:rPr>
        <w:t xml:space="preserve"> problem for people </w:t>
      </w:r>
      <w:r w:rsidR="00393C4C" w:rsidRPr="00D92967">
        <w:rPr>
          <w:rFonts w:ascii="Times New Roman" w:hAnsi="Times New Roman" w:cs="Times New Roman"/>
        </w:rPr>
        <w:t>in</w:t>
      </w:r>
      <w:r w:rsidR="00CF149C" w:rsidRPr="00D92967">
        <w:rPr>
          <w:rFonts w:ascii="Times New Roman" w:hAnsi="Times New Roman" w:cs="Times New Roman"/>
        </w:rPr>
        <w:t xml:space="preserve"> this region especially in rural area</w:t>
      </w:r>
      <w:r w:rsidR="00E32532" w:rsidRPr="00D92967">
        <w:rPr>
          <w:rFonts w:ascii="Times New Roman" w:hAnsi="Times New Roman" w:cs="Times New Roman"/>
        </w:rPr>
        <w:t xml:space="preserve">. </w:t>
      </w:r>
      <w:r w:rsidR="00E32532" w:rsidRPr="00D92967">
        <w:rPr>
          <w:rFonts w:ascii="Times New Roman" w:hAnsi="Times New Roman" w:cs="Times New Roman"/>
          <w:lang w:val="ru-RU"/>
        </w:rPr>
        <w:t>В</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отдельных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деревнях</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уровень</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заражения</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может</w:t>
      </w:r>
      <w:r w:rsidR="00E32532" w:rsidRPr="0054056A">
        <w:rPr>
          <w:rFonts w:ascii="Times New Roman" w:hAnsi="Times New Roman" w:cs="Times New Roman"/>
          <w:lang w:val="ru-RU"/>
        </w:rPr>
        <w:t xml:space="preserve"> </w:t>
      </w:r>
      <w:r w:rsidR="00E32532" w:rsidRPr="00D92967">
        <w:rPr>
          <w:rFonts w:ascii="Times New Roman" w:hAnsi="Times New Roman" w:cs="Times New Roman"/>
          <w:lang w:val="ru-RU"/>
        </w:rPr>
        <w:t>превышать</w:t>
      </w:r>
      <w:r w:rsidR="00E32532" w:rsidRPr="0054056A">
        <w:rPr>
          <w:rFonts w:ascii="Times New Roman" w:hAnsi="Times New Roman" w:cs="Times New Roman"/>
          <w:lang w:val="ru-RU"/>
        </w:rPr>
        <w:t xml:space="preserve"> 50% (</w:t>
      </w:r>
      <w:r w:rsidR="00E32532" w:rsidRPr="00D92967">
        <w:rPr>
          <w:rFonts w:ascii="Times New Roman" w:hAnsi="Times New Roman" w:cs="Times New Roman"/>
        </w:rPr>
        <w:t>Fedorova</w:t>
      </w:r>
      <w:r w:rsidR="00E32532" w:rsidRPr="0054056A">
        <w:rPr>
          <w:rFonts w:ascii="Times New Roman" w:hAnsi="Times New Roman" w:cs="Times New Roman"/>
          <w:lang w:val="ru-RU"/>
        </w:rPr>
        <w:t xml:space="preserve"> </w:t>
      </w:r>
      <w:r w:rsidR="00E32532" w:rsidRPr="00D92967">
        <w:rPr>
          <w:rFonts w:ascii="Times New Roman" w:hAnsi="Times New Roman" w:cs="Times New Roman"/>
        </w:rPr>
        <w:t>et</w:t>
      </w:r>
      <w:r w:rsidR="00E32532" w:rsidRPr="0054056A">
        <w:rPr>
          <w:rFonts w:ascii="Times New Roman" w:hAnsi="Times New Roman" w:cs="Times New Roman"/>
          <w:lang w:val="ru-RU"/>
        </w:rPr>
        <w:t xml:space="preserve"> </w:t>
      </w:r>
      <w:r w:rsidR="00E32532" w:rsidRPr="00D92967">
        <w:rPr>
          <w:rFonts w:ascii="Times New Roman" w:hAnsi="Times New Roman" w:cs="Times New Roman"/>
        </w:rPr>
        <w:t>al</w:t>
      </w:r>
      <w:r w:rsidR="00E32532" w:rsidRPr="0054056A">
        <w:rPr>
          <w:rFonts w:ascii="Times New Roman" w:hAnsi="Times New Roman" w:cs="Times New Roman"/>
          <w:lang w:val="ru-RU"/>
        </w:rPr>
        <w:t xml:space="preserve">., 2025). </w:t>
      </w:r>
    </w:p>
    <w:p w14:paraId="6B35C964" w14:textId="48D9FEAE" w:rsidR="00711D59" w:rsidRPr="00103F0B" w:rsidRDefault="008A300D" w:rsidP="00EA61AB">
      <w:pPr>
        <w:spacing w:after="0" w:line="276" w:lineRule="auto"/>
        <w:jc w:val="both"/>
        <w:rPr>
          <w:rFonts w:ascii="Times New Roman" w:hAnsi="Times New Roman" w:cs="Times New Roman"/>
          <w:lang w:val="ru-RU"/>
        </w:rPr>
      </w:pPr>
      <w:r w:rsidRPr="00D92967">
        <w:rPr>
          <w:rFonts w:ascii="Times New Roman" w:hAnsi="Times New Roman" w:cs="Times New Roman"/>
          <w:lang w:val="ru-RU"/>
        </w:rPr>
        <w:t xml:space="preserve">Заражение описторхозом происходит при употреблении в пищу </w:t>
      </w:r>
      <w:r w:rsidRPr="00D92967">
        <w:rPr>
          <w:rFonts w:ascii="Times New Roman" w:hAnsi="Times New Roman" w:cs="Times New Roman"/>
        </w:rPr>
        <w:t>undercooked</w:t>
      </w:r>
      <w:r w:rsidRPr="00D92967">
        <w:rPr>
          <w:rFonts w:ascii="Times New Roman" w:hAnsi="Times New Roman" w:cs="Times New Roman"/>
          <w:lang w:val="ru-RU"/>
        </w:rPr>
        <w:t xml:space="preserve"> </w:t>
      </w:r>
      <w:r w:rsidR="00711D59">
        <w:rPr>
          <w:rFonts w:ascii="Times New Roman" w:hAnsi="Times New Roman" w:cs="Times New Roman"/>
        </w:rPr>
        <w:t>C</w:t>
      </w:r>
      <w:r w:rsidRPr="00D92967">
        <w:rPr>
          <w:rFonts w:ascii="Times New Roman" w:hAnsi="Times New Roman" w:cs="Times New Roman"/>
        </w:rPr>
        <w:t>yprinidae</w:t>
      </w:r>
      <w:r w:rsidRPr="00D92967">
        <w:rPr>
          <w:rFonts w:ascii="Times New Roman" w:hAnsi="Times New Roman" w:cs="Times New Roman"/>
          <w:lang w:val="ru-RU"/>
        </w:rPr>
        <w:t xml:space="preserve"> </w:t>
      </w:r>
      <w:r w:rsidRPr="00D92967">
        <w:rPr>
          <w:rFonts w:ascii="Times New Roman" w:hAnsi="Times New Roman" w:cs="Times New Roman"/>
        </w:rPr>
        <w:t>fish</w:t>
      </w:r>
      <w:r w:rsidRPr="00D92967">
        <w:rPr>
          <w:rFonts w:ascii="Times New Roman" w:hAnsi="Times New Roman" w:cs="Times New Roman"/>
          <w:lang w:val="ru-RU"/>
        </w:rPr>
        <w:t>.</w:t>
      </w:r>
      <w:r w:rsidR="00F90EA9" w:rsidRPr="00D92967">
        <w:rPr>
          <w:rFonts w:ascii="Times New Roman" w:hAnsi="Times New Roman" w:cs="Times New Roman"/>
          <w:lang w:val="ru-RU"/>
        </w:rPr>
        <w:t xml:space="preserve"> </w:t>
      </w:r>
      <w:r w:rsidR="009B7991" w:rsidRPr="00D92967">
        <w:rPr>
          <w:rFonts w:ascii="Times New Roman" w:hAnsi="Times New Roman" w:cs="Times New Roman"/>
          <w:lang w:val="ru-RU"/>
        </w:rPr>
        <w:t xml:space="preserve">Окончательным хозяином </w:t>
      </w:r>
      <w:r w:rsidRPr="00D92967">
        <w:rPr>
          <w:rFonts w:ascii="Times New Roman" w:hAnsi="Times New Roman" w:cs="Times New Roman"/>
          <w:lang w:val="ru-RU"/>
        </w:rPr>
        <w:t xml:space="preserve">описторхид </w:t>
      </w:r>
      <w:r w:rsidR="0059426D" w:rsidRPr="00D92967">
        <w:rPr>
          <w:rFonts w:ascii="Times New Roman" w:hAnsi="Times New Roman" w:cs="Times New Roman"/>
          <w:lang w:val="ru-RU"/>
        </w:rPr>
        <w:t xml:space="preserve">выступают различные </w:t>
      </w:r>
      <w:r w:rsidR="00A27992" w:rsidRPr="00D92967">
        <w:rPr>
          <w:rFonts w:ascii="Times New Roman" w:hAnsi="Times New Roman" w:cs="Times New Roman"/>
          <w:lang w:val="ru-RU"/>
        </w:rPr>
        <w:t>рыбоядны</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млекопитающи</w:t>
      </w:r>
      <w:r w:rsidR="0059426D" w:rsidRPr="00D92967">
        <w:rPr>
          <w:rFonts w:ascii="Times New Roman" w:hAnsi="Times New Roman" w:cs="Times New Roman"/>
          <w:lang w:val="ru-RU"/>
        </w:rPr>
        <w:t>е</w:t>
      </w:r>
      <w:r w:rsidR="00A27992" w:rsidRPr="00D92967">
        <w:rPr>
          <w:rFonts w:ascii="Times New Roman" w:hAnsi="Times New Roman" w:cs="Times New Roman"/>
          <w:lang w:val="ru-RU"/>
        </w:rPr>
        <w:t xml:space="preserve">, включая человека. </w:t>
      </w:r>
      <w:r w:rsidR="00F90EA9" w:rsidRPr="00D92967">
        <w:rPr>
          <w:rFonts w:ascii="Times New Roman" w:hAnsi="Times New Roman" w:cs="Times New Roman"/>
          <w:lang w:val="ru-RU"/>
        </w:rPr>
        <w:t>Очаг инфекции локализован в гепатобилиарной системе</w:t>
      </w:r>
      <w:r w:rsidR="006428D9">
        <w:rPr>
          <w:rFonts w:ascii="Times New Roman" w:hAnsi="Times New Roman" w:cs="Times New Roman"/>
          <w:lang w:val="ru-RU"/>
        </w:rPr>
        <w:t>, где</w:t>
      </w:r>
      <w:r w:rsidR="00797DA2" w:rsidRPr="00D92967">
        <w:rPr>
          <w:rFonts w:ascii="Times New Roman" w:hAnsi="Times New Roman" w:cs="Times New Roman"/>
          <w:lang w:val="ru-RU"/>
        </w:rPr>
        <w:t xml:space="preserve"> развивается </w:t>
      </w:r>
      <w:r w:rsidR="00A27992" w:rsidRPr="00D92967">
        <w:rPr>
          <w:rFonts w:ascii="Times New Roman" w:hAnsi="Times New Roman" w:cs="Times New Roman"/>
          <w:lang w:val="ru-RU"/>
        </w:rPr>
        <w:t>обструкци</w:t>
      </w:r>
      <w:r w:rsidR="00797DA2" w:rsidRPr="00D92967">
        <w:rPr>
          <w:rFonts w:ascii="Times New Roman" w:hAnsi="Times New Roman" w:cs="Times New Roman"/>
          <w:lang w:val="ru-RU"/>
        </w:rPr>
        <w:t>я</w:t>
      </w:r>
      <w:r w:rsidR="00A27992" w:rsidRPr="00D92967">
        <w:rPr>
          <w:rFonts w:ascii="Times New Roman" w:hAnsi="Times New Roman" w:cs="Times New Roman"/>
          <w:lang w:val="ru-RU"/>
        </w:rPr>
        <w:t xml:space="preserve"> желчных протоков, выраженн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воспалительн</w:t>
      </w:r>
      <w:r w:rsidR="008C54DA">
        <w:rPr>
          <w:rFonts w:ascii="Times New Roman" w:hAnsi="Times New Roman" w:cs="Times New Roman"/>
          <w:lang w:val="ru-RU"/>
        </w:rPr>
        <w:t>ая</w:t>
      </w:r>
      <w:r w:rsidR="00A27992" w:rsidRPr="00D92967">
        <w:rPr>
          <w:rFonts w:ascii="Times New Roman" w:hAnsi="Times New Roman" w:cs="Times New Roman"/>
          <w:lang w:val="ru-RU"/>
        </w:rPr>
        <w:t xml:space="preserve"> инфильтраци</w:t>
      </w:r>
      <w:r w:rsidR="008C54DA">
        <w:rPr>
          <w:rFonts w:ascii="Times New Roman" w:hAnsi="Times New Roman" w:cs="Times New Roman"/>
          <w:lang w:val="ru-RU"/>
        </w:rPr>
        <w:t>я,</w:t>
      </w:r>
      <w:r w:rsidR="00797DA2" w:rsidRPr="00D92967">
        <w:rPr>
          <w:rFonts w:ascii="Times New Roman" w:hAnsi="Times New Roman" w:cs="Times New Roman"/>
          <w:lang w:val="ru-RU"/>
        </w:rPr>
        <w:t xml:space="preserve"> а также </w:t>
      </w:r>
      <w:r w:rsidR="00956841">
        <w:rPr>
          <w:rFonts w:ascii="Times New Roman" w:hAnsi="Times New Roman" w:cs="Times New Roman"/>
          <w:lang w:val="ru-RU"/>
        </w:rPr>
        <w:t xml:space="preserve">перидуктальный </w:t>
      </w:r>
      <w:r w:rsidR="00A27992" w:rsidRPr="00D92967">
        <w:rPr>
          <w:rFonts w:ascii="Times New Roman" w:hAnsi="Times New Roman" w:cs="Times New Roman"/>
          <w:lang w:val="ru-RU"/>
        </w:rPr>
        <w:t>фиброз</w:t>
      </w:r>
      <w:r w:rsidR="00057DE5">
        <w:rPr>
          <w:rFonts w:ascii="Times New Roman" w:hAnsi="Times New Roman" w:cs="Times New Roman"/>
          <w:lang w:val="ru-RU"/>
        </w:rPr>
        <w:t xml:space="preserve"> печени</w:t>
      </w:r>
      <w:r w:rsidR="00797DA2" w:rsidRPr="00D92967">
        <w:rPr>
          <w:rFonts w:ascii="Times New Roman" w:hAnsi="Times New Roman" w:cs="Times New Roman"/>
          <w:lang w:val="ru-RU"/>
        </w:rPr>
        <w:t>.</w:t>
      </w:r>
      <w:r w:rsidR="00A27992" w:rsidRPr="00D92967">
        <w:rPr>
          <w:rFonts w:ascii="Times New Roman" w:hAnsi="Times New Roman" w:cs="Times New Roman"/>
          <w:lang w:val="ru-RU"/>
        </w:rPr>
        <w:t xml:space="preserve"> </w:t>
      </w:r>
      <w:r w:rsidR="00797DA2" w:rsidRPr="00D92967">
        <w:rPr>
          <w:rFonts w:ascii="Times New Roman" w:hAnsi="Times New Roman" w:cs="Times New Roman"/>
          <w:lang w:val="ru-RU"/>
        </w:rPr>
        <w:t>Одним из наиболее опасных проявлений описторхоза является неоплазия</w:t>
      </w:r>
      <w:r w:rsidR="00A27992" w:rsidRPr="00D92967">
        <w:rPr>
          <w:rFonts w:ascii="Times New Roman" w:hAnsi="Times New Roman" w:cs="Times New Roman"/>
          <w:lang w:val="ru-RU"/>
        </w:rPr>
        <w:t xml:space="preserve"> эпителия желчных протоков. </w:t>
      </w:r>
      <w:r w:rsidR="00F70378" w:rsidRPr="00D92967">
        <w:rPr>
          <w:rFonts w:ascii="Times New Roman" w:hAnsi="Times New Roman" w:cs="Times New Roman"/>
          <w:lang w:val="ru-RU"/>
        </w:rPr>
        <w:t>Несмотря</w:t>
      </w:r>
      <w:r w:rsidR="00C50AEE" w:rsidRPr="00D92967">
        <w:rPr>
          <w:rFonts w:ascii="Times New Roman" w:hAnsi="Times New Roman" w:cs="Times New Roman"/>
          <w:lang w:val="ru-RU"/>
        </w:rPr>
        <w:t xml:space="preserve"> на то, что канцерогенный эффект</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O</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felineus</w:t>
      </w:r>
      <w:r w:rsidR="00C50AEE" w:rsidRPr="00D92967">
        <w:rPr>
          <w:rFonts w:ascii="Times New Roman" w:hAnsi="Times New Roman" w:cs="Times New Roman"/>
          <w:lang w:val="ru-RU"/>
        </w:rPr>
        <w:t xml:space="preserve"> для че</w:t>
      </w:r>
      <w:r w:rsidR="00F70378" w:rsidRPr="00D92967">
        <w:rPr>
          <w:rFonts w:ascii="Times New Roman" w:hAnsi="Times New Roman" w:cs="Times New Roman"/>
          <w:lang w:val="ru-RU"/>
        </w:rPr>
        <w:t>ловека не доказан (</w:t>
      </w:r>
      <w:r w:rsidR="00F70378" w:rsidRPr="00D92967">
        <w:rPr>
          <w:rFonts w:ascii="Times New Roman" w:hAnsi="Times New Roman" w:cs="Times New Roman"/>
        </w:rPr>
        <w:t>IARC</w:t>
      </w:r>
      <w:r w:rsidR="00F70378" w:rsidRPr="00D92967">
        <w:rPr>
          <w:rFonts w:ascii="Times New Roman" w:hAnsi="Times New Roman" w:cs="Times New Roman"/>
          <w:lang w:val="ru-RU"/>
        </w:rPr>
        <w:t>, 2025), в настоящее время накапливается все больше данных</w:t>
      </w:r>
      <w:r w:rsidR="00711D59">
        <w:rPr>
          <w:rFonts w:ascii="Times New Roman" w:hAnsi="Times New Roman" w:cs="Times New Roman"/>
          <w:lang w:val="ru-RU"/>
        </w:rPr>
        <w:t xml:space="preserve"> в пользу этой теории</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Fedorova</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et</w:t>
      </w:r>
      <w:r w:rsidR="00F70378" w:rsidRPr="00D92967">
        <w:rPr>
          <w:rFonts w:ascii="Times New Roman" w:hAnsi="Times New Roman" w:cs="Times New Roman"/>
          <w:lang w:val="ru-RU"/>
        </w:rPr>
        <w:t xml:space="preserve"> </w:t>
      </w:r>
      <w:r w:rsidR="00F70378" w:rsidRPr="00D92967">
        <w:rPr>
          <w:rFonts w:ascii="Times New Roman" w:hAnsi="Times New Roman" w:cs="Times New Roman"/>
        </w:rPr>
        <w:t>al</w:t>
      </w:r>
      <w:r w:rsidR="00F70378" w:rsidRPr="00D92967">
        <w:rPr>
          <w:rFonts w:ascii="Times New Roman" w:hAnsi="Times New Roman" w:cs="Times New Roman"/>
          <w:lang w:val="ru-RU"/>
        </w:rPr>
        <w:t>., 2023)</w:t>
      </w:r>
      <w:r w:rsidR="00D72825" w:rsidRPr="00D92967">
        <w:rPr>
          <w:rFonts w:ascii="Times New Roman" w:hAnsi="Times New Roman" w:cs="Times New Roman"/>
          <w:lang w:val="ru-RU"/>
        </w:rPr>
        <w:t xml:space="preserve"> </w:t>
      </w:r>
      <w:r w:rsidR="00D72825" w:rsidRPr="00D92967">
        <w:rPr>
          <w:rFonts w:ascii="Times New Roman" w:hAnsi="Times New Roman" w:cs="Times New Roman"/>
        </w:rPr>
        <w:t>and</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elucidate</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O</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felineus</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as</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potential</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agent</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for</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cholangiocarcinoma</w:t>
      </w:r>
      <w:r w:rsidR="00D72825" w:rsidRPr="00C6529A">
        <w:rPr>
          <w:rFonts w:ascii="Times New Roman" w:hAnsi="Times New Roman" w:cs="Times New Roman"/>
          <w:lang w:val="ru-RU"/>
        </w:rPr>
        <w:t xml:space="preserve"> </w:t>
      </w:r>
      <w:r w:rsidR="00D72825" w:rsidRPr="00D92967">
        <w:rPr>
          <w:rFonts w:ascii="Times New Roman" w:hAnsi="Times New Roman" w:cs="Times New Roman"/>
        </w:rPr>
        <w:t>development</w:t>
      </w:r>
      <w:r w:rsidR="00F70378" w:rsidRPr="00C6529A">
        <w:rPr>
          <w:rFonts w:ascii="Times New Roman" w:hAnsi="Times New Roman" w:cs="Times New Roman"/>
          <w:lang w:val="ru-RU"/>
        </w:rPr>
        <w:t>.</w:t>
      </w:r>
      <w:r w:rsidR="00D72825" w:rsidRPr="00C6529A">
        <w:rPr>
          <w:rFonts w:ascii="Times New Roman" w:hAnsi="Times New Roman" w:cs="Times New Roman"/>
          <w:lang w:val="ru-RU"/>
        </w:rPr>
        <w:t xml:space="preserve"> </w:t>
      </w:r>
      <w:r w:rsidR="00711D59">
        <w:rPr>
          <w:rFonts w:ascii="Times New Roman" w:hAnsi="Times New Roman" w:cs="Times New Roman"/>
          <w:lang w:val="ru-RU"/>
        </w:rPr>
        <w:t xml:space="preserve">До сих пор возникают споры о том, насколько </w:t>
      </w:r>
      <w:proofErr w:type="spellStart"/>
      <w:r w:rsidR="00711D59">
        <w:rPr>
          <w:rFonts w:ascii="Times New Roman" w:hAnsi="Times New Roman" w:cs="Times New Roman"/>
          <w:lang w:val="ru-RU"/>
        </w:rPr>
        <w:t>широкоприменяемая</w:t>
      </w:r>
      <w:proofErr w:type="spellEnd"/>
      <w:r w:rsidR="00711D59">
        <w:rPr>
          <w:rFonts w:ascii="Times New Roman" w:hAnsi="Times New Roman" w:cs="Times New Roman"/>
          <w:lang w:val="ru-RU"/>
        </w:rPr>
        <w:t xml:space="preserve"> лабораторная модель золотистый хомячок действительно отражает патогенез данного заболевания у людей. Среди потенциальных лабораторных хозяев, применяемых для моделирования патогенеза </w:t>
      </w:r>
      <w:r w:rsidR="00711D59">
        <w:rPr>
          <w:rFonts w:ascii="Times New Roman" w:hAnsi="Times New Roman" w:cs="Times New Roman"/>
        </w:rPr>
        <w:t>food</w:t>
      </w:r>
      <w:r w:rsidR="00711D59" w:rsidRPr="00D12E93">
        <w:rPr>
          <w:rFonts w:ascii="Times New Roman" w:hAnsi="Times New Roman" w:cs="Times New Roman"/>
          <w:lang w:val="ru-RU"/>
        </w:rPr>
        <w:t xml:space="preserve"> </w:t>
      </w:r>
      <w:r w:rsidR="00711D59">
        <w:rPr>
          <w:rFonts w:ascii="Times New Roman" w:hAnsi="Times New Roman" w:cs="Times New Roman"/>
        </w:rPr>
        <w:t>borne</w:t>
      </w:r>
      <w:r w:rsidR="00711D59" w:rsidRPr="00D12E93">
        <w:rPr>
          <w:rFonts w:ascii="Times New Roman" w:hAnsi="Times New Roman" w:cs="Times New Roman"/>
          <w:lang w:val="ru-RU"/>
        </w:rPr>
        <w:t xml:space="preserve"> </w:t>
      </w:r>
      <w:proofErr w:type="spellStart"/>
      <w:r w:rsidR="00711D59">
        <w:rPr>
          <w:rFonts w:ascii="Times New Roman" w:hAnsi="Times New Roman" w:cs="Times New Roman"/>
        </w:rPr>
        <w:t>trematodiases</w:t>
      </w:r>
      <w:proofErr w:type="spellEnd"/>
      <w:r w:rsidR="00711D59">
        <w:rPr>
          <w:rFonts w:ascii="Times New Roman" w:hAnsi="Times New Roman" w:cs="Times New Roman"/>
          <w:lang w:val="ru-RU"/>
        </w:rPr>
        <w:t xml:space="preserve"> и особенно </w:t>
      </w:r>
      <w:r w:rsidR="00711D59">
        <w:rPr>
          <w:rFonts w:ascii="Times New Roman" w:hAnsi="Times New Roman" w:cs="Times New Roman"/>
        </w:rPr>
        <w:t>liver</w:t>
      </w:r>
      <w:r w:rsidR="00711D59" w:rsidRPr="00D12E93">
        <w:rPr>
          <w:rFonts w:ascii="Times New Roman" w:hAnsi="Times New Roman" w:cs="Times New Roman"/>
          <w:lang w:val="ru-RU"/>
        </w:rPr>
        <w:t xml:space="preserve"> </w:t>
      </w:r>
      <w:r w:rsidR="00711D59">
        <w:rPr>
          <w:rFonts w:ascii="Times New Roman" w:hAnsi="Times New Roman" w:cs="Times New Roman"/>
        </w:rPr>
        <w:t>fluke</w:t>
      </w:r>
      <w:r w:rsidR="00711D59" w:rsidRPr="00D12E93">
        <w:rPr>
          <w:rFonts w:ascii="Times New Roman" w:hAnsi="Times New Roman" w:cs="Times New Roman"/>
          <w:lang w:val="ru-RU"/>
        </w:rPr>
        <w:t xml:space="preserve"> </w:t>
      </w:r>
      <w:r w:rsidR="00711D59">
        <w:rPr>
          <w:rFonts w:ascii="Times New Roman" w:hAnsi="Times New Roman" w:cs="Times New Roman"/>
        </w:rPr>
        <w:t>infections</w:t>
      </w:r>
      <w:r w:rsidR="00711D59">
        <w:rPr>
          <w:rFonts w:ascii="Times New Roman" w:hAnsi="Times New Roman" w:cs="Times New Roman"/>
          <w:lang w:val="ru-RU"/>
        </w:rPr>
        <w:t xml:space="preserve"> широко применяются другие модельные животные, в частности мыши, крысы и кролики. Особенно это характерно для инфекции, вызываемой </w:t>
      </w:r>
      <w:r w:rsidR="00711D59">
        <w:rPr>
          <w:rFonts w:ascii="Times New Roman" w:hAnsi="Times New Roman" w:cs="Times New Roman"/>
        </w:rPr>
        <w:t>CS</w:t>
      </w:r>
      <w:r w:rsidR="00711D59" w:rsidRPr="00103F0B">
        <w:rPr>
          <w:rFonts w:ascii="Times New Roman" w:hAnsi="Times New Roman" w:cs="Times New Roman"/>
          <w:lang w:val="ru-RU"/>
        </w:rPr>
        <w:t>.</w:t>
      </w:r>
    </w:p>
    <w:p w14:paraId="79A58B6D" w14:textId="6E6B154D" w:rsidR="006A795F" w:rsidRDefault="00EA0E34" w:rsidP="00EA61AB">
      <w:pPr>
        <w:spacing w:after="0" w:line="276" w:lineRule="auto"/>
        <w:jc w:val="both"/>
        <w:rPr>
          <w:rStyle w:val="Emphasis"/>
          <w:rFonts w:ascii="Times New Roman" w:hAnsi="Times New Roman" w:cs="Times New Roman"/>
          <w:bCs/>
          <w:i w:val="0"/>
          <w:iCs w:val="0"/>
          <w:bdr w:val="none" w:sz="0" w:space="0" w:color="auto" w:frame="1"/>
          <w:lang w:val="ru-RU"/>
        </w:rPr>
      </w:pPr>
      <w:r w:rsidRPr="00D92967">
        <w:rPr>
          <w:rFonts w:ascii="Times New Roman" w:hAnsi="Times New Roman" w:cs="Times New Roman"/>
          <w:lang w:val="ru-RU"/>
        </w:rPr>
        <w:t>Для и</w:t>
      </w:r>
      <w:r w:rsidR="00146A27" w:rsidRPr="00D92967">
        <w:rPr>
          <w:rFonts w:ascii="Times New Roman" w:hAnsi="Times New Roman" w:cs="Times New Roman"/>
          <w:lang w:val="ru-RU"/>
        </w:rPr>
        <w:t>сследовани</w:t>
      </w:r>
      <w:r w:rsidRPr="00D92967">
        <w:rPr>
          <w:rFonts w:ascii="Times New Roman" w:hAnsi="Times New Roman" w:cs="Times New Roman"/>
          <w:lang w:val="ru-RU"/>
        </w:rPr>
        <w:t>я</w:t>
      </w:r>
      <w:r w:rsidR="00146A27" w:rsidRPr="00D92967">
        <w:rPr>
          <w:rFonts w:ascii="Times New Roman" w:hAnsi="Times New Roman" w:cs="Times New Roman"/>
          <w:lang w:val="ru-RU"/>
        </w:rPr>
        <w:t xml:space="preserve"> патогенеза заболевания</w:t>
      </w:r>
      <w:r w:rsidR="00E54646">
        <w:rPr>
          <w:rFonts w:ascii="Times New Roman" w:hAnsi="Times New Roman" w:cs="Times New Roman"/>
          <w:lang w:val="ru-RU"/>
        </w:rPr>
        <w:t>, в том числе в контексте его системного воздействия</w:t>
      </w:r>
      <w:r w:rsidRPr="00D92967">
        <w:rPr>
          <w:rFonts w:ascii="Times New Roman" w:hAnsi="Times New Roman" w:cs="Times New Roman"/>
          <w:lang w:val="ru-RU"/>
        </w:rPr>
        <w:t xml:space="preserve">, необходимо подобрать адекватную экспериментальную модель. Традиционно, для исследования описторхоза в качестве </w:t>
      </w:r>
      <w:r w:rsidRPr="00D92967">
        <w:rPr>
          <w:rFonts w:ascii="Times New Roman" w:hAnsi="Times New Roman" w:cs="Times New Roman"/>
        </w:rPr>
        <w:t>animal</w:t>
      </w:r>
      <w:r w:rsidRPr="00D92967">
        <w:rPr>
          <w:rFonts w:ascii="Times New Roman" w:hAnsi="Times New Roman" w:cs="Times New Roman"/>
          <w:lang w:val="ru-RU"/>
        </w:rPr>
        <w:t xml:space="preserve"> </w:t>
      </w:r>
      <w:r w:rsidRPr="00D92967">
        <w:rPr>
          <w:rFonts w:ascii="Times New Roman" w:hAnsi="Times New Roman" w:cs="Times New Roman"/>
        </w:rPr>
        <w:t>model</w:t>
      </w:r>
      <w:r w:rsidRPr="00D92967">
        <w:rPr>
          <w:rFonts w:ascii="Times New Roman" w:hAnsi="Times New Roman" w:cs="Times New Roman"/>
          <w:lang w:val="ru-RU"/>
        </w:rPr>
        <w:t xml:space="preserve"> используется хомячки </w:t>
      </w:r>
      <w:r w:rsidRPr="00D92967">
        <w:rPr>
          <w:rFonts w:ascii="Times New Roman" w:hAnsi="Times New Roman" w:cs="Times New Roman"/>
        </w:rPr>
        <w:t>Mesocricetus</w:t>
      </w:r>
      <w:r w:rsidRPr="00D92967">
        <w:rPr>
          <w:rFonts w:ascii="Times New Roman" w:hAnsi="Times New Roman" w:cs="Times New Roman"/>
          <w:lang w:val="ru-RU"/>
        </w:rPr>
        <w:t xml:space="preserve"> </w:t>
      </w:r>
      <w:r w:rsidRPr="00D92967">
        <w:rPr>
          <w:rFonts w:ascii="Times New Roman" w:hAnsi="Times New Roman" w:cs="Times New Roman"/>
        </w:rPr>
        <w:t>auratus</w:t>
      </w:r>
      <w:r w:rsidRPr="00D92967">
        <w:rPr>
          <w:rFonts w:ascii="Times New Roman" w:hAnsi="Times New Roman" w:cs="Times New Roman"/>
          <w:lang w:val="ru-RU"/>
        </w:rPr>
        <w:t xml:space="preserve">. Выбор этих животных в качестве модели обусловлен рядом причин. </w:t>
      </w:r>
      <w:r w:rsidR="00C01421" w:rsidRPr="00D92967">
        <w:rPr>
          <w:rStyle w:val="Emphasis"/>
          <w:rFonts w:ascii="Times New Roman" w:hAnsi="Times New Roman" w:cs="Times New Roman"/>
          <w:bCs/>
          <w:i w:val="0"/>
          <w:iCs w:val="0"/>
          <w:bdr w:val="none" w:sz="0" w:space="0" w:color="auto" w:frame="1"/>
        </w:rPr>
        <w:t>Mesocricetus</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auratus</w:t>
      </w:r>
      <w:r w:rsidR="00C01421" w:rsidRPr="00D92967">
        <w:rPr>
          <w:rStyle w:val="Emphasis"/>
          <w:rFonts w:ascii="Times New Roman" w:hAnsi="Times New Roman" w:cs="Times New Roman"/>
          <w:bCs/>
          <w:i w:val="0"/>
          <w:iCs w:val="0"/>
          <w:bdr w:val="none" w:sz="0" w:space="0" w:color="auto" w:frame="1"/>
          <w:lang w:val="ru-RU"/>
        </w:rPr>
        <w:t xml:space="preserve"> являются близкородственным видом к ондатре (</w:t>
      </w:r>
      <w:r w:rsidR="00C01421" w:rsidRPr="00D92967">
        <w:rPr>
          <w:rStyle w:val="Emphasis"/>
          <w:rFonts w:ascii="Times New Roman" w:hAnsi="Times New Roman" w:cs="Times New Roman"/>
          <w:bCs/>
          <w:i w:val="0"/>
          <w:iCs w:val="0"/>
          <w:bdr w:val="none" w:sz="0" w:space="0" w:color="auto" w:frame="1"/>
        </w:rPr>
        <w:t>Ondatra</w:t>
      </w:r>
      <w:r w:rsidR="00C01421" w:rsidRPr="00D92967">
        <w:rPr>
          <w:rStyle w:val="Emphasis"/>
          <w:rFonts w:ascii="Times New Roman" w:hAnsi="Times New Roman" w:cs="Times New Roman"/>
          <w:bCs/>
          <w:i w:val="0"/>
          <w:iCs w:val="0"/>
          <w:bdr w:val="none" w:sz="0" w:space="0" w:color="auto" w:frame="1"/>
          <w:lang w:val="ru-RU"/>
        </w:rPr>
        <w:t xml:space="preserve"> </w:t>
      </w:r>
      <w:proofErr w:type="spellStart"/>
      <w:r w:rsidR="00C01421" w:rsidRPr="00D92967">
        <w:rPr>
          <w:rStyle w:val="Emphasis"/>
          <w:rFonts w:ascii="Times New Roman" w:hAnsi="Times New Roman" w:cs="Times New Roman"/>
          <w:bCs/>
          <w:i w:val="0"/>
          <w:iCs w:val="0"/>
          <w:bdr w:val="none" w:sz="0" w:space="0" w:color="auto" w:frame="1"/>
        </w:rPr>
        <w:t>zibethicus</w:t>
      </w:r>
      <w:proofErr w:type="spellEnd"/>
      <w:r w:rsidR="00C01421" w:rsidRPr="00D92967">
        <w:rPr>
          <w:rStyle w:val="Emphasis"/>
          <w:rFonts w:ascii="Times New Roman" w:hAnsi="Times New Roman" w:cs="Times New Roman"/>
          <w:bCs/>
          <w:i w:val="0"/>
          <w:iCs w:val="0"/>
          <w:bdr w:val="none" w:sz="0" w:space="0" w:color="auto" w:frame="1"/>
          <w:lang w:val="ru-RU"/>
        </w:rPr>
        <w:t xml:space="preserve">) – млекопитающему, выступающему резервуарным </w:t>
      </w:r>
      <w:r w:rsidR="00C01421" w:rsidRPr="00D92967">
        <w:rPr>
          <w:rStyle w:val="Emphasis"/>
          <w:rFonts w:ascii="Times New Roman" w:hAnsi="Times New Roman" w:cs="Times New Roman"/>
          <w:bCs/>
          <w:i w:val="0"/>
          <w:iCs w:val="0"/>
          <w:bdr w:val="none" w:sz="0" w:space="0" w:color="auto" w:frame="1"/>
        </w:rPr>
        <w:t>definitive</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host</w:t>
      </w:r>
      <w:r w:rsidR="00C01421" w:rsidRPr="00D92967">
        <w:rPr>
          <w:rStyle w:val="Emphasis"/>
          <w:rFonts w:ascii="Times New Roman" w:hAnsi="Times New Roman" w:cs="Times New Roman"/>
          <w:bCs/>
          <w:i w:val="0"/>
          <w:iCs w:val="0"/>
          <w:bdr w:val="none" w:sz="0" w:space="0" w:color="auto" w:frame="1"/>
          <w:lang w:val="ru-RU"/>
        </w:rPr>
        <w:t xml:space="preserve"> в естественной среде обитания (</w:t>
      </w:r>
      <w:proofErr w:type="spellStart"/>
      <w:r w:rsidR="00C01421" w:rsidRPr="00D92967">
        <w:rPr>
          <w:rFonts w:ascii="Times New Roman" w:hAnsi="Times New Roman" w:cs="Times New Roman"/>
          <w:i/>
          <w:iCs/>
        </w:rPr>
        <w:t>Pakharukova</w:t>
      </w:r>
      <w:proofErr w:type="spellEnd"/>
      <w:r w:rsidR="00C01421" w:rsidRPr="00D92967">
        <w:rPr>
          <w:rFonts w:ascii="Times New Roman" w:hAnsi="Times New Roman" w:cs="Times New Roman"/>
          <w:i/>
          <w:iCs/>
          <w:lang w:val="ru-RU"/>
        </w:rPr>
        <w:t xml:space="preserve"> &amp; </w:t>
      </w:r>
      <w:r w:rsidR="00C01421" w:rsidRPr="00D92967">
        <w:rPr>
          <w:rFonts w:ascii="Times New Roman" w:hAnsi="Times New Roman" w:cs="Times New Roman"/>
          <w:i/>
          <w:iCs/>
        </w:rPr>
        <w:t>Mordvinov</w:t>
      </w:r>
      <w:r w:rsidR="00C01421" w:rsidRPr="00D92967">
        <w:rPr>
          <w:rFonts w:ascii="Times New Roman" w:hAnsi="Times New Roman" w:cs="Times New Roman"/>
          <w:i/>
          <w:iCs/>
          <w:lang w:val="ru-RU"/>
        </w:rPr>
        <w:t xml:space="preserve">, 2016; </w:t>
      </w:r>
      <w:r w:rsidR="00C01421" w:rsidRPr="00D92967">
        <w:rPr>
          <w:rFonts w:ascii="Times New Roman" w:hAnsi="Times New Roman" w:cs="Times New Roman"/>
          <w:i/>
          <w:iCs/>
        </w:rPr>
        <w:t>Schuster</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et</w:t>
      </w:r>
      <w:r w:rsidR="00C01421" w:rsidRPr="00D92967">
        <w:rPr>
          <w:rFonts w:ascii="Times New Roman" w:hAnsi="Times New Roman" w:cs="Times New Roman"/>
          <w:i/>
          <w:iCs/>
          <w:lang w:val="ru-RU"/>
        </w:rPr>
        <w:t xml:space="preserve"> </w:t>
      </w:r>
      <w:r w:rsidR="00C01421" w:rsidRPr="00D92967">
        <w:rPr>
          <w:rFonts w:ascii="Times New Roman" w:hAnsi="Times New Roman" w:cs="Times New Roman"/>
          <w:i/>
          <w:iCs/>
        </w:rPr>
        <w:t>al</w:t>
      </w:r>
      <w:r w:rsidR="00C01421" w:rsidRPr="00D92967">
        <w:rPr>
          <w:rFonts w:ascii="Times New Roman" w:hAnsi="Times New Roman" w:cs="Times New Roman"/>
          <w:i/>
          <w:iCs/>
          <w:lang w:val="ru-RU"/>
        </w:rPr>
        <w:t>., 2021</w:t>
      </w:r>
      <w:r w:rsidR="00C01421" w:rsidRPr="00D92967">
        <w:rPr>
          <w:rStyle w:val="Emphasis"/>
          <w:rFonts w:ascii="Times New Roman" w:hAnsi="Times New Roman" w:cs="Times New Roman"/>
          <w:bCs/>
          <w:i w:val="0"/>
          <w:iCs w:val="0"/>
          <w:bdr w:val="none" w:sz="0" w:space="0" w:color="auto" w:frame="1"/>
          <w:lang w:val="ru-RU"/>
        </w:rPr>
        <w:t xml:space="preserve">). Ондатра принадлежит к семейству </w:t>
      </w:r>
      <w:proofErr w:type="spellStart"/>
      <w:r w:rsidR="00C01421" w:rsidRPr="00D92967">
        <w:rPr>
          <w:rStyle w:val="Emphasis"/>
          <w:rFonts w:ascii="Times New Roman" w:hAnsi="Times New Roman" w:cs="Times New Roman"/>
          <w:bCs/>
          <w:i w:val="0"/>
          <w:iCs w:val="0"/>
          <w:bdr w:val="none" w:sz="0" w:space="0" w:color="auto" w:frame="1"/>
        </w:rPr>
        <w:t>Cricetidae</w:t>
      </w:r>
      <w:proofErr w:type="spellEnd"/>
      <w:r w:rsidR="00C01421" w:rsidRPr="00D92967">
        <w:rPr>
          <w:rStyle w:val="Emphasis"/>
          <w:rFonts w:ascii="Times New Roman" w:hAnsi="Times New Roman" w:cs="Times New Roman"/>
          <w:bCs/>
          <w:i w:val="0"/>
          <w:iCs w:val="0"/>
          <w:bdr w:val="none" w:sz="0" w:space="0" w:color="auto" w:frame="1"/>
          <w:lang w:val="ru-RU"/>
        </w:rPr>
        <w:t xml:space="preserve">, как и хомячки </w:t>
      </w:r>
      <w:r w:rsidR="00C01421" w:rsidRPr="00D92967">
        <w:rPr>
          <w:rStyle w:val="Emphasis"/>
          <w:rFonts w:ascii="Times New Roman" w:hAnsi="Times New Roman" w:cs="Times New Roman"/>
          <w:bCs/>
          <w:i w:val="0"/>
          <w:iCs w:val="0"/>
          <w:bdr w:val="none" w:sz="0" w:space="0" w:color="auto" w:frame="1"/>
        </w:rPr>
        <w:t>M</w:t>
      </w:r>
      <w:r w:rsidR="00C01421" w:rsidRPr="00D92967">
        <w:rPr>
          <w:rStyle w:val="Emphasis"/>
          <w:rFonts w:ascii="Times New Roman" w:hAnsi="Times New Roman" w:cs="Times New Roman"/>
          <w:bCs/>
          <w:i w:val="0"/>
          <w:iCs w:val="0"/>
          <w:bdr w:val="none" w:sz="0" w:space="0" w:color="auto" w:frame="1"/>
          <w:lang w:val="ru-RU"/>
        </w:rPr>
        <w:t xml:space="preserve">. </w:t>
      </w:r>
      <w:r w:rsidR="00C01421" w:rsidRPr="00D92967">
        <w:rPr>
          <w:rStyle w:val="Emphasis"/>
          <w:rFonts w:ascii="Times New Roman" w:hAnsi="Times New Roman" w:cs="Times New Roman"/>
          <w:bCs/>
          <w:i w:val="0"/>
          <w:iCs w:val="0"/>
          <w:bdr w:val="none" w:sz="0" w:space="0" w:color="auto" w:frame="1"/>
        </w:rPr>
        <w:t>auratus</w:t>
      </w:r>
      <w:r w:rsidR="00C01421" w:rsidRPr="00D92967">
        <w:rPr>
          <w:rStyle w:val="Emphasis"/>
          <w:rFonts w:ascii="Times New Roman" w:hAnsi="Times New Roman" w:cs="Times New Roman"/>
          <w:bCs/>
          <w:i w:val="0"/>
          <w:iCs w:val="0"/>
          <w:bdr w:val="none" w:sz="0" w:space="0" w:color="auto" w:frame="1"/>
          <w:lang w:val="ru-RU"/>
        </w:rPr>
        <w:t>.</w:t>
      </w:r>
      <w:r w:rsidR="000D31CF"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 xml:space="preserve">Фенотип </w:t>
      </w:r>
      <w:r w:rsidR="00CA468B" w:rsidRPr="00D92967">
        <w:rPr>
          <w:rStyle w:val="Emphasis"/>
          <w:rFonts w:ascii="Times New Roman" w:hAnsi="Times New Roman" w:cs="Times New Roman"/>
          <w:bCs/>
          <w:i w:val="0"/>
          <w:iCs w:val="0"/>
          <w:bdr w:val="none" w:sz="0" w:space="0" w:color="auto" w:frame="1"/>
          <w:lang w:val="ru-RU"/>
        </w:rPr>
        <w:t>взрослы</w:t>
      </w:r>
      <w:r w:rsidR="00CA468B">
        <w:rPr>
          <w:rStyle w:val="Emphasis"/>
          <w:rFonts w:ascii="Times New Roman" w:hAnsi="Times New Roman" w:cs="Times New Roman"/>
          <w:bCs/>
          <w:i w:val="0"/>
          <w:iCs w:val="0"/>
          <w:bdr w:val="none" w:sz="0" w:space="0" w:color="auto" w:frame="1"/>
          <w:lang w:val="ru-RU"/>
        </w:rPr>
        <w:t>х</w:t>
      </w:r>
      <w:r w:rsidR="00CA468B" w:rsidRPr="00D92967">
        <w:rPr>
          <w:rStyle w:val="Emphasis"/>
          <w:rFonts w:ascii="Times New Roman" w:hAnsi="Times New Roman" w:cs="Times New Roman"/>
          <w:bCs/>
          <w:i w:val="0"/>
          <w:iCs w:val="0"/>
          <w:bdr w:val="none" w:sz="0" w:space="0" w:color="auto" w:frame="1"/>
          <w:lang w:val="ru-RU"/>
        </w:rPr>
        <w:t xml:space="preserve"> особ</w:t>
      </w:r>
      <w:r w:rsidR="00CA468B">
        <w:rPr>
          <w:rStyle w:val="Emphasis"/>
          <w:rFonts w:ascii="Times New Roman" w:hAnsi="Times New Roman" w:cs="Times New Roman"/>
          <w:bCs/>
          <w:i w:val="0"/>
          <w:iCs w:val="0"/>
          <w:bdr w:val="none" w:sz="0" w:space="0" w:color="auto" w:frame="1"/>
          <w:lang w:val="ru-RU"/>
        </w:rPr>
        <w:t>ей,</w:t>
      </w:r>
      <w:r w:rsidR="00C01421" w:rsidRPr="00D92967">
        <w:rPr>
          <w:rStyle w:val="Emphasis"/>
          <w:rFonts w:ascii="Times New Roman" w:hAnsi="Times New Roman" w:cs="Times New Roman"/>
          <w:bCs/>
          <w:i w:val="0"/>
          <w:iCs w:val="0"/>
          <w:bdr w:val="none" w:sz="0" w:space="0" w:color="auto" w:frame="1"/>
          <w:lang w:val="ru-RU"/>
        </w:rPr>
        <w:t xml:space="preserve"> </w:t>
      </w:r>
      <w:r w:rsidR="00CA468B">
        <w:rPr>
          <w:rStyle w:val="Emphasis"/>
          <w:rFonts w:ascii="Times New Roman" w:hAnsi="Times New Roman" w:cs="Times New Roman"/>
          <w:bCs/>
          <w:i w:val="0"/>
          <w:iCs w:val="0"/>
          <w:bdr w:val="none" w:sz="0" w:space="0" w:color="auto" w:frame="1"/>
          <w:lang w:val="ru-RU"/>
        </w:rPr>
        <w:t>выделенных из Сирийских хомячков,</w:t>
      </w:r>
      <w:r w:rsidR="00C01421" w:rsidRPr="00D92967">
        <w:rPr>
          <w:rStyle w:val="Emphasis"/>
          <w:rFonts w:ascii="Times New Roman" w:hAnsi="Times New Roman" w:cs="Times New Roman"/>
          <w:bCs/>
          <w:i w:val="0"/>
          <w:iCs w:val="0"/>
          <w:bdr w:val="none" w:sz="0" w:space="0" w:color="auto" w:frame="1"/>
          <w:lang w:val="ru-RU"/>
        </w:rPr>
        <w:t xml:space="preserve"> не отличаются от </w:t>
      </w:r>
      <w:r w:rsidR="00CA468B">
        <w:rPr>
          <w:rStyle w:val="Emphasis"/>
          <w:rFonts w:ascii="Times New Roman" w:hAnsi="Times New Roman" w:cs="Times New Roman"/>
          <w:bCs/>
          <w:i w:val="0"/>
          <w:iCs w:val="0"/>
          <w:bdr w:val="none" w:sz="0" w:space="0" w:color="auto" w:frame="1"/>
          <w:lang w:val="ru-RU"/>
        </w:rPr>
        <w:t>особей</w:t>
      </w:r>
      <w:r w:rsidR="00C01421" w:rsidRPr="00D92967">
        <w:rPr>
          <w:rStyle w:val="Emphasis"/>
          <w:rFonts w:ascii="Times New Roman" w:hAnsi="Times New Roman" w:cs="Times New Roman"/>
          <w:bCs/>
          <w:i w:val="0"/>
          <w:iCs w:val="0"/>
          <w:bdr w:val="none" w:sz="0" w:space="0" w:color="auto" w:frame="1"/>
          <w:lang w:val="ru-RU"/>
        </w:rPr>
        <w:t xml:space="preserve">, выделенных </w:t>
      </w:r>
      <w:r w:rsidR="00CA468B">
        <w:rPr>
          <w:rStyle w:val="Emphasis"/>
          <w:rFonts w:ascii="Times New Roman" w:hAnsi="Times New Roman" w:cs="Times New Roman"/>
          <w:bCs/>
          <w:i w:val="0"/>
          <w:iCs w:val="0"/>
          <w:bdr w:val="none" w:sz="0" w:space="0" w:color="auto" w:frame="1"/>
          <w:lang w:val="ru-RU"/>
        </w:rPr>
        <w:t>из</w:t>
      </w:r>
      <w:r w:rsidR="00C01421" w:rsidRPr="00D92967">
        <w:rPr>
          <w:rStyle w:val="Emphasis"/>
          <w:rFonts w:ascii="Times New Roman" w:hAnsi="Times New Roman" w:cs="Times New Roman"/>
          <w:bCs/>
          <w:i w:val="0"/>
          <w:iCs w:val="0"/>
          <w:bdr w:val="none" w:sz="0" w:space="0" w:color="auto" w:frame="1"/>
          <w:lang w:val="ru-RU"/>
        </w:rPr>
        <w:t xml:space="preserve"> лис, кошек и </w:t>
      </w:r>
      <w:r w:rsidR="00CA468B">
        <w:rPr>
          <w:rStyle w:val="Emphasis"/>
          <w:rFonts w:ascii="Times New Roman" w:hAnsi="Times New Roman" w:cs="Times New Roman"/>
          <w:bCs/>
          <w:i w:val="0"/>
          <w:iCs w:val="0"/>
          <w:bdr w:val="none" w:sz="0" w:space="0" w:color="auto" w:frame="1"/>
          <w:lang w:val="ru-RU"/>
        </w:rPr>
        <w:t xml:space="preserve">других млекопитающих, которые </w:t>
      </w:r>
      <w:r w:rsidR="00426ECB">
        <w:rPr>
          <w:rStyle w:val="Emphasis"/>
          <w:rFonts w:ascii="Times New Roman" w:hAnsi="Times New Roman" w:cs="Times New Roman"/>
          <w:bCs/>
          <w:i w:val="0"/>
          <w:iCs w:val="0"/>
          <w:bdr w:val="none" w:sz="0" w:space="0" w:color="auto" w:frame="1"/>
          <w:lang w:val="ru-RU"/>
        </w:rPr>
        <w:t xml:space="preserve">подвержены заражению </w:t>
      </w:r>
      <w:r w:rsidR="004B2599">
        <w:rPr>
          <w:rStyle w:val="Emphasis"/>
          <w:rFonts w:ascii="Times New Roman" w:hAnsi="Times New Roman" w:cs="Times New Roman"/>
          <w:bCs/>
          <w:i w:val="0"/>
          <w:iCs w:val="0"/>
          <w:bdr w:val="none" w:sz="0" w:space="0" w:color="auto" w:frame="1"/>
          <w:lang w:val="ru-RU"/>
        </w:rPr>
        <w:t>в естественной среде</w:t>
      </w:r>
      <w:r w:rsidR="00C01421" w:rsidRPr="00D92967">
        <w:rPr>
          <w:rStyle w:val="Emphasis"/>
          <w:rFonts w:ascii="Times New Roman" w:hAnsi="Times New Roman" w:cs="Times New Roman"/>
          <w:bCs/>
          <w:i w:val="0"/>
          <w:iCs w:val="0"/>
          <w:bdr w:val="none" w:sz="0" w:space="0" w:color="auto" w:frame="1"/>
          <w:lang w:val="ru-RU"/>
        </w:rPr>
        <w:t xml:space="preserve"> (</w:t>
      </w:r>
      <w:proofErr w:type="spellStart"/>
      <w:r w:rsidR="00C01421" w:rsidRPr="00D92967">
        <w:rPr>
          <w:rStyle w:val="Emphasis"/>
          <w:rFonts w:ascii="Times New Roman" w:hAnsi="Times New Roman" w:cs="Times New Roman"/>
          <w:bCs/>
          <w:i w:val="0"/>
          <w:iCs w:val="0"/>
          <w:bdr w:val="none" w:sz="0" w:space="0" w:color="auto" w:frame="1"/>
          <w:lang w:val="ru-RU"/>
        </w:rPr>
        <w:t>Беэр</w:t>
      </w:r>
      <w:proofErr w:type="spellEnd"/>
      <w:r w:rsidR="00C01421" w:rsidRPr="00D92967">
        <w:rPr>
          <w:rStyle w:val="Emphasis"/>
          <w:rFonts w:ascii="Times New Roman" w:hAnsi="Times New Roman" w:cs="Times New Roman"/>
          <w:bCs/>
          <w:i w:val="0"/>
          <w:iCs w:val="0"/>
          <w:bdr w:val="none" w:sz="0" w:space="0" w:color="auto" w:frame="1"/>
          <w:lang w:val="ru-RU"/>
        </w:rPr>
        <w:t xml:space="preserve">, 2005). </w:t>
      </w:r>
      <w:r w:rsidR="004B2599">
        <w:rPr>
          <w:rStyle w:val="Emphasis"/>
          <w:rFonts w:ascii="Times New Roman" w:hAnsi="Times New Roman" w:cs="Times New Roman"/>
          <w:bCs/>
          <w:i w:val="0"/>
          <w:iCs w:val="0"/>
          <w:bdr w:val="none" w:sz="0" w:space="0" w:color="auto" w:frame="1"/>
          <w:lang w:val="ru-RU"/>
        </w:rPr>
        <w:t>П</w:t>
      </w:r>
      <w:r w:rsidR="00C01421" w:rsidRPr="00D92967">
        <w:rPr>
          <w:rStyle w:val="Emphasis"/>
          <w:rFonts w:ascii="Times New Roman" w:hAnsi="Times New Roman" w:cs="Times New Roman"/>
          <w:bCs/>
          <w:i w:val="0"/>
          <w:iCs w:val="0"/>
          <w:bdr w:val="none" w:sz="0" w:space="0" w:color="auto" w:frame="1"/>
          <w:lang w:val="ru-RU"/>
        </w:rPr>
        <w:t xml:space="preserve">аттерн развития инфекции </w:t>
      </w:r>
      <w:r w:rsidR="004B2599">
        <w:rPr>
          <w:rStyle w:val="Emphasis"/>
          <w:rFonts w:ascii="Times New Roman" w:hAnsi="Times New Roman" w:cs="Times New Roman"/>
          <w:bCs/>
          <w:i w:val="0"/>
          <w:iCs w:val="0"/>
          <w:bdr w:val="none" w:sz="0" w:space="0" w:color="auto" w:frame="1"/>
          <w:lang w:val="ru-RU"/>
        </w:rPr>
        <w:t xml:space="preserve">у хомячков </w:t>
      </w:r>
      <w:r w:rsidR="00C01421" w:rsidRPr="00D92967">
        <w:rPr>
          <w:rStyle w:val="Emphasis"/>
          <w:rFonts w:ascii="Times New Roman" w:hAnsi="Times New Roman" w:cs="Times New Roman"/>
          <w:bCs/>
          <w:i w:val="0"/>
          <w:iCs w:val="0"/>
          <w:bdr w:val="none" w:sz="0" w:space="0" w:color="auto" w:frame="1"/>
          <w:lang w:val="ru-RU"/>
        </w:rPr>
        <w:t>аналогичен тому, что мы наблюдаем у человека. В печени золотистого хомячка при заражении описторхозом, развиваются все характерные патологические признаки заболевания (</w:t>
      </w:r>
      <w:proofErr w:type="spellStart"/>
      <w:r w:rsidR="00C01421" w:rsidRPr="00D92967">
        <w:rPr>
          <w:rFonts w:ascii="Times New Roman" w:hAnsi="Times New Roman" w:cs="Times New Roman"/>
        </w:rPr>
        <w:t>Lvova</w:t>
      </w:r>
      <w:proofErr w:type="spellEnd"/>
      <w:r w:rsidR="00C01421" w:rsidRPr="00D92967">
        <w:rPr>
          <w:rFonts w:ascii="Times New Roman" w:hAnsi="Times New Roman" w:cs="Times New Roman"/>
          <w:lang w:val="ru-RU"/>
        </w:rPr>
        <w:t xml:space="preserve"> </w:t>
      </w:r>
      <w:r w:rsidR="00C01421" w:rsidRPr="00D92967">
        <w:rPr>
          <w:rFonts w:ascii="Times New Roman" w:hAnsi="Times New Roman" w:cs="Times New Roman"/>
        </w:rPr>
        <w:t>et</w:t>
      </w:r>
      <w:r w:rsidR="00C01421" w:rsidRPr="00D92967">
        <w:rPr>
          <w:rFonts w:ascii="Times New Roman" w:hAnsi="Times New Roman" w:cs="Times New Roman"/>
          <w:lang w:val="ru-RU"/>
        </w:rPr>
        <w:t xml:space="preserve"> </w:t>
      </w:r>
      <w:r w:rsidR="00C01421" w:rsidRPr="00D92967">
        <w:rPr>
          <w:rFonts w:ascii="Times New Roman" w:hAnsi="Times New Roman" w:cs="Times New Roman"/>
        </w:rPr>
        <w:t>al</w:t>
      </w:r>
      <w:r w:rsidR="00C01421" w:rsidRPr="00D92967">
        <w:rPr>
          <w:rFonts w:ascii="Times New Roman" w:hAnsi="Times New Roman" w:cs="Times New Roman"/>
          <w:lang w:val="ru-RU"/>
        </w:rPr>
        <w:t>., 2012</w:t>
      </w:r>
      <w:r w:rsidR="00C01421" w:rsidRPr="00D92967">
        <w:rPr>
          <w:rStyle w:val="Emphasis"/>
          <w:rFonts w:ascii="Times New Roman" w:hAnsi="Times New Roman" w:cs="Times New Roman"/>
          <w:bCs/>
          <w:i w:val="0"/>
          <w:iCs w:val="0"/>
          <w:bdr w:val="none" w:sz="0" w:space="0" w:color="auto" w:frame="1"/>
          <w:lang w:val="ru-RU"/>
        </w:rPr>
        <w:t>)</w:t>
      </w:r>
      <w:r w:rsidR="00C01421" w:rsidRPr="00D92967">
        <w:rPr>
          <w:rStyle w:val="Emphasis"/>
          <w:rFonts w:ascii="Times New Roman" w:hAnsi="Times New Roman" w:cs="Times New Roman"/>
          <w:bCs/>
          <w:bdr w:val="none" w:sz="0" w:space="0" w:color="auto" w:frame="1"/>
          <w:lang w:val="ru-RU"/>
        </w:rPr>
        <w:t>.</w:t>
      </w:r>
      <w:r w:rsidR="00BE4248" w:rsidRPr="00D92967">
        <w:rPr>
          <w:rStyle w:val="Emphasis"/>
          <w:rFonts w:ascii="Times New Roman" w:hAnsi="Times New Roman" w:cs="Times New Roman"/>
          <w:bCs/>
          <w:i w:val="0"/>
          <w:iCs w:val="0"/>
          <w:bdr w:val="none" w:sz="0" w:space="0" w:color="auto" w:frame="1"/>
          <w:lang w:val="ru-RU"/>
        </w:rPr>
        <w:t xml:space="preserve"> </w:t>
      </w:r>
    </w:p>
    <w:p w14:paraId="67C88CA8" w14:textId="0DC6CB98" w:rsidR="00797DA2" w:rsidRPr="00D92967" w:rsidRDefault="00BE4248" w:rsidP="00EA61AB">
      <w:pPr>
        <w:spacing w:after="0" w:line="276" w:lineRule="auto"/>
        <w:jc w:val="both"/>
        <w:rPr>
          <w:rStyle w:val="Emphasis"/>
          <w:rFonts w:ascii="Times New Roman" w:hAnsi="Times New Roman" w:cs="Times New Roman"/>
          <w:bCs/>
          <w:i w:val="0"/>
          <w:iCs w:val="0"/>
          <w:bdr w:val="none" w:sz="0" w:space="0" w:color="auto" w:frame="1"/>
          <w:lang w:val="ru-RU"/>
        </w:rPr>
      </w:pPr>
      <w:r w:rsidRPr="00D92967">
        <w:rPr>
          <w:rStyle w:val="Emphasis"/>
          <w:rFonts w:ascii="Times New Roman" w:hAnsi="Times New Roman" w:cs="Times New Roman"/>
          <w:bCs/>
          <w:i w:val="0"/>
          <w:iCs w:val="0"/>
          <w:bdr w:val="none" w:sz="0" w:space="0" w:color="auto" w:frame="1"/>
          <w:lang w:val="ru-RU"/>
        </w:rPr>
        <w:t>Несмотря на удобство использования хомячков в качестве экспериментальной модели описторхоза, ряд методов разработан под других животных. Например, поведенческие тесты, необходимые для оценки функционального состояния центральной нервной системы, раз</w:t>
      </w:r>
      <w:r w:rsidR="005922C3" w:rsidRPr="00D92967">
        <w:rPr>
          <w:rStyle w:val="Emphasis"/>
          <w:rFonts w:ascii="Times New Roman" w:hAnsi="Times New Roman" w:cs="Times New Roman"/>
          <w:bCs/>
          <w:i w:val="0"/>
          <w:iCs w:val="0"/>
          <w:bdr w:val="none" w:sz="0" w:space="0" w:color="auto" w:frame="1"/>
          <w:lang w:val="ru-RU"/>
        </w:rPr>
        <w:t>работаны</w:t>
      </w:r>
      <w:r w:rsidRPr="00D92967">
        <w:rPr>
          <w:rStyle w:val="Emphasis"/>
          <w:rFonts w:ascii="Times New Roman" w:hAnsi="Times New Roman" w:cs="Times New Roman"/>
          <w:bCs/>
          <w:i w:val="0"/>
          <w:iCs w:val="0"/>
          <w:bdr w:val="none" w:sz="0" w:space="0" w:color="auto" w:frame="1"/>
          <w:lang w:val="ru-RU"/>
        </w:rPr>
        <w:t xml:space="preserve"> в первую очередь для мышей и крыс</w:t>
      </w:r>
      <w:r w:rsidR="005922C3" w:rsidRPr="00D92967">
        <w:rPr>
          <w:rStyle w:val="Emphasis"/>
          <w:rFonts w:ascii="Times New Roman" w:hAnsi="Times New Roman" w:cs="Times New Roman"/>
          <w:bCs/>
          <w:i w:val="0"/>
          <w:iCs w:val="0"/>
          <w:bdr w:val="none" w:sz="0" w:space="0" w:color="auto" w:frame="1"/>
          <w:lang w:val="ru-RU"/>
        </w:rPr>
        <w:t xml:space="preserve">, а </w:t>
      </w:r>
      <w:r w:rsidR="00190D3D">
        <w:rPr>
          <w:rStyle w:val="Emphasis"/>
          <w:rFonts w:ascii="Times New Roman" w:hAnsi="Times New Roman" w:cs="Times New Roman"/>
          <w:bCs/>
          <w:i w:val="0"/>
          <w:iCs w:val="0"/>
          <w:bdr w:val="none" w:sz="0" w:space="0" w:color="auto" w:frame="1"/>
          <w:lang w:val="ru-RU"/>
        </w:rPr>
        <w:t xml:space="preserve">их </w:t>
      </w:r>
      <w:r w:rsidR="005922C3" w:rsidRPr="00D92967">
        <w:rPr>
          <w:rStyle w:val="Emphasis"/>
          <w:rFonts w:ascii="Times New Roman" w:hAnsi="Times New Roman" w:cs="Times New Roman"/>
          <w:bCs/>
          <w:i w:val="0"/>
          <w:iCs w:val="0"/>
          <w:bdr w:val="none" w:sz="0" w:space="0" w:color="auto" w:frame="1"/>
          <w:lang w:val="ru-RU"/>
        </w:rPr>
        <w:t>аналогов для хомячков не существует</w:t>
      </w:r>
      <w:r w:rsidRPr="00D92967">
        <w:rPr>
          <w:rStyle w:val="Emphasis"/>
          <w:rFonts w:ascii="Times New Roman" w:hAnsi="Times New Roman" w:cs="Times New Roman"/>
          <w:bCs/>
          <w:i w:val="0"/>
          <w:iCs w:val="0"/>
          <w:bdr w:val="none" w:sz="0" w:space="0" w:color="auto" w:frame="1"/>
          <w:lang w:val="ru-RU"/>
        </w:rPr>
        <w:t>.</w:t>
      </w:r>
      <w:r w:rsidR="003E3C2C"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lang w:val="ru-RU"/>
        </w:rPr>
        <w:t xml:space="preserve">Различные молекулярно-биологические методы также преимущественно ориентированы на мышей и крыс, и мало представлены для </w:t>
      </w:r>
      <w:r w:rsidR="00797DA2" w:rsidRPr="00D92967">
        <w:rPr>
          <w:rStyle w:val="Emphasis"/>
          <w:rFonts w:ascii="Times New Roman" w:hAnsi="Times New Roman" w:cs="Times New Roman"/>
          <w:bCs/>
          <w:i w:val="0"/>
          <w:iCs w:val="0"/>
          <w:bdr w:val="none" w:sz="0" w:space="0" w:color="auto" w:frame="1"/>
        </w:rPr>
        <w:t>M</w:t>
      </w:r>
      <w:r w:rsidR="00797DA2" w:rsidRPr="00D92967">
        <w:rPr>
          <w:rStyle w:val="Emphasis"/>
          <w:rFonts w:ascii="Times New Roman" w:hAnsi="Times New Roman" w:cs="Times New Roman"/>
          <w:bCs/>
          <w:i w:val="0"/>
          <w:iCs w:val="0"/>
          <w:bdr w:val="none" w:sz="0" w:space="0" w:color="auto" w:frame="1"/>
          <w:lang w:val="ru-RU"/>
        </w:rPr>
        <w:t xml:space="preserve">. </w:t>
      </w:r>
      <w:r w:rsidR="00797DA2" w:rsidRPr="00D92967">
        <w:rPr>
          <w:rStyle w:val="Emphasis"/>
          <w:rFonts w:ascii="Times New Roman" w:hAnsi="Times New Roman" w:cs="Times New Roman"/>
          <w:bCs/>
          <w:i w:val="0"/>
          <w:iCs w:val="0"/>
          <w:bdr w:val="none" w:sz="0" w:space="0" w:color="auto" w:frame="1"/>
        </w:rPr>
        <w:t>auratus</w:t>
      </w:r>
      <w:r w:rsidR="00797DA2" w:rsidRPr="00D92967">
        <w:rPr>
          <w:rStyle w:val="Emphasis"/>
          <w:rFonts w:ascii="Times New Roman" w:hAnsi="Times New Roman" w:cs="Times New Roman"/>
          <w:bCs/>
          <w:i w:val="0"/>
          <w:iCs w:val="0"/>
          <w:bdr w:val="none" w:sz="0" w:space="0" w:color="auto" w:frame="1"/>
          <w:lang w:val="ru-RU"/>
        </w:rPr>
        <w:t>.</w:t>
      </w:r>
    </w:p>
    <w:p w14:paraId="37F356B0" w14:textId="7734AE66" w:rsidR="001E6493" w:rsidRPr="00D92967" w:rsidRDefault="00797DA2" w:rsidP="00EA61AB">
      <w:pPr>
        <w:spacing w:after="0" w:line="276" w:lineRule="auto"/>
        <w:jc w:val="both"/>
        <w:rPr>
          <w:rFonts w:ascii="Times New Roman" w:hAnsi="Times New Roman" w:cs="Times New Roman"/>
          <w:lang w:val="ru-RU"/>
        </w:rPr>
      </w:pPr>
      <w:r w:rsidRPr="00D92967">
        <w:rPr>
          <w:rStyle w:val="Emphasis"/>
          <w:rFonts w:ascii="Times New Roman" w:hAnsi="Times New Roman" w:cs="Times New Roman"/>
          <w:bCs/>
          <w:i w:val="0"/>
          <w:iCs w:val="0"/>
          <w:bdr w:val="none" w:sz="0" w:space="0" w:color="auto" w:frame="1"/>
          <w:lang w:val="ru-RU"/>
        </w:rPr>
        <w:t>В связи с этим, цель данного исследования заключалась в том, чтобы сравнить неск</w:t>
      </w:r>
      <w:r w:rsidR="00BE4248" w:rsidRPr="00D92967">
        <w:rPr>
          <w:rStyle w:val="Emphasis"/>
          <w:rFonts w:ascii="Times New Roman" w:hAnsi="Times New Roman" w:cs="Times New Roman"/>
          <w:bCs/>
          <w:i w:val="0"/>
          <w:iCs w:val="0"/>
          <w:bdr w:val="none" w:sz="0" w:space="0" w:color="auto" w:frame="1"/>
          <w:lang w:val="ru-RU"/>
        </w:rPr>
        <w:t>ольких популярных экспериментальных моделей</w:t>
      </w:r>
      <w:r w:rsidR="002E0AFB" w:rsidRPr="00D92967">
        <w:rPr>
          <w:rStyle w:val="Emphasis"/>
          <w:rFonts w:ascii="Times New Roman" w:hAnsi="Times New Roman" w:cs="Times New Roman"/>
          <w:bCs/>
          <w:i w:val="0"/>
          <w:iCs w:val="0"/>
          <w:bdr w:val="none" w:sz="0" w:space="0" w:color="auto" w:frame="1"/>
          <w:lang w:val="ru-RU"/>
        </w:rPr>
        <w:t xml:space="preserve"> </w:t>
      </w:r>
      <w:r w:rsidR="008E0926">
        <w:rPr>
          <w:rStyle w:val="Emphasis"/>
          <w:rFonts w:ascii="Times New Roman" w:hAnsi="Times New Roman" w:cs="Times New Roman"/>
          <w:bCs/>
          <w:i w:val="0"/>
          <w:iCs w:val="0"/>
          <w:bdr w:val="none" w:sz="0" w:space="0" w:color="auto" w:frame="1"/>
          <w:lang w:val="ru-RU"/>
        </w:rPr>
        <w:t>и</w:t>
      </w:r>
      <w:r w:rsidR="002E0AFB" w:rsidRPr="00D92967">
        <w:rPr>
          <w:rStyle w:val="Emphasis"/>
          <w:rFonts w:ascii="Times New Roman" w:hAnsi="Times New Roman" w:cs="Times New Roman"/>
          <w:bCs/>
          <w:i w:val="0"/>
          <w:iCs w:val="0"/>
          <w:bdr w:val="none" w:sz="0" w:space="0" w:color="auto" w:frame="1"/>
          <w:lang w:val="ru-RU"/>
        </w:rPr>
        <w:t xml:space="preserve"> ответ</w:t>
      </w:r>
      <w:r w:rsidR="008E0926">
        <w:rPr>
          <w:rStyle w:val="Emphasis"/>
          <w:rFonts w:ascii="Times New Roman" w:hAnsi="Times New Roman" w:cs="Times New Roman"/>
          <w:bCs/>
          <w:i w:val="0"/>
          <w:iCs w:val="0"/>
          <w:bdr w:val="none" w:sz="0" w:space="0" w:color="auto" w:frame="1"/>
          <w:lang w:val="ru-RU"/>
        </w:rPr>
        <w:t>ить</w:t>
      </w:r>
      <w:r w:rsidR="002E0AFB" w:rsidRPr="00D92967">
        <w:rPr>
          <w:rStyle w:val="Emphasis"/>
          <w:rFonts w:ascii="Times New Roman" w:hAnsi="Times New Roman" w:cs="Times New Roman"/>
          <w:bCs/>
          <w:i w:val="0"/>
          <w:iCs w:val="0"/>
          <w:bdr w:val="none" w:sz="0" w:space="0" w:color="auto" w:frame="1"/>
          <w:lang w:val="ru-RU"/>
        </w:rPr>
        <w:t xml:space="preserve"> на вопрос: можно ли использовать мышей и крыс в качестве альтернативной экспериментальной модели</w:t>
      </w:r>
      <w:r w:rsid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O</w:t>
      </w:r>
      <w:r w:rsidR="00C64A43" w:rsidRPr="00C64A43">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felineus</w:t>
      </w:r>
      <w:r w:rsidR="00C64A43" w:rsidRPr="00D76CBC">
        <w:rPr>
          <w:rStyle w:val="Emphasis"/>
          <w:rFonts w:ascii="Times New Roman" w:hAnsi="Times New Roman" w:cs="Times New Roman"/>
          <w:bCs/>
          <w:i w:val="0"/>
          <w:iCs w:val="0"/>
          <w:bdr w:val="none" w:sz="0" w:space="0" w:color="auto" w:frame="1"/>
          <w:lang w:val="ru-RU"/>
        </w:rPr>
        <w:t xml:space="preserve"> </w:t>
      </w:r>
      <w:r w:rsidR="00C64A43">
        <w:rPr>
          <w:rStyle w:val="Emphasis"/>
          <w:rFonts w:ascii="Times New Roman" w:hAnsi="Times New Roman" w:cs="Times New Roman"/>
          <w:bCs/>
          <w:i w:val="0"/>
          <w:iCs w:val="0"/>
          <w:bdr w:val="none" w:sz="0" w:space="0" w:color="auto" w:frame="1"/>
        </w:rPr>
        <w:t>infection</w:t>
      </w:r>
      <w:r w:rsidR="002E0AFB" w:rsidRPr="00D92967">
        <w:rPr>
          <w:rStyle w:val="Emphasis"/>
          <w:rFonts w:ascii="Times New Roman" w:hAnsi="Times New Roman" w:cs="Times New Roman"/>
          <w:bCs/>
          <w:i w:val="0"/>
          <w:iCs w:val="0"/>
          <w:bdr w:val="none" w:sz="0" w:space="0" w:color="auto" w:frame="1"/>
          <w:lang w:val="ru-RU"/>
        </w:rPr>
        <w:t>. В рамках исследования мы</w:t>
      </w:r>
      <w:r w:rsidR="00AD521B" w:rsidRPr="00D92967">
        <w:rPr>
          <w:rStyle w:val="Emphasis"/>
          <w:rFonts w:ascii="Times New Roman" w:hAnsi="Times New Roman" w:cs="Times New Roman"/>
          <w:bCs/>
          <w:i w:val="0"/>
          <w:iCs w:val="0"/>
          <w:bdr w:val="none" w:sz="0" w:space="0" w:color="auto" w:frame="1"/>
          <w:lang w:val="ru-RU"/>
        </w:rPr>
        <w:t xml:space="preserve"> оцени</w:t>
      </w:r>
      <w:r w:rsidR="002E0AFB" w:rsidRPr="00D92967">
        <w:rPr>
          <w:rStyle w:val="Emphasis"/>
          <w:rFonts w:ascii="Times New Roman" w:hAnsi="Times New Roman" w:cs="Times New Roman"/>
          <w:bCs/>
          <w:i w:val="0"/>
          <w:iCs w:val="0"/>
          <w:bdr w:val="none" w:sz="0" w:space="0" w:color="auto" w:frame="1"/>
          <w:lang w:val="ru-RU"/>
        </w:rPr>
        <w:t>вали</w:t>
      </w:r>
      <w:r w:rsidR="009A20A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ability</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of</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mice</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and</w:t>
      </w:r>
      <w:r w:rsidR="009A20AB" w:rsidRPr="00D92967">
        <w:rPr>
          <w:rStyle w:val="Emphasis"/>
          <w:rFonts w:ascii="Times New Roman" w:hAnsi="Times New Roman" w:cs="Times New Roman"/>
          <w:bCs/>
          <w:i w:val="0"/>
          <w:iCs w:val="0"/>
          <w:bdr w:val="none" w:sz="0" w:space="0" w:color="auto" w:frame="1"/>
          <w:lang w:val="ru-RU"/>
        </w:rPr>
        <w:t xml:space="preserve"> </w:t>
      </w:r>
      <w:r w:rsidR="009A20AB" w:rsidRPr="00D92967">
        <w:rPr>
          <w:rStyle w:val="Emphasis"/>
          <w:rFonts w:ascii="Times New Roman" w:hAnsi="Times New Roman" w:cs="Times New Roman"/>
          <w:bCs/>
          <w:i w:val="0"/>
          <w:iCs w:val="0"/>
          <w:bdr w:val="none" w:sz="0" w:space="0" w:color="auto" w:frame="1"/>
        </w:rPr>
        <w:t>rats</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to</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be</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infected</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with</w:t>
      </w:r>
      <w:r w:rsidR="002E0AFB" w:rsidRPr="00D92967">
        <w:rPr>
          <w:rStyle w:val="Emphasis"/>
          <w:rFonts w:ascii="Times New Roman" w:hAnsi="Times New Roman" w:cs="Times New Roman"/>
          <w:bCs/>
          <w:i w:val="0"/>
          <w:iCs w:val="0"/>
          <w:bdr w:val="none" w:sz="0" w:space="0" w:color="auto" w:frame="1"/>
          <w:lang w:val="ru-RU"/>
        </w:rPr>
        <w:t xml:space="preserve"> </w:t>
      </w:r>
      <w:r w:rsidR="002E0AFB" w:rsidRPr="00D92967">
        <w:rPr>
          <w:rStyle w:val="Emphasis"/>
          <w:rFonts w:ascii="Times New Roman" w:hAnsi="Times New Roman" w:cs="Times New Roman"/>
          <w:bCs/>
          <w:i w:val="0"/>
          <w:iCs w:val="0"/>
          <w:bdr w:val="none" w:sz="0" w:space="0" w:color="auto" w:frame="1"/>
        </w:rPr>
        <w:t>opisthorchiasis</w:t>
      </w:r>
      <w:r w:rsidR="00BE4248" w:rsidRPr="00D92967">
        <w:rPr>
          <w:rStyle w:val="Emphasis"/>
          <w:rFonts w:ascii="Times New Roman" w:hAnsi="Times New Roman" w:cs="Times New Roman"/>
          <w:bCs/>
          <w:i w:val="0"/>
          <w:iCs w:val="0"/>
          <w:bdr w:val="none" w:sz="0" w:space="0" w:color="auto" w:frame="1"/>
          <w:lang w:val="ru-RU"/>
        </w:rPr>
        <w:t xml:space="preserve"> и приводить к характерным изменениям в печени экспериментальных животных. </w:t>
      </w:r>
      <w:r w:rsidR="00EA0E34" w:rsidRPr="00D92967">
        <w:rPr>
          <w:rFonts w:ascii="Times New Roman" w:hAnsi="Times New Roman" w:cs="Times New Roman"/>
          <w:lang w:val="ru-RU"/>
        </w:rPr>
        <w:t xml:space="preserve"> </w:t>
      </w:r>
    </w:p>
    <w:p w14:paraId="4CE73C62" w14:textId="77777777" w:rsidR="001F194C" w:rsidRPr="00D92967" w:rsidRDefault="001F194C" w:rsidP="00EA61AB">
      <w:pPr>
        <w:spacing w:after="0" w:line="276" w:lineRule="auto"/>
        <w:jc w:val="both"/>
        <w:rPr>
          <w:rFonts w:ascii="Times New Roman" w:hAnsi="Times New Roman" w:cs="Times New Roman"/>
          <w:lang w:val="ru-RU"/>
        </w:rPr>
      </w:pPr>
    </w:p>
    <w:p w14:paraId="6E452F2A" w14:textId="458B9DE5" w:rsidR="001F194C" w:rsidRPr="0054056A" w:rsidRDefault="001F194C" w:rsidP="00EA61AB">
      <w:pPr>
        <w:spacing w:after="0" w:line="276" w:lineRule="auto"/>
        <w:jc w:val="both"/>
        <w:rPr>
          <w:rFonts w:ascii="Times New Roman" w:hAnsi="Times New Roman" w:cs="Times New Roman"/>
          <w:b/>
          <w:bCs/>
        </w:rPr>
      </w:pPr>
      <w:r w:rsidRPr="00D92967">
        <w:rPr>
          <w:rFonts w:ascii="Times New Roman" w:hAnsi="Times New Roman" w:cs="Times New Roman"/>
          <w:b/>
          <w:bCs/>
        </w:rPr>
        <w:t>Materials and methods</w:t>
      </w:r>
    </w:p>
    <w:p w14:paraId="7AE77DC9" w14:textId="28536C3C" w:rsidR="00776E9F" w:rsidRPr="00776E9F" w:rsidRDefault="00776E9F" w:rsidP="00EA61AB">
      <w:pPr>
        <w:pStyle w:val="NormalWeb"/>
        <w:spacing w:beforeAutospacing="0" w:afterAutospacing="0" w:line="276" w:lineRule="auto"/>
        <w:jc w:val="both"/>
        <w:rPr>
          <w:b/>
          <w:bCs/>
        </w:rPr>
      </w:pPr>
      <w:r w:rsidRPr="00D92967">
        <w:rPr>
          <w:b/>
          <w:bCs/>
        </w:rPr>
        <w:t>Collection</w:t>
      </w:r>
      <w:r w:rsidRPr="00776E9F">
        <w:rPr>
          <w:b/>
          <w:bCs/>
        </w:rPr>
        <w:t xml:space="preserve"> of O. felineus metacercariae and experimental animals</w:t>
      </w:r>
    </w:p>
    <w:p w14:paraId="3513A2E7" w14:textId="4E7A179C" w:rsidR="008C01A4" w:rsidRPr="00D92967" w:rsidRDefault="008C01A4" w:rsidP="00EA61AB">
      <w:pPr>
        <w:pStyle w:val="NormalWeb"/>
        <w:spacing w:beforeAutospacing="0" w:afterAutospacing="0" w:line="276" w:lineRule="auto"/>
        <w:ind w:firstLine="360"/>
        <w:jc w:val="both"/>
        <w:rPr>
          <w:color w:val="000000"/>
          <w:shd w:val="clear" w:color="auto" w:fill="FFFFFF"/>
          <w:lang w:val="ru-RU"/>
        </w:rPr>
      </w:pPr>
      <w:r w:rsidRPr="00D92967">
        <w:rPr>
          <w:color w:val="000000"/>
          <w:shd w:val="clear" w:color="auto" w:fill="FFFFFF"/>
          <w:lang w:val="ru-RU"/>
        </w:rPr>
        <w:t xml:space="preserve">Метацеркарии </w:t>
      </w:r>
      <w:r w:rsidRPr="00D92967">
        <w:rPr>
          <w:i/>
          <w:iCs/>
          <w:color w:val="000000"/>
          <w:shd w:val="clear" w:color="auto" w:fill="FFFFFF"/>
        </w:rPr>
        <w:t>O</w:t>
      </w:r>
      <w:r w:rsidRPr="00D92967">
        <w:rPr>
          <w:i/>
          <w:iCs/>
          <w:color w:val="000000"/>
          <w:shd w:val="clear" w:color="auto" w:fill="FFFFFF"/>
          <w:lang w:val="ru-RU"/>
        </w:rPr>
        <w:t xml:space="preserve">. </w:t>
      </w:r>
      <w:r w:rsidRPr="00D92967">
        <w:rPr>
          <w:i/>
          <w:iCs/>
          <w:color w:val="000000"/>
          <w:shd w:val="clear" w:color="auto" w:fill="FFFFFF"/>
        </w:rPr>
        <w:t>felineus</w:t>
      </w:r>
      <w:r w:rsidRPr="00D92967">
        <w:rPr>
          <w:color w:val="000000"/>
          <w:shd w:val="clear" w:color="auto" w:fill="FFFFFF"/>
          <w:lang w:val="ru-RU"/>
        </w:rPr>
        <w:t xml:space="preserve"> были получены из мышц инфицированных рыб семейства карповых, выловленных в эндемичном регионе в одно и то же время (май 2024, река Обь в области плотины ГЭС, г. Новосибирск). Для выделения личинок применяли метод ферментативного переваривания</w:t>
      </w:r>
      <w:r w:rsidR="00A55198" w:rsidRPr="00D92967">
        <w:rPr>
          <w:color w:val="000000"/>
          <w:shd w:val="clear" w:color="auto" w:fill="FFFFFF"/>
          <w:lang w:val="ru-RU"/>
        </w:rPr>
        <w:t xml:space="preserve"> </w:t>
      </w:r>
      <w:r w:rsidR="00A55198" w:rsidRPr="00D92967">
        <w:rPr>
          <w:color w:val="000000"/>
          <w:shd w:val="clear" w:color="auto" w:fill="FFFFFF"/>
          <w:lang w:val="en-US"/>
        </w:rPr>
        <w:t>as</w:t>
      </w:r>
      <w:r w:rsidR="00A55198" w:rsidRPr="00D92967">
        <w:rPr>
          <w:color w:val="000000"/>
          <w:shd w:val="clear" w:color="auto" w:fill="FFFFFF"/>
          <w:lang w:val="ru-RU"/>
        </w:rPr>
        <w:t xml:space="preserve"> </w:t>
      </w:r>
      <w:r w:rsidR="00A55198" w:rsidRPr="00D92967">
        <w:rPr>
          <w:color w:val="000000"/>
          <w:shd w:val="clear" w:color="auto" w:fill="FFFFFF"/>
          <w:lang w:val="en-US"/>
        </w:rPr>
        <w:t>previously</w:t>
      </w:r>
      <w:r w:rsidR="00A55198" w:rsidRPr="00D92967">
        <w:rPr>
          <w:color w:val="000000"/>
          <w:shd w:val="clear" w:color="auto" w:fill="FFFFFF"/>
          <w:lang w:val="ru-RU"/>
        </w:rPr>
        <w:t xml:space="preserve"> </w:t>
      </w:r>
      <w:r w:rsidR="00A55198" w:rsidRPr="00D92967">
        <w:rPr>
          <w:color w:val="000000"/>
          <w:shd w:val="clear" w:color="auto" w:fill="FFFFFF"/>
          <w:lang w:val="en-US"/>
        </w:rPr>
        <w:t>reported</w:t>
      </w:r>
      <w:r w:rsidR="00A55198" w:rsidRPr="00D92967">
        <w:rPr>
          <w:color w:val="000000"/>
          <w:shd w:val="clear" w:color="auto" w:fill="FFFFFF"/>
          <w:lang w:val="ru-RU"/>
        </w:rPr>
        <w:t xml:space="preserve"> (</w:t>
      </w:r>
      <w:proofErr w:type="spellStart"/>
      <w:r w:rsidR="003502F4">
        <w:rPr>
          <w:color w:val="000000"/>
          <w:shd w:val="clear" w:color="auto" w:fill="FFFFFF"/>
          <w:lang w:val="en-US"/>
        </w:rPr>
        <w:t>Pakharukova</w:t>
      </w:r>
      <w:proofErr w:type="spellEnd"/>
      <w:r w:rsidR="003502F4" w:rsidRPr="00D12E93">
        <w:rPr>
          <w:color w:val="000000"/>
          <w:shd w:val="clear" w:color="auto" w:fill="FFFFFF"/>
          <w:lang w:val="ru-RU"/>
        </w:rPr>
        <w:t xml:space="preserve"> </w:t>
      </w:r>
      <w:r w:rsidR="003502F4">
        <w:rPr>
          <w:color w:val="000000"/>
          <w:shd w:val="clear" w:color="auto" w:fill="FFFFFF"/>
          <w:lang w:val="en-US"/>
        </w:rPr>
        <w:t>et</w:t>
      </w:r>
      <w:r w:rsidR="003502F4" w:rsidRPr="00D12E93">
        <w:rPr>
          <w:color w:val="000000"/>
          <w:shd w:val="clear" w:color="auto" w:fill="FFFFFF"/>
          <w:lang w:val="ru-RU"/>
        </w:rPr>
        <w:t xml:space="preserve"> </w:t>
      </w:r>
      <w:r w:rsidR="003502F4">
        <w:rPr>
          <w:color w:val="000000"/>
          <w:shd w:val="clear" w:color="auto" w:fill="FFFFFF"/>
          <w:lang w:val="en-US"/>
        </w:rPr>
        <w:t>al</w:t>
      </w:r>
      <w:r w:rsidR="003502F4" w:rsidRPr="00D12E93">
        <w:rPr>
          <w:color w:val="000000"/>
          <w:shd w:val="clear" w:color="auto" w:fill="FFFFFF"/>
          <w:lang w:val="ru-RU"/>
        </w:rPr>
        <w:t xml:space="preserve">., 2019 </w:t>
      </w:r>
      <w:r w:rsidR="003502F4">
        <w:rPr>
          <w:color w:val="000000"/>
          <w:shd w:val="clear" w:color="auto" w:fill="FFFFFF"/>
          <w:lang w:val="en-US"/>
        </w:rPr>
        <w:t>Parasites</w:t>
      </w:r>
      <w:r w:rsidR="003502F4" w:rsidRPr="00D12E93">
        <w:rPr>
          <w:color w:val="000000"/>
          <w:shd w:val="clear" w:color="auto" w:fill="FFFFFF"/>
          <w:lang w:val="ru-RU"/>
        </w:rPr>
        <w:t>&amp;</w:t>
      </w:r>
      <w:r w:rsidR="003502F4">
        <w:rPr>
          <w:color w:val="000000"/>
          <w:shd w:val="clear" w:color="auto" w:fill="FFFFFF"/>
          <w:lang w:val="en-US"/>
        </w:rPr>
        <w:t>Vectors</w:t>
      </w:r>
      <w:r w:rsidR="00A55198" w:rsidRPr="00D92967">
        <w:rPr>
          <w:color w:val="000000"/>
          <w:shd w:val="clear" w:color="auto" w:fill="FFFFFF"/>
          <w:lang w:val="ru-RU"/>
        </w:rPr>
        <w:t xml:space="preserve">). </w:t>
      </w:r>
      <w:r w:rsidR="00A55198" w:rsidRPr="00D92967">
        <w:rPr>
          <w:color w:val="000000"/>
          <w:shd w:val="clear" w:color="auto" w:fill="FFFFFF"/>
          <w:lang w:val="en-US"/>
        </w:rPr>
        <w:t>In</w:t>
      </w:r>
      <w:r w:rsidR="00A55198" w:rsidRPr="00D92967">
        <w:rPr>
          <w:color w:val="000000"/>
          <w:shd w:val="clear" w:color="auto" w:fill="FFFFFF"/>
          <w:lang w:val="ru-RU"/>
        </w:rPr>
        <w:t xml:space="preserve"> </w:t>
      </w:r>
      <w:r w:rsidR="00A55198" w:rsidRPr="00D92967">
        <w:rPr>
          <w:color w:val="000000"/>
          <w:shd w:val="clear" w:color="auto" w:fill="FFFFFF"/>
          <w:lang w:val="en-US"/>
        </w:rPr>
        <w:t>brief</w:t>
      </w:r>
      <w:r w:rsidRPr="00D92967">
        <w:rPr>
          <w:color w:val="000000"/>
          <w:shd w:val="clear" w:color="auto" w:fill="FFFFFF"/>
          <w:lang w:val="ru-RU"/>
        </w:rPr>
        <w:t xml:space="preserve"> </w:t>
      </w:r>
      <w:r w:rsidR="00A55198" w:rsidRPr="00D92967">
        <w:rPr>
          <w:color w:val="000000"/>
          <w:shd w:val="clear" w:color="auto" w:fill="FFFFFF"/>
          <w:lang w:val="ru-RU"/>
        </w:rPr>
        <w:t>мышечную ткань рыбы помещали</w:t>
      </w:r>
      <w:r w:rsidRPr="00D92967">
        <w:rPr>
          <w:color w:val="000000"/>
          <w:shd w:val="clear" w:color="auto" w:fill="FFFFFF"/>
          <w:lang w:val="ru-RU"/>
        </w:rPr>
        <w:t xml:space="preserve"> раствор пепсина и соляной кислоты. </w:t>
      </w:r>
      <w:r w:rsidR="00A55198" w:rsidRPr="00D92967">
        <w:rPr>
          <w:color w:val="000000"/>
          <w:shd w:val="clear" w:color="auto" w:fill="FFFFFF"/>
          <w:lang w:val="ru-RU"/>
        </w:rPr>
        <w:t xml:space="preserve">Затем осуществляли </w:t>
      </w:r>
      <w:r w:rsidRPr="00D92967">
        <w:rPr>
          <w:color w:val="000000"/>
          <w:shd w:val="clear" w:color="auto" w:fill="FFFFFF"/>
          <w:lang w:val="ru-RU"/>
        </w:rPr>
        <w:t xml:space="preserve">не менее десяти отмывок в </w:t>
      </w:r>
      <w:r w:rsidRPr="00D92967">
        <w:rPr>
          <w:color w:val="000000"/>
          <w:lang w:val="ru-RU"/>
        </w:rPr>
        <w:t>0</w:t>
      </w:r>
      <w:r w:rsidR="00AB1ACB">
        <w:rPr>
          <w:color w:val="000000"/>
          <w:lang w:val="ru-RU"/>
        </w:rPr>
        <w:t>.</w:t>
      </w:r>
      <w:r w:rsidRPr="00D92967">
        <w:rPr>
          <w:color w:val="000000"/>
          <w:lang w:val="ru-RU"/>
        </w:rPr>
        <w:t xml:space="preserve">9% </w:t>
      </w:r>
      <w:r w:rsidRPr="00D92967">
        <w:rPr>
          <w:lang w:val="en-US"/>
        </w:rPr>
        <w:t>NaCl</w:t>
      </w:r>
      <w:r w:rsidR="00FE27D9" w:rsidRPr="00D92967">
        <w:rPr>
          <w:lang w:val="ru-RU"/>
        </w:rPr>
        <w:t>.</w:t>
      </w:r>
      <w:r w:rsidRPr="00D92967">
        <w:rPr>
          <w:lang w:val="ru-RU"/>
        </w:rPr>
        <w:t xml:space="preserve"> </w:t>
      </w:r>
      <w:r w:rsidR="00FE27D9" w:rsidRPr="00D92967">
        <w:rPr>
          <w:lang w:val="ru-RU"/>
        </w:rPr>
        <w:t>Ж</w:t>
      </w:r>
      <w:r w:rsidRPr="00D92967">
        <w:rPr>
          <w:color w:val="000000"/>
          <w:shd w:val="clear" w:color="auto" w:fill="FFFFFF"/>
          <w:lang w:val="ru-RU"/>
        </w:rPr>
        <w:t xml:space="preserve">изнеспособные метацеркарии идентифицировали и подсчитывали под бинокуляром. </w:t>
      </w:r>
      <w:r w:rsidRPr="00D92967">
        <w:rPr>
          <w:color w:val="000000"/>
          <w:shd w:val="clear" w:color="auto" w:fill="FFFFFF"/>
          <w:lang w:val="ru-RU" w:eastAsia="zh-CN"/>
        </w:rPr>
        <w:t>Выделением метацеркари</w:t>
      </w:r>
      <w:r w:rsidR="00FE27D9" w:rsidRPr="00D92967">
        <w:rPr>
          <w:color w:val="000000"/>
          <w:shd w:val="clear" w:color="auto" w:fill="FFFFFF"/>
          <w:lang w:val="ru-RU" w:eastAsia="zh-CN"/>
        </w:rPr>
        <w:t>й</w:t>
      </w:r>
      <w:r w:rsidRPr="00D92967">
        <w:rPr>
          <w:color w:val="000000"/>
          <w:shd w:val="clear" w:color="auto" w:fill="FFFFFF"/>
          <w:lang w:val="ru-RU" w:eastAsia="zh-CN"/>
        </w:rPr>
        <w:t xml:space="preserve"> занимались квалифицированные сотрудники лаборатории.</w:t>
      </w:r>
      <w:r w:rsidRPr="00D92967">
        <w:rPr>
          <w:color w:val="000000"/>
          <w:shd w:val="clear" w:color="auto" w:fill="FFFFFF"/>
          <w:lang w:val="ru-RU"/>
        </w:rPr>
        <w:t xml:space="preserve"> </w:t>
      </w:r>
    </w:p>
    <w:p w14:paraId="6F8ABFB5" w14:textId="01E1E70B" w:rsidR="001F194C" w:rsidRPr="00D12E93" w:rsidRDefault="001F194C" w:rsidP="00EA61AB">
      <w:pPr>
        <w:spacing w:after="0" w:line="276" w:lineRule="auto"/>
        <w:ind w:firstLine="566"/>
        <w:jc w:val="both"/>
        <w:rPr>
          <w:rStyle w:val="Emphasis"/>
          <w:rFonts w:ascii="Times New Roman" w:hAnsi="Times New Roman" w:cs="Times New Roman"/>
          <w:i w:val="0"/>
          <w:iCs w:val="0"/>
          <w:color w:val="000000"/>
          <w:lang w:val="ru-RU"/>
        </w:rPr>
      </w:pPr>
      <w:r w:rsidRPr="00D92967">
        <w:rPr>
          <w:rFonts w:ascii="Times New Roman" w:hAnsi="Times New Roman" w:cs="Times New Roman"/>
          <w:lang w:val="ru-RU"/>
        </w:rPr>
        <w:t xml:space="preserve">В эксперименте участвовали </w:t>
      </w:r>
      <w:r w:rsidR="00C77BF7">
        <w:rPr>
          <w:rFonts w:ascii="Times New Roman" w:hAnsi="Times New Roman" w:cs="Times New Roman"/>
          <w:lang w:val="ru-RU"/>
        </w:rPr>
        <w:t xml:space="preserve">золотистые хомячки </w:t>
      </w:r>
      <w:r w:rsidRPr="00D92967">
        <w:rPr>
          <w:rStyle w:val="Emphasis"/>
          <w:rFonts w:ascii="Times New Roman" w:hAnsi="Times New Roman" w:cs="Times New Roman"/>
          <w:i w:val="0"/>
          <w:iCs w:val="0"/>
          <w:color w:val="000000"/>
        </w:rPr>
        <w:t>M</w:t>
      </w:r>
      <w:r w:rsidRPr="00D92967">
        <w:rPr>
          <w:rStyle w:val="Emphasis"/>
          <w:rFonts w:ascii="Times New Roman" w:hAnsi="Times New Roman" w:cs="Times New Roman"/>
          <w:i w:val="0"/>
          <w:iCs w:val="0"/>
          <w:color w:val="000000"/>
          <w:lang w:val="ru-RU"/>
        </w:rPr>
        <w:t>. а</w:t>
      </w:r>
      <w:proofErr w:type="spellStart"/>
      <w:r w:rsidRPr="00D92967">
        <w:rPr>
          <w:rStyle w:val="Emphasis"/>
          <w:rFonts w:ascii="Times New Roman" w:hAnsi="Times New Roman" w:cs="Times New Roman"/>
          <w:i w:val="0"/>
          <w:iCs w:val="0"/>
          <w:color w:val="000000"/>
        </w:rPr>
        <w:t>uratus</w:t>
      </w:r>
      <w:proofErr w:type="spellEnd"/>
      <w:r w:rsidRPr="00D92967">
        <w:rPr>
          <w:rStyle w:val="Emphasis"/>
          <w:rFonts w:ascii="Times New Roman" w:hAnsi="Times New Roman" w:cs="Times New Roman"/>
          <w:color w:val="000000"/>
          <w:lang w:val="ru-RU"/>
        </w:rPr>
        <w:t xml:space="preserve">, </w:t>
      </w:r>
      <w:r w:rsidR="00C77BF7" w:rsidRPr="00103F0B">
        <w:rPr>
          <w:rStyle w:val="Emphasis"/>
          <w:rFonts w:ascii="Times New Roman" w:hAnsi="Times New Roman" w:cs="Times New Roman"/>
          <w:i w:val="0"/>
          <w:color w:val="000000"/>
          <w:lang w:val="ru-RU"/>
        </w:rPr>
        <w:t xml:space="preserve">инбредные </w:t>
      </w:r>
      <w:r w:rsidRPr="00C77BF7">
        <w:rPr>
          <w:rFonts w:ascii="Times New Roman" w:hAnsi="Times New Roman" w:cs="Times New Roman"/>
          <w:color w:val="000000"/>
          <w:lang w:val="ru-RU"/>
        </w:rPr>
        <w:t>мыш</w:t>
      </w:r>
      <w:r w:rsidR="00E70A5E" w:rsidRPr="00C77BF7">
        <w:rPr>
          <w:rFonts w:ascii="Times New Roman" w:hAnsi="Times New Roman" w:cs="Times New Roman"/>
          <w:color w:val="000000"/>
          <w:lang w:val="ru-RU"/>
        </w:rPr>
        <w:t>и</w:t>
      </w:r>
      <w:r w:rsidR="00E70A5E" w:rsidRPr="00D92967">
        <w:rPr>
          <w:rFonts w:ascii="Times New Roman" w:hAnsi="Times New Roman" w:cs="Times New Roman"/>
          <w:color w:val="000000"/>
          <w:lang w:val="ru-RU"/>
        </w:rPr>
        <w:t xml:space="preserve"> </w:t>
      </w:r>
      <w:r w:rsidRPr="00D92967">
        <w:rPr>
          <w:rFonts w:ascii="Times New Roman" w:hAnsi="Times New Roman" w:cs="Times New Roman"/>
          <w:color w:val="000000"/>
          <w:lang w:val="ru-RU"/>
        </w:rPr>
        <w:t xml:space="preserve">линии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 линии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w:t>
      </w:r>
      <w:r w:rsidR="00E70A5E" w:rsidRPr="00D92967">
        <w:rPr>
          <w:rFonts w:ascii="Times New Roman" w:hAnsi="Times New Roman" w:cs="Times New Roman"/>
          <w:color w:val="000000"/>
          <w:lang w:val="ru-RU"/>
        </w:rPr>
        <w:t>ы</w:t>
      </w:r>
      <w:r w:rsidRPr="00D92967">
        <w:rPr>
          <w:rFonts w:ascii="Times New Roman" w:hAnsi="Times New Roman" w:cs="Times New Roman"/>
          <w:color w:val="000000"/>
          <w:lang w:val="ru-RU"/>
        </w:rPr>
        <w:t xml:space="preserve"> </w:t>
      </w:r>
      <w:r w:rsidR="00C77BF7" w:rsidRPr="00D92967">
        <w:rPr>
          <w:rFonts w:ascii="Times New Roman" w:eastAsia="Segoe UI" w:hAnsi="Times New Roman" w:cs="Times New Roman"/>
          <w:lang w:bidi="en-US"/>
        </w:rPr>
        <w:t>W</w:t>
      </w:r>
      <w:r w:rsidR="00C77BF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eastAsia="Segoe UI" w:hAnsi="Times New Roman" w:cs="Times New Roman"/>
          <w:lang w:val="ru-RU" w:bidi="en-US"/>
        </w:rPr>
        <w:t>(Рисунок 1)</w:t>
      </w:r>
      <w:r w:rsidRPr="00D92967">
        <w:rPr>
          <w:rStyle w:val="Emphasis"/>
          <w:rFonts w:ascii="Times New Roman" w:hAnsi="Times New Roman" w:cs="Times New Roman"/>
          <w:color w:val="000000"/>
          <w:lang w:val="ru-RU"/>
        </w:rPr>
        <w:t>.</w:t>
      </w:r>
      <w:r w:rsidRPr="001E0898">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Каждое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животное</w:t>
      </w:r>
      <w:r w:rsidRPr="00614B17">
        <w:rPr>
          <w:rStyle w:val="Emphasis"/>
          <w:rFonts w:ascii="Times New Roman" w:hAnsi="Times New Roman" w:cs="Times New Roman"/>
          <w:i w:val="0"/>
          <w:iCs w:val="0"/>
          <w:color w:val="000000"/>
          <w:lang w:val="ru-RU"/>
        </w:rPr>
        <w:t xml:space="preserve"> </w:t>
      </w:r>
      <w:r w:rsidRPr="00D92967">
        <w:rPr>
          <w:rStyle w:val="Emphasis"/>
          <w:rFonts w:ascii="Times New Roman" w:hAnsi="Times New Roman" w:cs="Times New Roman"/>
          <w:i w:val="0"/>
          <w:iCs w:val="0"/>
          <w:color w:val="000000"/>
          <w:lang w:val="ru-RU"/>
        </w:rPr>
        <w:t>заражали</w:t>
      </w:r>
      <w:r w:rsidRPr="00614B17">
        <w:rPr>
          <w:rStyle w:val="Emphasis"/>
          <w:rFonts w:ascii="Times New Roman" w:hAnsi="Times New Roman" w:cs="Times New Roman"/>
          <w:i w:val="0"/>
          <w:iCs w:val="0"/>
          <w:color w:val="000000"/>
          <w:lang w:val="ru-RU"/>
        </w:rPr>
        <w:t xml:space="preserve"> 100 </w:t>
      </w:r>
      <w:r w:rsidRPr="00D92967">
        <w:rPr>
          <w:rStyle w:val="Emphasis"/>
          <w:rFonts w:ascii="Times New Roman" w:hAnsi="Times New Roman" w:cs="Times New Roman"/>
          <w:i w:val="0"/>
          <w:iCs w:val="0"/>
          <w:color w:val="000000"/>
          <w:lang w:val="ru-RU"/>
        </w:rPr>
        <w:t>метацеркариями</w:t>
      </w:r>
      <w:r w:rsidRPr="00614B17">
        <w:rPr>
          <w:rStyle w:val="Emphasis"/>
          <w:rFonts w:ascii="Times New Roman" w:hAnsi="Times New Roman" w:cs="Times New Roman"/>
          <w:i w:val="0"/>
          <w:iCs w:val="0"/>
          <w:color w:val="000000"/>
          <w:lang w:val="ru-RU"/>
        </w:rPr>
        <w:t xml:space="preserve"> </w:t>
      </w:r>
      <w:r w:rsidRPr="00D92967">
        <w:rPr>
          <w:rFonts w:ascii="Times New Roman" w:hAnsi="Times New Roman" w:cs="Times New Roman"/>
          <w:i/>
          <w:iCs/>
          <w:lang w:val="ru-RU"/>
        </w:rPr>
        <w:t>О</w:t>
      </w:r>
      <w:r w:rsidRPr="00614B17">
        <w:rPr>
          <w:rFonts w:ascii="Times New Roman" w:hAnsi="Times New Roman" w:cs="Times New Roman"/>
          <w:i/>
          <w:iCs/>
          <w:lang w:val="ru-RU"/>
        </w:rPr>
        <w:t xml:space="preserve">. </w:t>
      </w:r>
      <w:r w:rsidRPr="00D92967">
        <w:rPr>
          <w:rFonts w:ascii="Times New Roman" w:hAnsi="Times New Roman" w:cs="Times New Roman"/>
          <w:i/>
          <w:iCs/>
        </w:rPr>
        <w:t>felineus</w:t>
      </w:r>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через</w:t>
      </w:r>
      <w:r w:rsidR="00E70A5E" w:rsidRPr="00614B17">
        <w:rPr>
          <w:rFonts w:ascii="Times New Roman" w:hAnsi="Times New Roman" w:cs="Times New Roman"/>
          <w:lang w:val="ru-RU"/>
        </w:rPr>
        <w:t xml:space="preserve"> </w:t>
      </w:r>
      <w:proofErr w:type="spellStart"/>
      <w:r w:rsidR="00E70A5E" w:rsidRPr="00D92967">
        <w:rPr>
          <w:rFonts w:ascii="Times New Roman" w:hAnsi="Times New Roman" w:cs="Times New Roman"/>
          <w:lang w:val="ru-RU"/>
        </w:rPr>
        <w:t>эзофагогастральный</w:t>
      </w:r>
      <w:proofErr w:type="spellEnd"/>
      <w:r w:rsidR="00E70A5E" w:rsidRPr="00614B17">
        <w:rPr>
          <w:rFonts w:ascii="Times New Roman" w:hAnsi="Times New Roman" w:cs="Times New Roman"/>
          <w:lang w:val="ru-RU"/>
        </w:rPr>
        <w:t xml:space="preserve"> </w:t>
      </w:r>
      <w:r w:rsidR="00E70A5E" w:rsidRPr="00D92967">
        <w:rPr>
          <w:rFonts w:ascii="Times New Roman" w:hAnsi="Times New Roman" w:cs="Times New Roman"/>
          <w:lang w:val="ru-RU"/>
        </w:rPr>
        <w:t>зонд</w:t>
      </w:r>
      <w:r w:rsidR="00E70A5E" w:rsidRPr="00614B17">
        <w:rPr>
          <w:rFonts w:ascii="Times New Roman" w:hAnsi="Times New Roman" w:cs="Times New Roman"/>
          <w:lang w:val="ru-RU"/>
        </w:rPr>
        <w:t xml:space="preserve">. </w:t>
      </w:r>
      <w:r w:rsidR="00364A1C">
        <w:rPr>
          <w:rFonts w:ascii="Times New Roman" w:hAnsi="Times New Roman" w:cs="Times New Roman"/>
          <w:lang w:val="ru-RU"/>
        </w:rPr>
        <w:t>Всего</w:t>
      </w:r>
      <w:r w:rsidR="00364A1C" w:rsidRPr="00D12E93">
        <w:rPr>
          <w:rFonts w:ascii="Times New Roman" w:hAnsi="Times New Roman" w:cs="Times New Roman"/>
          <w:lang w:val="ru-RU"/>
        </w:rPr>
        <w:t xml:space="preserve"> </w:t>
      </w:r>
      <w:r w:rsidR="00364A1C">
        <w:rPr>
          <w:rFonts w:ascii="Times New Roman" w:hAnsi="Times New Roman" w:cs="Times New Roman"/>
          <w:lang w:val="ru-RU"/>
        </w:rPr>
        <w:t>в</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каждой</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группе</w:t>
      </w:r>
      <w:r w:rsidR="00364A1C" w:rsidRPr="00D12E93">
        <w:rPr>
          <w:rFonts w:ascii="Times New Roman" w:hAnsi="Times New Roman" w:cs="Times New Roman"/>
          <w:lang w:val="ru-RU"/>
        </w:rPr>
        <w:t xml:space="preserve"> </w:t>
      </w:r>
      <w:r w:rsidR="001E766B">
        <w:rPr>
          <w:rFonts w:ascii="Times New Roman" w:hAnsi="Times New Roman" w:cs="Times New Roman"/>
          <w:lang w:val="ru-RU"/>
        </w:rPr>
        <w:t>было</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по</w:t>
      </w:r>
      <w:r w:rsidR="001E766B" w:rsidRPr="00D12E93">
        <w:rPr>
          <w:rFonts w:ascii="Times New Roman" w:hAnsi="Times New Roman" w:cs="Times New Roman"/>
          <w:lang w:val="ru-RU"/>
        </w:rPr>
        <w:t xml:space="preserve"> </w:t>
      </w:r>
      <w:r w:rsidR="00944D15" w:rsidRPr="00D12E93">
        <w:rPr>
          <w:rFonts w:ascii="Times New Roman" w:hAnsi="Times New Roman" w:cs="Times New Roman"/>
          <w:lang w:val="ru-RU"/>
        </w:rPr>
        <w:t>15</w:t>
      </w:r>
      <w:r w:rsidR="001E766B" w:rsidRPr="00D12E93">
        <w:rPr>
          <w:rFonts w:ascii="Times New Roman" w:hAnsi="Times New Roman" w:cs="Times New Roman"/>
          <w:lang w:val="ru-RU"/>
        </w:rPr>
        <w:t xml:space="preserve"> </w:t>
      </w:r>
      <w:r w:rsidR="001E766B">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542B70" w:rsidRPr="00D12E93">
        <w:rPr>
          <w:rFonts w:ascii="Times New Roman" w:hAnsi="Times New Roman" w:cs="Times New Roman"/>
          <w:lang w:val="ru-RU"/>
        </w:rPr>
        <w:t xml:space="preserve"> </w:t>
      </w:r>
      <w:r w:rsidR="00542B70">
        <w:rPr>
          <w:rFonts w:ascii="Times New Roman" w:hAnsi="Times New Roman" w:cs="Times New Roman"/>
          <w:lang w:val="ru-RU"/>
        </w:rPr>
        <w:t>животных</w:t>
      </w:r>
      <w:r w:rsidR="00542B70" w:rsidRPr="00D12E93">
        <w:rPr>
          <w:rFonts w:ascii="Times New Roman" w:hAnsi="Times New Roman" w:cs="Times New Roman"/>
          <w:lang w:val="ru-RU"/>
        </w:rPr>
        <w:t xml:space="preserve"> </w:t>
      </w:r>
      <w:r w:rsidR="00542B70">
        <w:rPr>
          <w:rFonts w:ascii="Times New Roman" w:hAnsi="Times New Roman" w:cs="Times New Roman"/>
        </w:rPr>
        <w:t>were</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euthanized</w:t>
      </w:r>
      <w:r w:rsidR="00614B17"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14B17" w:rsidRPr="00D12E93">
        <w:rPr>
          <w:rFonts w:ascii="Times New Roman" w:hAnsi="Times New Roman" w:cs="Times New Roman"/>
          <w:lang w:val="ru-RU"/>
        </w:rPr>
        <w:t xml:space="preserve">1 </w:t>
      </w:r>
      <w:r w:rsidR="00614B17" w:rsidRPr="00D92967">
        <w:rPr>
          <w:rFonts w:ascii="Times New Roman" w:hAnsi="Times New Roman" w:cs="Times New Roman"/>
        </w:rPr>
        <w:t>month</w:t>
      </w:r>
      <w:r w:rsidR="00614B17" w:rsidRPr="00D12E93">
        <w:rPr>
          <w:rFonts w:ascii="Times New Roman" w:hAnsi="Times New Roman" w:cs="Times New Roman"/>
          <w:lang w:val="ru-RU"/>
        </w:rPr>
        <w:t xml:space="preserve"> </w:t>
      </w:r>
      <w:r w:rsidR="00614B17" w:rsidRPr="00D92967">
        <w:rPr>
          <w:rFonts w:ascii="Times New Roman" w:hAnsi="Times New Roman" w:cs="Times New Roman"/>
        </w:rPr>
        <w:t>p</w:t>
      </w:r>
      <w:r w:rsidR="00614B17" w:rsidRPr="00D12E93">
        <w:rPr>
          <w:rFonts w:ascii="Times New Roman" w:hAnsi="Times New Roman" w:cs="Times New Roman"/>
          <w:lang w:val="ru-RU"/>
        </w:rPr>
        <w:t>.</w:t>
      </w:r>
      <w:proofErr w:type="spellStart"/>
      <w:r w:rsidR="00614B17" w:rsidRPr="00D92967">
        <w:rPr>
          <w:rFonts w:ascii="Times New Roman" w:hAnsi="Times New Roman" w:cs="Times New Roman"/>
        </w:rPr>
        <w:t>i</w:t>
      </w:r>
      <w:proofErr w:type="spellEnd"/>
      <w:r w:rsidR="00C228FB" w:rsidRPr="00D12E93">
        <w:rPr>
          <w:rFonts w:ascii="Times New Roman" w:hAnsi="Times New Roman" w:cs="Times New Roman"/>
          <w:lang w:val="ru-RU"/>
        </w:rPr>
        <w:t xml:space="preserve">., </w:t>
      </w:r>
      <w:r w:rsidR="006F68B9">
        <w:rPr>
          <w:rFonts w:ascii="Times New Roman" w:hAnsi="Times New Roman" w:cs="Times New Roman"/>
        </w:rPr>
        <w:t>another</w:t>
      </w:r>
      <w:r w:rsidR="006F68B9" w:rsidRPr="00D12E93">
        <w:rPr>
          <w:rFonts w:ascii="Times New Roman" w:hAnsi="Times New Roman" w:cs="Times New Roman"/>
          <w:lang w:val="ru-RU"/>
        </w:rPr>
        <w:t xml:space="preserve"> </w:t>
      </w:r>
      <w:r w:rsidR="00944D15" w:rsidRPr="00D12E93">
        <w:rPr>
          <w:rFonts w:ascii="Times New Roman" w:hAnsi="Times New Roman" w:cs="Times New Roman"/>
          <w:lang w:val="ru-RU"/>
        </w:rPr>
        <w:t>5</w:t>
      </w:r>
      <w:r w:rsidR="006F68B9" w:rsidRPr="00D12E93">
        <w:rPr>
          <w:rFonts w:ascii="Times New Roman" w:hAnsi="Times New Roman" w:cs="Times New Roman"/>
          <w:lang w:val="ru-RU"/>
        </w:rPr>
        <w:t xml:space="preserve"> </w:t>
      </w:r>
      <w:r w:rsidR="006F68B9">
        <w:rPr>
          <w:rFonts w:ascii="Times New Roman" w:hAnsi="Times New Roman" w:cs="Times New Roman"/>
          <w:lang w:val="ru-RU"/>
        </w:rPr>
        <w:t>животных</w:t>
      </w:r>
      <w:r w:rsidR="006F68B9" w:rsidRPr="00D12E93">
        <w:rPr>
          <w:rFonts w:ascii="Times New Roman" w:hAnsi="Times New Roman" w:cs="Times New Roman"/>
          <w:lang w:val="ru-RU"/>
        </w:rPr>
        <w:t xml:space="preserve"> </w:t>
      </w:r>
      <w:r w:rsidR="006F68B9">
        <w:rPr>
          <w:rFonts w:ascii="Times New Roman" w:hAnsi="Times New Roman" w:cs="Times New Roman"/>
        </w:rPr>
        <w:t>were</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euthanized</w:t>
      </w:r>
      <w:r w:rsidR="006F68B9" w:rsidRPr="00D12E93">
        <w:rPr>
          <w:rFonts w:ascii="Times New Roman" w:hAnsi="Times New Roman" w:cs="Times New Roman"/>
          <w:lang w:val="ru-RU"/>
        </w:rPr>
        <w:t xml:space="preserve"> </w:t>
      </w:r>
      <w:r w:rsidR="00C77BF7">
        <w:rPr>
          <w:rFonts w:ascii="Times New Roman" w:hAnsi="Times New Roman" w:cs="Times New Roman"/>
        </w:rPr>
        <w:t>at</w:t>
      </w:r>
      <w:r w:rsidR="00C77BF7" w:rsidRPr="00D12E93">
        <w:rPr>
          <w:rFonts w:ascii="Times New Roman" w:hAnsi="Times New Roman" w:cs="Times New Roman"/>
          <w:lang w:val="ru-RU"/>
        </w:rPr>
        <w:t xml:space="preserve"> </w:t>
      </w:r>
      <w:r w:rsidR="006F68B9" w:rsidRPr="00D12E93">
        <w:rPr>
          <w:rFonts w:ascii="Times New Roman" w:hAnsi="Times New Roman" w:cs="Times New Roman"/>
          <w:lang w:val="ru-RU"/>
        </w:rPr>
        <w:t xml:space="preserve">3 </w:t>
      </w:r>
      <w:r w:rsidR="006F68B9" w:rsidRPr="00D92967">
        <w:rPr>
          <w:rFonts w:ascii="Times New Roman" w:hAnsi="Times New Roman" w:cs="Times New Roman"/>
        </w:rPr>
        <w:t>month</w:t>
      </w:r>
      <w:r w:rsidR="006F68B9" w:rsidRPr="00D12E93">
        <w:rPr>
          <w:rFonts w:ascii="Times New Roman" w:hAnsi="Times New Roman" w:cs="Times New Roman"/>
          <w:lang w:val="ru-RU"/>
        </w:rPr>
        <w:t xml:space="preserve"> </w:t>
      </w:r>
      <w:r w:rsidR="006F68B9" w:rsidRPr="00D92967">
        <w:rPr>
          <w:rFonts w:ascii="Times New Roman" w:hAnsi="Times New Roman" w:cs="Times New Roman"/>
        </w:rPr>
        <w:t>p</w:t>
      </w:r>
      <w:r w:rsidR="006F68B9" w:rsidRPr="00D12E93">
        <w:rPr>
          <w:rFonts w:ascii="Times New Roman" w:hAnsi="Times New Roman" w:cs="Times New Roman"/>
          <w:lang w:val="ru-RU"/>
        </w:rPr>
        <w:t>.</w:t>
      </w:r>
      <w:proofErr w:type="spellStart"/>
      <w:r w:rsidR="006F68B9" w:rsidRPr="00D92967">
        <w:rPr>
          <w:rFonts w:ascii="Times New Roman" w:hAnsi="Times New Roman" w:cs="Times New Roman"/>
        </w:rPr>
        <w:t>i</w:t>
      </w:r>
      <w:proofErr w:type="spellEnd"/>
      <w:r w:rsidR="006F68B9" w:rsidRPr="00D12E93">
        <w:rPr>
          <w:rStyle w:val="Emphasis"/>
          <w:rFonts w:ascii="Times New Roman" w:hAnsi="Times New Roman" w:cs="Times New Roman"/>
          <w:i w:val="0"/>
          <w:iCs w:val="0"/>
          <w:color w:val="000000"/>
          <w:lang w:val="ru-RU"/>
        </w:rPr>
        <w:t>.</w:t>
      </w:r>
      <w:r w:rsidR="00C228FB" w:rsidRPr="00D12E93">
        <w:rPr>
          <w:rStyle w:val="Emphasis"/>
          <w:rFonts w:ascii="Times New Roman" w:hAnsi="Times New Roman" w:cs="Times New Roman"/>
          <w:i w:val="0"/>
          <w:iCs w:val="0"/>
          <w:color w:val="000000"/>
          <w:lang w:val="ru-RU"/>
        </w:rPr>
        <w:t xml:space="preserve"> </w:t>
      </w:r>
      <w:r w:rsidR="00C228FB">
        <w:rPr>
          <w:rStyle w:val="Emphasis"/>
          <w:rFonts w:ascii="Times New Roman" w:hAnsi="Times New Roman" w:cs="Times New Roman"/>
          <w:i w:val="0"/>
          <w:iCs w:val="0"/>
          <w:color w:val="000000"/>
        </w:rPr>
        <w:t>and</w:t>
      </w:r>
      <w:r w:rsidR="006F68B9" w:rsidRPr="00D12E93">
        <w:rPr>
          <w:rStyle w:val="Emphasis"/>
          <w:rFonts w:ascii="Times New Roman" w:hAnsi="Times New Roman" w:cs="Times New Roman"/>
          <w:i w:val="0"/>
          <w:iCs w:val="0"/>
          <w:color w:val="000000"/>
          <w:lang w:val="ru-RU"/>
        </w:rPr>
        <w:t xml:space="preserve"> </w:t>
      </w:r>
      <w:r w:rsidR="009F1B68" w:rsidRPr="00D12E93">
        <w:rPr>
          <w:rStyle w:val="Emphasis"/>
          <w:rFonts w:ascii="Times New Roman" w:hAnsi="Times New Roman" w:cs="Times New Roman"/>
          <w:i w:val="0"/>
          <w:iCs w:val="0"/>
          <w:color w:val="000000"/>
          <w:lang w:val="ru-RU"/>
        </w:rPr>
        <w:t xml:space="preserve">5 </w:t>
      </w:r>
      <w:r w:rsidR="009F1B68">
        <w:rPr>
          <w:rStyle w:val="Emphasis"/>
          <w:rFonts w:ascii="Times New Roman" w:hAnsi="Times New Roman" w:cs="Times New Roman"/>
          <w:i w:val="0"/>
          <w:iCs w:val="0"/>
          <w:color w:val="000000"/>
        </w:rPr>
        <w:t>animals</w:t>
      </w:r>
      <w:r w:rsidR="009F1B68" w:rsidRPr="00D12E93">
        <w:rPr>
          <w:rStyle w:val="Emphasis"/>
          <w:rFonts w:ascii="Times New Roman" w:hAnsi="Times New Roman" w:cs="Times New Roman"/>
          <w:i w:val="0"/>
          <w:iCs w:val="0"/>
          <w:color w:val="000000"/>
          <w:lang w:val="ru-RU"/>
        </w:rPr>
        <w:t xml:space="preserve"> </w:t>
      </w:r>
      <w:r w:rsidR="009F1B68">
        <w:rPr>
          <w:rStyle w:val="Emphasis"/>
          <w:rFonts w:ascii="Times New Roman" w:hAnsi="Times New Roman" w:cs="Times New Roman"/>
          <w:i w:val="0"/>
          <w:iCs w:val="0"/>
          <w:color w:val="000000"/>
        </w:rPr>
        <w:t>were</w:t>
      </w:r>
      <w:r w:rsidR="00E70A5E"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kept</w:t>
      </w:r>
      <w:r w:rsidR="00C77BF7" w:rsidRPr="00D12E93">
        <w:rPr>
          <w:rStyle w:val="Emphasis"/>
          <w:rFonts w:ascii="Times New Roman" w:hAnsi="Times New Roman" w:cs="Times New Roman"/>
          <w:i w:val="0"/>
          <w:iCs w:val="0"/>
          <w:color w:val="000000"/>
          <w:lang w:val="ru-RU"/>
        </w:rPr>
        <w:t xml:space="preserve"> </w:t>
      </w:r>
      <w:r w:rsidR="00E70A5E" w:rsidRPr="00D92967">
        <w:rPr>
          <w:rStyle w:val="Emphasis"/>
          <w:rFonts w:ascii="Times New Roman" w:hAnsi="Times New Roman" w:cs="Times New Roman"/>
          <w:i w:val="0"/>
          <w:iCs w:val="0"/>
          <w:color w:val="000000"/>
        </w:rPr>
        <w:t>uninfected</w:t>
      </w:r>
      <w:r w:rsidR="00E70A5E"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and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used</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as</w:t>
      </w:r>
      <w:r w:rsidR="00AF2333" w:rsidRPr="00D12E93">
        <w:rPr>
          <w:rStyle w:val="Emphasis"/>
          <w:rFonts w:ascii="Times New Roman" w:hAnsi="Times New Roman" w:cs="Times New Roman"/>
          <w:i w:val="0"/>
          <w:iCs w:val="0"/>
          <w:color w:val="000000"/>
          <w:lang w:val="ru-RU"/>
        </w:rPr>
        <w:t xml:space="preserve"> </w:t>
      </w:r>
      <w:r w:rsidR="00C77BF7">
        <w:rPr>
          <w:rStyle w:val="Emphasis"/>
          <w:rFonts w:ascii="Times New Roman" w:hAnsi="Times New Roman" w:cs="Times New Roman"/>
          <w:i w:val="0"/>
          <w:iCs w:val="0"/>
          <w:color w:val="000000"/>
        </w:rPr>
        <w:t>a</w:t>
      </w:r>
      <w:r w:rsidR="00C77BF7"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control</w:t>
      </w:r>
      <w:r w:rsidR="00AF2333" w:rsidRPr="00D12E93">
        <w:rPr>
          <w:rStyle w:val="Emphasis"/>
          <w:rFonts w:ascii="Times New Roman" w:hAnsi="Times New Roman" w:cs="Times New Roman"/>
          <w:i w:val="0"/>
          <w:iCs w:val="0"/>
          <w:color w:val="000000"/>
          <w:lang w:val="ru-RU"/>
        </w:rPr>
        <w:t xml:space="preserve"> </w:t>
      </w:r>
      <w:r w:rsidR="00AF2333">
        <w:rPr>
          <w:rStyle w:val="Emphasis"/>
          <w:rFonts w:ascii="Times New Roman" w:hAnsi="Times New Roman" w:cs="Times New Roman"/>
          <w:i w:val="0"/>
          <w:iCs w:val="0"/>
          <w:color w:val="000000"/>
        </w:rPr>
        <w:t>group</w:t>
      </w:r>
      <w:r w:rsidR="00E70A5E" w:rsidRPr="00D12E93">
        <w:rPr>
          <w:rStyle w:val="Emphasis"/>
          <w:rFonts w:ascii="Times New Roman" w:hAnsi="Times New Roman" w:cs="Times New Roman"/>
          <w:i w:val="0"/>
          <w:iCs w:val="0"/>
          <w:color w:val="000000"/>
          <w:lang w:val="ru-RU"/>
        </w:rPr>
        <w:t>.</w:t>
      </w:r>
    </w:p>
    <w:p w14:paraId="78A6C94D" w14:textId="5E045344" w:rsidR="00E24C65" w:rsidRPr="00D12E93" w:rsidRDefault="00E24C65">
      <w:pPr>
        <w:rPr>
          <w:rFonts w:ascii="Times New Roman" w:hAnsi="Times New Roman" w:cs="Times New Roman"/>
          <w:i/>
          <w:iCs/>
          <w:color w:val="000000"/>
          <w:lang w:val="ru-RU"/>
        </w:rPr>
      </w:pPr>
    </w:p>
    <w:p w14:paraId="38E9673C" w14:textId="5ADB7353" w:rsidR="001F194C" w:rsidRPr="00D92967" w:rsidRDefault="000F42BE" w:rsidP="00EA61AB">
      <w:pPr>
        <w:spacing w:after="0" w:line="276" w:lineRule="auto"/>
        <w:jc w:val="center"/>
        <w:rPr>
          <w:rFonts w:ascii="Times New Roman" w:hAnsi="Times New Roman" w:cs="Times New Roman"/>
          <w:lang w:val="ru-RU"/>
        </w:rPr>
      </w:pPr>
      <w:r w:rsidRPr="00D12E93">
        <w:rPr>
          <w:rFonts w:ascii="Times New Roman" w:hAnsi="Times New Roman" w:cs="Times New Roman"/>
          <w:noProof/>
          <w:lang w:val="ru-RU" w:eastAsia="ru-RU"/>
        </w:rPr>
        <w:t xml:space="preserve"> </w:t>
      </w:r>
      <w:r w:rsidR="0096142B">
        <w:rPr>
          <w:rFonts w:ascii="Times New Roman" w:hAnsi="Times New Roman" w:cs="Times New Roman"/>
          <w:noProof/>
          <w:lang w:val="ru-RU" w:eastAsia="ru-RU"/>
        </w:rPr>
        <w:drawing>
          <wp:inline distT="0" distB="0" distL="0" distR="0" wp14:anchorId="6F629C54" wp14:editId="39AAF2CE">
            <wp:extent cx="5851616" cy="4309930"/>
            <wp:effectExtent l="0" t="0" r="0" b="0"/>
            <wp:docPr id="14415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796" r="3216"/>
                    <a:stretch>
                      <a:fillRect/>
                    </a:stretch>
                  </pic:blipFill>
                  <pic:spPr bwMode="auto">
                    <a:xfrm>
                      <a:off x="0" y="0"/>
                      <a:ext cx="5905875" cy="4349894"/>
                    </a:xfrm>
                    <a:prstGeom prst="rect">
                      <a:avLst/>
                    </a:prstGeom>
                    <a:noFill/>
                    <a:ln>
                      <a:noFill/>
                    </a:ln>
                    <a:extLst>
                      <a:ext uri="{53640926-AAD7-44D8-BBD7-CCE9431645EC}">
                        <a14:shadowObscured xmlns:a14="http://schemas.microsoft.com/office/drawing/2010/main"/>
                      </a:ext>
                    </a:extLst>
                  </pic:spPr>
                </pic:pic>
              </a:graphicData>
            </a:graphic>
          </wp:inline>
        </w:drawing>
      </w:r>
    </w:p>
    <w:p w14:paraId="6D2A3299" w14:textId="0588308C" w:rsidR="001F194C" w:rsidRDefault="001F194C" w:rsidP="00EA61AB">
      <w:pPr>
        <w:spacing w:after="0" w:line="276" w:lineRule="auto"/>
        <w:jc w:val="both"/>
        <w:rPr>
          <w:rStyle w:val="Emphasis"/>
          <w:rFonts w:ascii="Times New Roman" w:hAnsi="Times New Roman" w:cs="Times New Roman"/>
          <w:color w:val="000000"/>
          <w:lang w:val="ru-RU" w:eastAsia="zh-CN"/>
        </w:rPr>
      </w:pPr>
      <w:r w:rsidRPr="00D92967">
        <w:rPr>
          <w:rFonts w:ascii="Times New Roman" w:hAnsi="Times New Roman" w:cs="Times New Roman"/>
          <w:lang w:val="ru-RU"/>
        </w:rPr>
        <w:t xml:space="preserve">Рисунок </w:t>
      </w:r>
      <w:r w:rsidRPr="003503AA">
        <w:rPr>
          <w:rFonts w:ascii="Times New Roman" w:hAnsi="Times New Roman" w:cs="Times New Roman"/>
          <w:lang w:val="ru-RU"/>
        </w:rPr>
        <w:t>1</w:t>
      </w:r>
      <w:r w:rsidRPr="00D92967">
        <w:rPr>
          <w:rFonts w:ascii="Times New Roman" w:hAnsi="Times New Roman" w:cs="Times New Roman"/>
          <w:lang w:val="ru-RU"/>
        </w:rPr>
        <w:t xml:space="preserve">. Схема эксперимента. Экспериментальные животные (сирийские хомячки </w:t>
      </w:r>
      <w:r w:rsidRPr="00D92967">
        <w:rPr>
          <w:rStyle w:val="Emphasis"/>
          <w:rFonts w:ascii="Times New Roman" w:hAnsi="Times New Roman" w:cs="Times New Roman"/>
          <w:color w:val="000000"/>
        </w:rPr>
        <w:t>M</w:t>
      </w:r>
      <w:r w:rsidRPr="00D92967">
        <w:rPr>
          <w:rStyle w:val="Emphasis"/>
          <w:rFonts w:ascii="Times New Roman" w:hAnsi="Times New Roman" w:cs="Times New Roman"/>
          <w:color w:val="000000"/>
          <w:lang w:val="ru-RU"/>
        </w:rPr>
        <w:t>. а</w:t>
      </w:r>
      <w:proofErr w:type="spellStart"/>
      <w:r w:rsidRPr="00D92967">
        <w:rPr>
          <w:rStyle w:val="Emphasis"/>
          <w:rFonts w:ascii="Times New Roman" w:hAnsi="Times New Roman" w:cs="Times New Roman"/>
          <w:color w:val="000000"/>
        </w:rPr>
        <w:t>uratus</w:t>
      </w:r>
      <w:proofErr w:type="spellEnd"/>
      <w:r w:rsidRPr="00D92967">
        <w:rPr>
          <w:rStyle w:val="Emphasis"/>
          <w:rFonts w:ascii="Times New Roman" w:hAnsi="Times New Roman" w:cs="Times New Roman"/>
          <w:color w:val="000000"/>
          <w:lang w:val="ru-RU"/>
        </w:rPr>
        <w:t>,</w:t>
      </w:r>
      <w:r w:rsidRPr="00D92967">
        <w:rPr>
          <w:rFonts w:ascii="Times New Roman" w:hAnsi="Times New Roman" w:cs="Times New Roman"/>
          <w:color w:val="000000"/>
          <w:lang w:val="ru-RU"/>
        </w:rPr>
        <w:t xml:space="preserve"> мыши линий </w:t>
      </w:r>
      <w:r w:rsidRPr="00D92967">
        <w:rPr>
          <w:rFonts w:ascii="Times New Roman" w:hAnsi="Times New Roman" w:cs="Times New Roman"/>
          <w:color w:val="000000"/>
        </w:rPr>
        <w:t>BALB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xml:space="preserve"> и</w:t>
      </w:r>
      <w:r w:rsidRPr="00D92967">
        <w:rPr>
          <w:rStyle w:val="Emphasis"/>
          <w:rFonts w:ascii="Times New Roman" w:hAnsi="Times New Roman" w:cs="Times New Roman"/>
          <w:color w:val="000000"/>
          <w:lang w:val="ru-RU"/>
        </w:rPr>
        <w:t xml:space="preserve">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крысы линии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были заражены 100 метацеркариями</w:t>
      </w:r>
      <w:r w:rsidR="003503AA" w:rsidRPr="003503AA">
        <w:rPr>
          <w:rFonts w:ascii="Times New Roman" w:hAnsi="Times New Roman" w:cs="Times New Roman"/>
          <w:lang w:val="ru-RU"/>
        </w:rPr>
        <w:t xml:space="preserve"> </w:t>
      </w:r>
      <w:r w:rsidR="003503AA">
        <w:rPr>
          <w:rFonts w:ascii="Times New Roman" w:hAnsi="Times New Roman" w:cs="Times New Roman"/>
        </w:rPr>
        <w:t>O</w:t>
      </w:r>
      <w:r w:rsidR="003503AA" w:rsidRPr="003503AA">
        <w:rPr>
          <w:rFonts w:ascii="Times New Roman" w:hAnsi="Times New Roman" w:cs="Times New Roman"/>
          <w:lang w:val="ru-RU"/>
        </w:rPr>
        <w:t xml:space="preserve">. </w:t>
      </w:r>
      <w:r w:rsidR="003503AA">
        <w:rPr>
          <w:rFonts w:ascii="Times New Roman" w:hAnsi="Times New Roman" w:cs="Times New Roman"/>
        </w:rPr>
        <w:t>felineus</w:t>
      </w:r>
      <w:r w:rsidR="003503AA" w:rsidRPr="003503AA">
        <w:rPr>
          <w:rFonts w:ascii="Times New Roman" w:hAnsi="Times New Roman" w:cs="Times New Roman"/>
          <w:lang w:val="ru-RU"/>
        </w:rPr>
        <w:t>.</w:t>
      </w:r>
      <w:r w:rsidRPr="00D92967">
        <w:rPr>
          <w:rFonts w:ascii="Times New Roman" w:hAnsi="Times New Roman" w:cs="Times New Roman"/>
          <w:lang w:val="ru-RU"/>
        </w:rPr>
        <w:t xml:space="preserve"> </w:t>
      </w:r>
      <w:r w:rsidR="003503AA">
        <w:rPr>
          <w:rFonts w:ascii="Times New Roman" w:hAnsi="Times New Roman" w:cs="Times New Roman"/>
          <w:lang w:val="ru-RU"/>
        </w:rPr>
        <w:t>Через</w:t>
      </w:r>
      <w:r w:rsidRPr="00D92967">
        <w:rPr>
          <w:rFonts w:ascii="Times New Roman" w:hAnsi="Times New Roman" w:cs="Times New Roman"/>
          <w:lang w:val="ru-RU"/>
        </w:rPr>
        <w:t xml:space="preserve"> 1 и 3 месяц инвазии собирали </w:t>
      </w:r>
      <w:proofErr w:type="spellStart"/>
      <w:r w:rsidR="003503AA">
        <w:rPr>
          <w:rFonts w:ascii="Times New Roman" w:hAnsi="Times New Roman" w:cs="Times New Roman"/>
        </w:rPr>
        <w:t>feaces</w:t>
      </w:r>
      <w:proofErr w:type="spellEnd"/>
      <w:r w:rsidRPr="00D92967">
        <w:rPr>
          <w:rFonts w:ascii="Times New Roman" w:hAnsi="Times New Roman" w:cs="Times New Roman"/>
          <w:lang w:val="ru-RU"/>
        </w:rPr>
        <w:t xml:space="preserve"> для подсчёта яиц </w:t>
      </w:r>
      <w:r w:rsidRPr="00D92967">
        <w:rPr>
          <w:rFonts w:ascii="Times New Roman" w:hAnsi="Times New Roman" w:cs="Times New Roman"/>
          <w:i/>
          <w:iCs/>
          <w:lang w:val="ru-RU"/>
        </w:rPr>
        <w:t>О. felineus</w:t>
      </w:r>
      <w:r w:rsidRPr="00D92967">
        <w:rPr>
          <w:rFonts w:ascii="Times New Roman" w:hAnsi="Times New Roman" w:cs="Times New Roman"/>
          <w:lang w:val="ru-RU"/>
        </w:rPr>
        <w:t xml:space="preserve">, печень для гистологического анализа и подсчёта гельминтов в желчных протоках, а также кровь для анализа </w:t>
      </w:r>
      <w:r w:rsidR="003503AA">
        <w:rPr>
          <w:rFonts w:ascii="Times New Roman" w:hAnsi="Times New Roman" w:cs="Times New Roman"/>
          <w:lang w:val="ru-RU"/>
        </w:rPr>
        <w:t xml:space="preserve">на </w:t>
      </w:r>
      <w:r w:rsidRPr="00D92967">
        <w:rPr>
          <w:rFonts w:ascii="Times New Roman" w:hAnsi="Times New Roman" w:cs="Times New Roman"/>
          <w:color w:val="000000"/>
          <w:lang w:val="ru-RU"/>
        </w:rPr>
        <w:t>АЛТ</w:t>
      </w:r>
      <w:r w:rsidR="003503AA">
        <w:rPr>
          <w:rFonts w:ascii="Times New Roman" w:hAnsi="Times New Roman" w:cs="Times New Roman"/>
          <w:color w:val="000000"/>
          <w:lang w:val="ru-RU"/>
        </w:rPr>
        <w:t xml:space="preserve"> и</w:t>
      </w:r>
      <w:r w:rsidRPr="00D92967">
        <w:rPr>
          <w:rFonts w:ascii="Times New Roman" w:hAnsi="Times New Roman" w:cs="Times New Roman"/>
          <w:color w:val="000000"/>
          <w:lang w:val="ru-RU"/>
        </w:rPr>
        <w:t xml:space="preserve"> АСТ</w:t>
      </w:r>
      <w:r w:rsidR="003539B5">
        <w:rPr>
          <w:rFonts w:ascii="Times New Roman" w:hAnsi="Times New Roman" w:cs="Times New Roman"/>
          <w:color w:val="000000"/>
          <w:lang w:val="ru-RU"/>
        </w:rPr>
        <w:t>.</w:t>
      </w:r>
    </w:p>
    <w:p w14:paraId="220A5430" w14:textId="77777777" w:rsidR="004F1E57" w:rsidRDefault="004F1E57" w:rsidP="00EA61AB">
      <w:pPr>
        <w:spacing w:after="0" w:line="276" w:lineRule="auto"/>
        <w:jc w:val="both"/>
        <w:rPr>
          <w:rStyle w:val="Emphasis"/>
          <w:rFonts w:ascii="Times New Roman" w:hAnsi="Times New Roman" w:cs="Times New Roman"/>
          <w:color w:val="000000"/>
          <w:lang w:val="ru-RU" w:eastAsia="zh-CN"/>
        </w:rPr>
      </w:pPr>
    </w:p>
    <w:p w14:paraId="59558174" w14:textId="06DD0E64" w:rsidR="00381CCE" w:rsidRPr="00D92967" w:rsidRDefault="00CD0A8F" w:rsidP="00EA61AB">
      <w:pPr>
        <w:spacing w:after="0" w:line="276" w:lineRule="auto"/>
        <w:ind w:firstLine="566"/>
        <w:jc w:val="both"/>
        <w:rPr>
          <w:rFonts w:ascii="Times New Roman" w:hAnsi="Times New Roman" w:cs="Times New Roman"/>
          <w:color w:val="000000"/>
          <w:shd w:val="clear" w:color="auto" w:fill="FFFFFF"/>
          <w:lang w:val="ru-RU"/>
        </w:rPr>
      </w:pPr>
      <w:r w:rsidRPr="00D92967">
        <w:rPr>
          <w:rFonts w:ascii="Times New Roman" w:hAnsi="Times New Roman" w:cs="Times New Roman"/>
          <w:color w:val="000000"/>
          <w:lang w:val="ru-RU"/>
        </w:rPr>
        <w:lastRenderedPageBreak/>
        <w:t xml:space="preserve">Крысы и мыши </w:t>
      </w:r>
      <w:r w:rsidR="00C77BF7">
        <w:rPr>
          <w:rFonts w:ascii="Times New Roman" w:hAnsi="Times New Roman" w:cs="Times New Roman"/>
          <w:color w:val="000000"/>
          <w:lang w:val="ru-RU"/>
        </w:rPr>
        <w:t xml:space="preserve">и хомяки </w:t>
      </w:r>
      <w:r w:rsidRPr="00D92967">
        <w:rPr>
          <w:rFonts w:ascii="Times New Roman" w:hAnsi="Times New Roman" w:cs="Times New Roman"/>
          <w:color w:val="000000"/>
          <w:lang w:val="ru-RU"/>
        </w:rPr>
        <w:t>были по</w:t>
      </w:r>
      <w:r w:rsidR="00C77BF7">
        <w:rPr>
          <w:rFonts w:ascii="Times New Roman" w:hAnsi="Times New Roman" w:cs="Times New Roman"/>
          <w:color w:val="000000"/>
          <w:lang w:val="ru-RU"/>
        </w:rPr>
        <w:t>л</w:t>
      </w:r>
      <w:r w:rsidRPr="00D92967">
        <w:rPr>
          <w:rFonts w:ascii="Times New Roman" w:hAnsi="Times New Roman" w:cs="Times New Roman"/>
          <w:color w:val="000000"/>
          <w:lang w:val="ru-RU"/>
        </w:rPr>
        <w:t>учены из конвенционального вивария</w:t>
      </w:r>
      <w:r w:rsidR="00300840" w:rsidRPr="00D92967">
        <w:rPr>
          <w:rFonts w:ascii="Times New Roman" w:hAnsi="Times New Roman" w:cs="Times New Roman"/>
          <w:color w:val="000000"/>
          <w:lang w:val="ru-RU"/>
        </w:rPr>
        <w:t xml:space="preserve"> Института цитологии и генетики СО РАН</w:t>
      </w:r>
      <w:r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Каждое животное содержал</w:t>
      </w:r>
      <w:r w:rsidR="00C77BF7">
        <w:rPr>
          <w:rFonts w:ascii="Times New Roman" w:hAnsi="Times New Roman" w:cs="Times New Roman"/>
          <w:color w:val="000000"/>
          <w:lang w:val="ru-RU"/>
        </w:rPr>
        <w:t>и</w:t>
      </w:r>
      <w:r w:rsidR="001F194C" w:rsidRPr="00D92967">
        <w:rPr>
          <w:rFonts w:ascii="Times New Roman" w:hAnsi="Times New Roman" w:cs="Times New Roman"/>
          <w:color w:val="000000"/>
          <w:lang w:val="ru-RU"/>
        </w:rPr>
        <w:t xml:space="preserve"> в индивидуальной клетке. Заражение</w:t>
      </w:r>
      <w:r w:rsidR="000A6E3E" w:rsidRPr="00D92967">
        <w:rPr>
          <w:rFonts w:ascii="Times New Roman" w:hAnsi="Times New Roman" w:cs="Times New Roman"/>
          <w:color w:val="000000"/>
          <w:lang w:val="ru-RU"/>
        </w:rPr>
        <w:t xml:space="preserve"> </w:t>
      </w:r>
      <w:r w:rsidR="001F194C" w:rsidRPr="00D92967">
        <w:rPr>
          <w:rFonts w:ascii="Times New Roman" w:hAnsi="Times New Roman" w:cs="Times New Roman"/>
          <w:color w:val="000000"/>
          <w:lang w:val="ru-RU"/>
        </w:rPr>
        <w:t xml:space="preserve">проводили последовательно: сначала работали с мышами, затем с хомячками, и последними заражали крыс, после </w:t>
      </w:r>
      <w:r w:rsidR="000806BC" w:rsidRPr="00D92967">
        <w:rPr>
          <w:rFonts w:ascii="Times New Roman" w:hAnsi="Times New Roman" w:cs="Times New Roman"/>
          <w:color w:val="000000"/>
          <w:lang w:val="ru-RU"/>
        </w:rPr>
        <w:t xml:space="preserve">двухнедельного </w:t>
      </w:r>
      <w:r w:rsidR="001F194C" w:rsidRPr="00D92967">
        <w:rPr>
          <w:rFonts w:ascii="Times New Roman" w:hAnsi="Times New Roman" w:cs="Times New Roman"/>
          <w:color w:val="000000"/>
          <w:lang w:val="ru-RU"/>
        </w:rPr>
        <w:t xml:space="preserve">карантина. </w:t>
      </w:r>
      <w:r w:rsidR="00381CCE" w:rsidRPr="00D92967">
        <w:rPr>
          <w:rFonts w:ascii="Times New Roman" w:hAnsi="Times New Roman" w:cs="Times New Roman"/>
          <w:color w:val="000000"/>
          <w:shd w:val="clear" w:color="auto" w:fill="FFFFFF"/>
          <w:lang w:val="ru-RU"/>
        </w:rPr>
        <w:t xml:space="preserve">Эвтаназию животных проводили </w:t>
      </w:r>
      <w:r w:rsidR="00381CCE" w:rsidRPr="00D92967">
        <w:rPr>
          <w:rFonts w:ascii="Times New Roman" w:hAnsi="Times New Roman" w:cs="Times New Roman"/>
          <w:color w:val="000000"/>
          <w:shd w:val="clear" w:color="auto" w:fill="FFFFFF"/>
        </w:rPr>
        <w:t>with</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hyper</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perfusion</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of</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CO</w:t>
      </w:r>
      <w:r w:rsidR="00381CCE" w:rsidRPr="00D92967">
        <w:rPr>
          <w:rFonts w:ascii="Times New Roman" w:hAnsi="Times New Roman" w:cs="Times New Roman"/>
          <w:color w:val="000000"/>
          <w:shd w:val="clear" w:color="auto" w:fill="FFFFFF"/>
          <w:lang w:val="ru-RU"/>
        </w:rPr>
        <w:t>₂ в соответствии с принципами гуманного обращения с лабораторными животными.</w:t>
      </w:r>
      <w:r w:rsidR="0013153D"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lang w:val="ru-RU"/>
        </w:rPr>
        <w:t xml:space="preserve">Вес животного изменяли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r w:rsidR="000A6E3E" w:rsidRPr="00D92967">
        <w:rPr>
          <w:rFonts w:ascii="Times New Roman" w:hAnsi="Times New Roman" w:cs="Times New Roman"/>
          <w:color w:val="000000"/>
          <w:shd w:val="clear" w:color="auto" w:fill="FFFFFF"/>
          <w:lang w:val="ru-RU"/>
        </w:rPr>
        <w:t xml:space="preserve"> </w:t>
      </w:r>
      <w:r w:rsidR="0013153D" w:rsidRPr="00D92967">
        <w:rPr>
          <w:rFonts w:ascii="Times New Roman" w:hAnsi="Times New Roman" w:cs="Times New Roman"/>
          <w:color w:val="000000"/>
          <w:shd w:val="clear" w:color="auto" w:fill="FFFFFF"/>
          <w:lang w:val="ru-RU"/>
        </w:rPr>
        <w:t>З</w:t>
      </w:r>
      <w:r w:rsidR="00381CCE" w:rsidRPr="00D92967">
        <w:rPr>
          <w:rFonts w:ascii="Times New Roman" w:hAnsi="Times New Roman" w:cs="Times New Roman"/>
          <w:color w:val="000000"/>
          <w:shd w:val="clear" w:color="auto" w:fill="FFFFFF"/>
          <w:lang w:val="ru-RU"/>
        </w:rPr>
        <w:t>абор крови</w:t>
      </w:r>
      <w:r w:rsidR="0013153D" w:rsidRPr="00D92967">
        <w:rPr>
          <w:rFonts w:ascii="Times New Roman" w:hAnsi="Times New Roman" w:cs="Times New Roman"/>
          <w:color w:val="000000"/>
          <w:shd w:val="clear" w:color="auto" w:fill="FFFFFF"/>
          <w:lang w:val="ru-RU"/>
        </w:rPr>
        <w:t xml:space="preserve"> осуществляли </w:t>
      </w:r>
      <w:r w:rsidR="00381CCE" w:rsidRPr="00D92967">
        <w:rPr>
          <w:rFonts w:ascii="Times New Roman" w:hAnsi="Times New Roman" w:cs="Times New Roman"/>
          <w:color w:val="000000"/>
          <w:shd w:val="clear" w:color="auto" w:fill="FFFFFF"/>
          <w:lang w:val="ru-RU"/>
        </w:rPr>
        <w:t>из полости сердца</w:t>
      </w:r>
      <w:r w:rsidR="0013153D" w:rsidRPr="00D92967">
        <w:rPr>
          <w:rFonts w:ascii="Times New Roman" w:hAnsi="Times New Roman" w:cs="Times New Roman"/>
          <w:color w:val="000000"/>
          <w:shd w:val="clear" w:color="auto" w:fill="FFFFFF"/>
          <w:lang w:val="ru-RU"/>
        </w:rPr>
        <w:t xml:space="preserve"> с помощью пункции сразу после эвтаназии</w:t>
      </w:r>
      <w:r w:rsidR="00381CCE" w:rsidRPr="00D92967">
        <w:rPr>
          <w:rFonts w:ascii="Times New Roman" w:hAnsi="Times New Roman" w:cs="Times New Roman"/>
          <w:color w:val="000000"/>
          <w:shd w:val="clear" w:color="auto" w:fill="FFFFFF"/>
          <w:lang w:val="ru-RU"/>
        </w:rPr>
        <w:t xml:space="preserve">. Печень извлекали целиком, тщательно освобождали от прилежащих тканей и взвешивали на аналитических весах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LA</w:t>
      </w:r>
      <w:r w:rsidR="00381CCE" w:rsidRPr="00D92967">
        <w:rPr>
          <w:rFonts w:ascii="Times New Roman" w:hAnsi="Times New Roman" w:cs="Times New Roman"/>
          <w:color w:val="000000"/>
          <w:shd w:val="clear" w:color="auto" w:fill="FFFFFF"/>
          <w:lang w:val="ru-RU"/>
        </w:rPr>
        <w:t>1200</w:t>
      </w:r>
      <w:r w:rsidR="00381CCE" w:rsidRPr="00D92967">
        <w:rPr>
          <w:rFonts w:ascii="Times New Roman" w:hAnsi="Times New Roman" w:cs="Times New Roman"/>
          <w:color w:val="000000"/>
          <w:shd w:val="clear" w:color="auto" w:fill="FFFFFF"/>
        </w:rPr>
        <w:t>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Sartorius</w:t>
      </w:r>
      <w:r w:rsidR="00381CCE" w:rsidRPr="00D92967">
        <w:rPr>
          <w:rFonts w:ascii="Times New Roman" w:hAnsi="Times New Roman" w:cs="Times New Roman"/>
          <w:color w:val="000000"/>
          <w:shd w:val="clear" w:color="auto" w:fill="FFFFFF"/>
          <w:lang w:val="ru-RU"/>
        </w:rPr>
        <w:t xml:space="preserve"> </w:t>
      </w:r>
      <w:r w:rsidR="00381CCE" w:rsidRPr="00D92967">
        <w:rPr>
          <w:rFonts w:ascii="Times New Roman" w:hAnsi="Times New Roman" w:cs="Times New Roman"/>
          <w:color w:val="000000"/>
          <w:shd w:val="clear" w:color="auto" w:fill="FFFFFF"/>
        </w:rPr>
        <w:t>AG</w:t>
      </w:r>
      <w:r w:rsidR="00381CCE" w:rsidRPr="00D92967">
        <w:rPr>
          <w:rFonts w:ascii="Times New Roman" w:hAnsi="Times New Roman" w:cs="Times New Roman"/>
          <w:color w:val="000000"/>
          <w:shd w:val="clear" w:color="auto" w:fill="FFFFFF"/>
          <w:lang w:val="ru-RU"/>
        </w:rPr>
        <w:t>, Германия).</w:t>
      </w:r>
    </w:p>
    <w:p w14:paraId="241041F5" w14:textId="7F15A1D7" w:rsidR="001F194C" w:rsidRPr="00D92967" w:rsidRDefault="001F194C" w:rsidP="00EA61AB">
      <w:pPr>
        <w:pStyle w:val="NormalWeb"/>
        <w:spacing w:beforeAutospacing="0" w:afterAutospacing="0" w:line="276" w:lineRule="auto"/>
        <w:ind w:firstLine="566"/>
        <w:jc w:val="both"/>
        <w:rPr>
          <w:color w:val="000000"/>
          <w:lang w:val="ru-RU"/>
        </w:rPr>
      </w:pPr>
      <w:r w:rsidRPr="00D92967">
        <w:rPr>
          <w:color w:val="000000"/>
          <w:lang w:val="ru-RU"/>
        </w:rPr>
        <w:t xml:space="preserve">Эксперимент был одобрен этическим комитетом ИЦиГ СО РАН и проводился в соответствии с международными правилами ARRIVE </w:t>
      </w:r>
      <w:proofErr w:type="spellStart"/>
      <w:r w:rsidRPr="00D92967">
        <w:rPr>
          <w:color w:val="000000"/>
          <w:lang w:val="ru-RU"/>
        </w:rPr>
        <w:t>guide</w:t>
      </w:r>
      <w:proofErr w:type="spellEnd"/>
      <w:r w:rsidRPr="00D92967">
        <w:rPr>
          <w:color w:val="000000"/>
          <w:lang w:val="ru-RU"/>
        </w:rPr>
        <w:t xml:space="preserve"> - </w:t>
      </w:r>
      <w:r w:rsidRPr="00D92967">
        <w:rPr>
          <w:color w:val="000000"/>
        </w:rPr>
        <w:t>Animal</w:t>
      </w:r>
      <w:r w:rsidRPr="00D92967">
        <w:rPr>
          <w:color w:val="000000"/>
          <w:lang w:val="ru-RU"/>
        </w:rPr>
        <w:t xml:space="preserve"> </w:t>
      </w:r>
      <w:r w:rsidRPr="00D92967">
        <w:rPr>
          <w:color w:val="000000"/>
        </w:rPr>
        <w:t>Research</w:t>
      </w:r>
      <w:r w:rsidRPr="00D92967">
        <w:rPr>
          <w:color w:val="000000"/>
          <w:lang w:val="ru-RU"/>
        </w:rPr>
        <w:t xml:space="preserve">: </w:t>
      </w:r>
      <w:r w:rsidRPr="00D92967">
        <w:rPr>
          <w:color w:val="000000"/>
        </w:rPr>
        <w:t>Reporting</w:t>
      </w:r>
      <w:r w:rsidRPr="00D92967">
        <w:rPr>
          <w:color w:val="000000"/>
          <w:lang w:val="ru-RU"/>
        </w:rPr>
        <w:t xml:space="preserve"> </w:t>
      </w:r>
      <w:r w:rsidRPr="00D92967">
        <w:rPr>
          <w:color w:val="000000"/>
        </w:rPr>
        <w:t>of</w:t>
      </w:r>
      <w:r w:rsidRPr="00D92967">
        <w:rPr>
          <w:color w:val="000000"/>
          <w:lang w:val="ru-RU"/>
        </w:rPr>
        <w:t xml:space="preserve"> </w:t>
      </w:r>
      <w:r w:rsidRPr="00D92967">
        <w:rPr>
          <w:i/>
          <w:iCs/>
          <w:color w:val="000000"/>
        </w:rPr>
        <w:t>in</w:t>
      </w:r>
      <w:r w:rsidRPr="00D92967">
        <w:rPr>
          <w:i/>
          <w:iCs/>
          <w:color w:val="000000"/>
          <w:lang w:val="ru-RU"/>
        </w:rPr>
        <w:t xml:space="preserve"> </w:t>
      </w:r>
      <w:r w:rsidRPr="00D92967">
        <w:rPr>
          <w:i/>
          <w:iCs/>
          <w:color w:val="000000"/>
          <w:lang w:val="en-US"/>
        </w:rPr>
        <w:t>v</w:t>
      </w:r>
      <w:proofErr w:type="spellStart"/>
      <w:r w:rsidRPr="00D92967">
        <w:rPr>
          <w:i/>
          <w:iCs/>
          <w:color w:val="000000"/>
        </w:rPr>
        <w:t>ivo</w:t>
      </w:r>
      <w:proofErr w:type="spellEnd"/>
      <w:r w:rsidRPr="00D92967">
        <w:rPr>
          <w:color w:val="000000"/>
          <w:lang w:val="ru-RU"/>
        </w:rPr>
        <w:t xml:space="preserve"> </w:t>
      </w:r>
      <w:r w:rsidRPr="00D92967">
        <w:rPr>
          <w:color w:val="000000"/>
        </w:rPr>
        <w:t>Experiments</w:t>
      </w:r>
      <w:r w:rsidRPr="00D92967">
        <w:rPr>
          <w:color w:val="000000"/>
          <w:lang w:val="ru-RU"/>
        </w:rPr>
        <w:t xml:space="preserve"> (Выписка из протокола </w:t>
      </w:r>
      <w:r w:rsidRPr="00D92967">
        <w:rPr>
          <w:color w:val="000000"/>
        </w:rPr>
        <w:t>N</w:t>
      </w:r>
      <w:r w:rsidRPr="00D92967">
        <w:rPr>
          <w:color w:val="000000"/>
          <w:lang w:val="ru-RU"/>
        </w:rPr>
        <w:t xml:space="preserve">º221 Биоэтической комиссии ИЦиГ СО РАН от 06.03.2025 г.). Экспериментальные работы проводились с соблюдением принципов </w:t>
      </w:r>
      <w:r w:rsidRPr="00D92967">
        <w:rPr>
          <w:color w:val="000000"/>
        </w:rPr>
        <w:t>Good</w:t>
      </w:r>
      <w:r w:rsidRPr="00D92967">
        <w:rPr>
          <w:color w:val="000000"/>
          <w:lang w:val="ru-RU"/>
        </w:rPr>
        <w:t xml:space="preserve"> </w:t>
      </w:r>
      <w:r w:rsidRPr="00D92967">
        <w:rPr>
          <w:color w:val="000000"/>
        </w:rPr>
        <w:t>Laboratory</w:t>
      </w:r>
      <w:r w:rsidRPr="00D92967">
        <w:rPr>
          <w:color w:val="000000"/>
          <w:lang w:val="ru-RU"/>
        </w:rPr>
        <w:t xml:space="preserve"> </w:t>
      </w:r>
      <w:r w:rsidRPr="00D92967">
        <w:rPr>
          <w:color w:val="000000"/>
        </w:rPr>
        <w:t>Practice</w:t>
      </w:r>
      <w:r w:rsidRPr="00D92967">
        <w:rPr>
          <w:color w:val="000000"/>
          <w:lang w:val="ru-RU"/>
        </w:rPr>
        <w:t>.</w:t>
      </w:r>
    </w:p>
    <w:p w14:paraId="4C678516" w14:textId="77777777" w:rsidR="001F194C" w:rsidRPr="00D92967" w:rsidRDefault="001F194C" w:rsidP="00EA61AB">
      <w:pPr>
        <w:spacing w:after="0" w:line="276" w:lineRule="auto"/>
        <w:jc w:val="both"/>
        <w:rPr>
          <w:rFonts w:ascii="Times New Roman" w:hAnsi="Times New Roman" w:cs="Times New Roman"/>
          <w:lang w:val="ru-RU"/>
        </w:rPr>
      </w:pPr>
    </w:p>
    <w:p w14:paraId="30C19E1E" w14:textId="77777777" w:rsidR="0072660B" w:rsidRPr="00D92967" w:rsidRDefault="0072660B" w:rsidP="00EA61AB">
      <w:pPr>
        <w:pStyle w:val="NormalWeb"/>
        <w:shd w:val="clear" w:color="auto" w:fill="FFFFFF"/>
        <w:spacing w:beforeAutospacing="0" w:afterAutospacing="0" w:line="276" w:lineRule="auto"/>
        <w:ind w:firstLine="567"/>
        <w:jc w:val="both"/>
        <w:rPr>
          <w:lang w:val="ru-RU"/>
        </w:rPr>
      </w:pPr>
    </w:p>
    <w:p w14:paraId="654BDE97" w14:textId="0C3DAA12" w:rsidR="0072660B" w:rsidRPr="00D92967" w:rsidRDefault="0072660B" w:rsidP="00EA61AB">
      <w:pPr>
        <w:spacing w:after="0" w:line="276" w:lineRule="auto"/>
        <w:rPr>
          <w:rStyle w:val="anegp0gi0b9av8jahpyh"/>
          <w:rFonts w:ascii="Times New Roman" w:hAnsi="Times New Roman" w:cs="Times New Roman"/>
          <w:b/>
          <w:bCs/>
          <w:color w:val="000000"/>
          <w:lang w:val="ru-RU"/>
        </w:rPr>
      </w:pPr>
      <w:r w:rsidRPr="00D92967">
        <w:rPr>
          <w:rStyle w:val="anegp0gi0b9av8jahpyh"/>
          <w:rFonts w:ascii="Times New Roman" w:hAnsi="Times New Roman" w:cs="Times New Roman"/>
          <w:b/>
          <w:bCs/>
          <w:color w:val="000000"/>
        </w:rPr>
        <w:t>Biochemical</w:t>
      </w:r>
      <w:r w:rsidRPr="00D92967">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rPr>
        <w:t>analysis</w:t>
      </w:r>
    </w:p>
    <w:p w14:paraId="2AA73F57" w14:textId="2FE28BFF" w:rsidR="0072660B" w:rsidRPr="000F42BE" w:rsidRDefault="0072660B" w:rsidP="00B74AC9">
      <w:pPr>
        <w:spacing w:after="0" w:line="276" w:lineRule="auto"/>
        <w:jc w:val="both"/>
        <w:rPr>
          <w:rFonts w:ascii="Times New Roman" w:hAnsi="Times New Roman" w:cs="Times New Roman"/>
        </w:rPr>
      </w:pPr>
      <w:r w:rsidRPr="00D92967">
        <w:rPr>
          <w:rFonts w:ascii="Times New Roman" w:hAnsi="Times New Roman" w:cs="Times New Roman"/>
          <w:lang w:val="ru-RU"/>
        </w:rPr>
        <w:t xml:space="preserve">Биохимический анализ сыворотки крови проводили с использованием коммерчески доступных наборов: аланинаминотрансфераза (АЛТ-УФ-Ново,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 xml:space="preserve">), </w:t>
      </w:r>
      <w:proofErr w:type="spellStart"/>
      <w:r w:rsidRPr="00D92967">
        <w:rPr>
          <w:rFonts w:ascii="Times New Roman" w:hAnsi="Times New Roman" w:cs="Times New Roman"/>
          <w:lang w:val="ru-RU"/>
        </w:rPr>
        <w:t>аспартатаминотрансфераза</w:t>
      </w:r>
      <w:proofErr w:type="spellEnd"/>
      <w:r w:rsidRPr="00D92967">
        <w:rPr>
          <w:rFonts w:ascii="Times New Roman" w:hAnsi="Times New Roman" w:cs="Times New Roman"/>
          <w:lang w:val="ru-RU"/>
        </w:rPr>
        <w:t xml:space="preserve"> (АСТ-УФ-Ново, </w:t>
      </w:r>
      <w:r w:rsidR="00837B0E" w:rsidRPr="00D92967">
        <w:rPr>
          <w:rFonts w:ascii="Times New Roman" w:hAnsi="Times New Roman" w:cs="Times New Roman"/>
          <w:lang w:val="ru-RU"/>
        </w:rPr>
        <w:t>Вектор-бест, Россия</w:t>
      </w:r>
      <w:r w:rsidRPr="00D92967">
        <w:rPr>
          <w:rFonts w:ascii="Times New Roman" w:hAnsi="Times New Roman" w:cs="Times New Roman"/>
          <w:lang w:val="ru-RU"/>
        </w:rPr>
        <w:t>)</w:t>
      </w:r>
      <w:r w:rsidR="008957FE">
        <w:rPr>
          <w:rFonts w:ascii="Times New Roman" w:hAnsi="Times New Roman" w:cs="Times New Roman"/>
          <w:lang w:val="ru-RU"/>
        </w:rPr>
        <w:t xml:space="preserve"> </w:t>
      </w:r>
      <w:r w:rsidRPr="00D92967">
        <w:rPr>
          <w:rFonts w:ascii="Times New Roman" w:hAnsi="Times New Roman" w:cs="Times New Roman"/>
          <w:lang w:val="ru-RU"/>
        </w:rPr>
        <w:t>в соответствии с рекомендациями производителя</w:t>
      </w:r>
      <w:r w:rsidR="00837B0E" w:rsidRPr="00D92967">
        <w:rPr>
          <w:rFonts w:ascii="Times New Roman" w:hAnsi="Times New Roman" w:cs="Times New Roman"/>
          <w:lang w:val="ru-RU"/>
        </w:rPr>
        <w:t>. Измерение</w:t>
      </w:r>
      <w:r w:rsidR="00837B0E" w:rsidRPr="000F42BE">
        <w:rPr>
          <w:rFonts w:ascii="Times New Roman" w:hAnsi="Times New Roman" w:cs="Times New Roman"/>
        </w:rPr>
        <w:t xml:space="preserve"> </w:t>
      </w:r>
      <w:r w:rsidR="00837B0E" w:rsidRPr="00D92967">
        <w:rPr>
          <w:rFonts w:ascii="Times New Roman" w:hAnsi="Times New Roman" w:cs="Times New Roman"/>
          <w:lang w:val="ru-RU"/>
        </w:rPr>
        <w:t>осуществлялось</w:t>
      </w:r>
      <w:r w:rsidRPr="000F42BE">
        <w:rPr>
          <w:rFonts w:ascii="Times New Roman" w:hAnsi="Times New Roman" w:cs="Times New Roman"/>
        </w:rPr>
        <w:t xml:space="preserve"> </w:t>
      </w:r>
      <w:r w:rsidR="00D25240" w:rsidRPr="00D92967">
        <w:rPr>
          <w:rFonts w:ascii="Times New Roman" w:hAnsi="Times New Roman" w:cs="Times New Roman"/>
          <w:lang w:val="ru-RU"/>
        </w:rPr>
        <w:t>на</w:t>
      </w:r>
      <w:r w:rsidRPr="000F42BE">
        <w:rPr>
          <w:rFonts w:ascii="Times New Roman" w:hAnsi="Times New Roman" w:cs="Times New Roman"/>
        </w:rPr>
        <w:t xml:space="preserve"> </w:t>
      </w:r>
      <w:r w:rsidRPr="00D92967">
        <w:rPr>
          <w:rFonts w:ascii="Times New Roman" w:hAnsi="Times New Roman" w:cs="Times New Roman"/>
          <w:lang w:val="ru-RU"/>
        </w:rPr>
        <w:t>спектрофотометр</w:t>
      </w:r>
      <w:r w:rsidR="00D25240" w:rsidRPr="00D92967">
        <w:rPr>
          <w:rFonts w:ascii="Times New Roman" w:hAnsi="Times New Roman" w:cs="Times New Roman"/>
          <w:lang w:val="ru-RU"/>
        </w:rPr>
        <w:t>е</w:t>
      </w:r>
      <w:r w:rsidRPr="000F42BE">
        <w:rPr>
          <w:rFonts w:ascii="Times New Roman" w:hAnsi="Times New Roman" w:cs="Times New Roman"/>
        </w:rPr>
        <w:t xml:space="preserve"> </w:t>
      </w:r>
      <w:r w:rsidRPr="00D92967">
        <w:rPr>
          <w:rFonts w:ascii="Times New Roman" w:hAnsi="Times New Roman" w:cs="Times New Roman"/>
        </w:rPr>
        <w:t>Eppendorf</w:t>
      </w:r>
      <w:r w:rsidRPr="000F42BE">
        <w:rPr>
          <w:rFonts w:ascii="Times New Roman" w:hAnsi="Times New Roman" w:cs="Times New Roman"/>
        </w:rPr>
        <w:t xml:space="preserve"> </w:t>
      </w:r>
      <w:proofErr w:type="spellStart"/>
      <w:r w:rsidRPr="00D92967">
        <w:rPr>
          <w:rFonts w:ascii="Times New Roman" w:hAnsi="Times New Roman" w:cs="Times New Roman"/>
        </w:rPr>
        <w:t>BioPhotometer</w:t>
      </w:r>
      <w:proofErr w:type="spellEnd"/>
      <w:r w:rsidRPr="000F42BE">
        <w:rPr>
          <w:rFonts w:ascii="Times New Roman" w:hAnsi="Times New Roman" w:cs="Times New Roman"/>
        </w:rPr>
        <w:t xml:space="preserve"> </w:t>
      </w:r>
      <w:r w:rsidRPr="00D92967">
        <w:rPr>
          <w:rFonts w:ascii="Times New Roman" w:hAnsi="Times New Roman" w:cs="Times New Roman"/>
        </w:rPr>
        <w:t>plus</w:t>
      </w:r>
      <w:r w:rsidR="00514723" w:rsidRPr="000F42BE">
        <w:rPr>
          <w:rFonts w:ascii="Times New Roman" w:hAnsi="Times New Roman" w:cs="Times New Roman"/>
        </w:rPr>
        <w:t xml:space="preserve"> (Eppendorf, </w:t>
      </w:r>
      <w:r w:rsidR="00514723" w:rsidRPr="00D92967">
        <w:rPr>
          <w:rFonts w:ascii="Times New Roman" w:hAnsi="Times New Roman" w:cs="Times New Roman"/>
        </w:rPr>
        <w:t>Germany</w:t>
      </w:r>
      <w:r w:rsidR="00514723" w:rsidRPr="000F42BE">
        <w:rPr>
          <w:rFonts w:ascii="Times New Roman" w:hAnsi="Times New Roman" w:cs="Times New Roman"/>
        </w:rPr>
        <w:t>)</w:t>
      </w:r>
      <w:r w:rsidRPr="000F42BE">
        <w:rPr>
          <w:rFonts w:ascii="Times New Roman" w:hAnsi="Times New Roman" w:cs="Times New Roman"/>
        </w:rPr>
        <w:t xml:space="preserve">. </w:t>
      </w:r>
    </w:p>
    <w:p w14:paraId="2B8E0B0D" w14:textId="77777777" w:rsidR="000F0EC4" w:rsidRPr="000F42BE" w:rsidRDefault="000F0EC4" w:rsidP="00EA61AB">
      <w:pPr>
        <w:pStyle w:val="NormalWeb"/>
        <w:shd w:val="clear" w:color="auto" w:fill="FFFFFF"/>
        <w:spacing w:beforeAutospacing="0" w:afterAutospacing="0" w:line="276" w:lineRule="auto"/>
        <w:ind w:firstLine="567"/>
        <w:jc w:val="both"/>
        <w:rPr>
          <w:color w:val="000000"/>
          <w:lang w:val="en-US"/>
        </w:rPr>
      </w:pPr>
    </w:p>
    <w:p w14:paraId="65D60C8E" w14:textId="25380C7B" w:rsidR="000F0EC4" w:rsidRPr="0054056A" w:rsidRDefault="0079213F" w:rsidP="00EA61AB">
      <w:pPr>
        <w:spacing w:after="0" w:line="276" w:lineRule="auto"/>
        <w:rPr>
          <w:rFonts w:ascii="Times New Roman" w:hAnsi="Times New Roman" w:cs="Times New Roman"/>
          <w:b/>
          <w:bCs/>
        </w:rPr>
      </w:pPr>
      <w:commentRangeStart w:id="2"/>
      <w:r w:rsidRPr="00D92967">
        <w:rPr>
          <w:rFonts w:ascii="Times New Roman" w:hAnsi="Times New Roman" w:cs="Times New Roman"/>
          <w:b/>
          <w:bCs/>
        </w:rPr>
        <w:t>Histological</w:t>
      </w:r>
      <w:r w:rsidRPr="0054056A">
        <w:rPr>
          <w:rFonts w:ascii="Times New Roman" w:hAnsi="Times New Roman" w:cs="Times New Roman"/>
          <w:b/>
          <w:bCs/>
        </w:rPr>
        <w:t xml:space="preserve"> </w:t>
      </w:r>
      <w:r w:rsidRPr="00D92967">
        <w:rPr>
          <w:rFonts w:ascii="Times New Roman" w:hAnsi="Times New Roman" w:cs="Times New Roman"/>
          <w:b/>
          <w:bCs/>
        </w:rPr>
        <w:t>examination</w:t>
      </w:r>
      <w:commentRangeEnd w:id="2"/>
      <w:r w:rsidR="00C77BF7">
        <w:rPr>
          <w:rStyle w:val="CommentReference"/>
        </w:rPr>
        <w:commentReference w:id="2"/>
      </w:r>
    </w:p>
    <w:p w14:paraId="78010882" w14:textId="4DF28854" w:rsidR="000F0EC4" w:rsidRDefault="006B5D93" w:rsidP="008A2BF3">
      <w:pPr>
        <w:pStyle w:val="NormalWeb"/>
        <w:shd w:val="clear" w:color="auto" w:fill="FFFFFF"/>
        <w:spacing w:beforeAutospacing="0" w:afterAutospacing="0" w:line="276" w:lineRule="auto"/>
        <w:jc w:val="both"/>
        <w:rPr>
          <w:ins w:id="3" w:author="Yaroslave Kapushchak" w:date="2026-10-02T15:19:00Z" w16du:dateUtc="2026-10-02T08:19:00Z"/>
          <w:rStyle w:val="anegp0gi0b9av8jahpyh"/>
          <w:color w:val="000000"/>
          <w:lang w:val="ru-RU"/>
        </w:rPr>
      </w:pPr>
      <w:r w:rsidRPr="00D92967">
        <w:rPr>
          <w:rFonts w:eastAsiaTheme="minorEastAsia"/>
          <w:color w:val="000000" w:themeColor="text1"/>
          <w:lang w:val="ru-RU"/>
        </w:rPr>
        <w:t>О</w:t>
      </w:r>
      <w:r w:rsidR="000F0EC4" w:rsidRPr="00D92967">
        <w:rPr>
          <w:rFonts w:eastAsiaTheme="minorEastAsia"/>
          <w:color w:val="000000" w:themeColor="text1"/>
          <w:lang w:val="ru-RU"/>
        </w:rPr>
        <w:t>бразцы</w:t>
      </w:r>
      <w:r w:rsidR="000F0EC4" w:rsidRPr="00D92967">
        <w:rPr>
          <w:rFonts w:eastAsiaTheme="minorEastAsia"/>
          <w:color w:val="000000" w:themeColor="text1"/>
          <w:lang w:val="en-US"/>
        </w:rPr>
        <w:t xml:space="preserve"> </w:t>
      </w:r>
      <w:r w:rsidR="000F0EC4" w:rsidRPr="00D92967">
        <w:rPr>
          <w:rFonts w:eastAsiaTheme="minorEastAsia"/>
          <w:color w:val="000000" w:themeColor="text1"/>
          <w:lang w:val="ru-RU"/>
        </w:rPr>
        <w:t>печени</w:t>
      </w:r>
      <w:r w:rsidR="000F0EC4" w:rsidRPr="00D92967">
        <w:rPr>
          <w:rFonts w:eastAsiaTheme="minorEastAsia"/>
          <w:color w:val="000000" w:themeColor="text1"/>
          <w:lang w:val="en-US"/>
        </w:rPr>
        <w:t xml:space="preserve"> </w:t>
      </w:r>
      <w:r w:rsidRPr="00D92967">
        <w:rPr>
          <w:rFonts w:eastAsiaTheme="minorEastAsia"/>
          <w:color w:val="000000" w:themeColor="text1"/>
          <w:lang w:val="en-US"/>
        </w:rPr>
        <w:t xml:space="preserve">were fixed </w:t>
      </w:r>
      <w:r w:rsidR="000F0EC4" w:rsidRPr="00D92967">
        <w:rPr>
          <w:color w:val="000000"/>
          <w:shd w:val="clear" w:color="auto" w:fill="FFFFFF"/>
          <w:lang w:val="en-US"/>
        </w:rPr>
        <w:t xml:space="preserve">10% </w:t>
      </w:r>
      <w:r w:rsidRPr="00D92967">
        <w:rPr>
          <w:color w:val="000000"/>
          <w:shd w:val="clear" w:color="auto" w:fill="FFFFFF"/>
          <w:lang w:val="en-US"/>
        </w:rPr>
        <w:t>formalin solution</w:t>
      </w:r>
      <w:r w:rsidR="000F0EC4" w:rsidRPr="00D92967">
        <w:rPr>
          <w:rStyle w:val="anegp0gi0b9av8jahpyh"/>
          <w:color w:val="000000"/>
          <w:lang w:val="en-US"/>
        </w:rPr>
        <w:t xml:space="preserve">. </w:t>
      </w:r>
      <w:r w:rsidR="000F0EC4" w:rsidRPr="00D92967">
        <w:rPr>
          <w:rStyle w:val="anegp0gi0b9av8jahpyh"/>
          <w:color w:val="000000"/>
          <w:lang w:val="ru-RU"/>
        </w:rPr>
        <w:t xml:space="preserve">Далее образцы были дегидратированы </w:t>
      </w:r>
      <w:r w:rsidR="00BA1991" w:rsidRPr="00D92967">
        <w:rPr>
          <w:rStyle w:val="anegp0gi0b9av8jahpyh"/>
          <w:color w:val="000000"/>
          <w:lang w:val="en-US"/>
        </w:rPr>
        <w:t>in</w:t>
      </w:r>
      <w:r w:rsidR="00BA1991" w:rsidRPr="00D92967">
        <w:rPr>
          <w:rStyle w:val="anegp0gi0b9av8jahpyh"/>
          <w:color w:val="000000"/>
          <w:lang w:val="ru-RU"/>
        </w:rPr>
        <w:t xml:space="preserve"> </w:t>
      </w:r>
      <w:r w:rsidR="00BA1991" w:rsidRPr="00D92967">
        <w:rPr>
          <w:rStyle w:val="anegp0gi0b9av8jahpyh"/>
          <w:color w:val="000000"/>
          <w:lang w:val="en-US"/>
        </w:rPr>
        <w:t>graduated</w:t>
      </w:r>
      <w:r w:rsidR="00BA1991" w:rsidRPr="00D92967">
        <w:rPr>
          <w:rStyle w:val="anegp0gi0b9av8jahpyh"/>
          <w:color w:val="000000"/>
          <w:lang w:val="ru-RU"/>
        </w:rPr>
        <w:t xml:space="preserve"> </w:t>
      </w:r>
      <w:r w:rsidR="000F0EC4" w:rsidRPr="00D92967">
        <w:rPr>
          <w:rStyle w:val="anegp0gi0b9av8jahpyh"/>
          <w:color w:val="000000"/>
          <w:lang w:val="ru-RU"/>
        </w:rPr>
        <w:t>серии этанола и в ксилоле, и</w:t>
      </w:r>
      <w:r w:rsidR="000F0EC4" w:rsidRPr="00D92967">
        <w:rPr>
          <w:color w:val="000000"/>
          <w:lang w:val="ru-RU"/>
        </w:rPr>
        <w:t xml:space="preserve"> </w:t>
      </w:r>
      <w:r w:rsidR="000F0EC4" w:rsidRPr="00D92967">
        <w:rPr>
          <w:rStyle w:val="anegp0gi0b9av8jahpyh"/>
          <w:color w:val="000000"/>
          <w:lang w:val="ru-RU"/>
        </w:rPr>
        <w:t>пропитаны</w:t>
      </w:r>
      <w:r w:rsidR="000F0EC4" w:rsidRPr="00D92967">
        <w:rPr>
          <w:color w:val="000000"/>
          <w:lang w:val="ru-RU"/>
        </w:rPr>
        <w:t xml:space="preserve"> </w:t>
      </w:r>
      <w:r w:rsidR="000F0EC4" w:rsidRPr="00D92967">
        <w:rPr>
          <w:rStyle w:val="anegp0gi0b9av8jahpyh"/>
          <w:color w:val="000000"/>
          <w:lang w:val="ru-RU"/>
        </w:rPr>
        <w:t>парафином с использованием станции для</w:t>
      </w:r>
      <w:r w:rsidR="000F0EC4" w:rsidRPr="00D92967">
        <w:rPr>
          <w:color w:val="000000"/>
          <w:lang w:val="ru-RU"/>
        </w:rPr>
        <w:t xml:space="preserve"> проводки </w:t>
      </w:r>
      <w:r w:rsidR="000F0EC4" w:rsidRPr="00D92967">
        <w:rPr>
          <w:rStyle w:val="anegp0gi0b9av8jahpyh"/>
          <w:color w:val="000000"/>
          <w:lang w:val="ru-RU"/>
        </w:rPr>
        <w:t xml:space="preserve">(STP-120,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 Затем изготавливали парафиновые гистологические блоки с </w:t>
      </w:r>
      <w:r w:rsidR="000F0EC4" w:rsidRPr="00D92967">
        <w:rPr>
          <w:color w:val="000000"/>
          <w:lang w:val="ru-RU"/>
        </w:rPr>
        <w:t>образцами печени с помощью аппарата для заливки (</w:t>
      </w:r>
      <w:r w:rsidR="000F0EC4" w:rsidRPr="00D92967">
        <w:rPr>
          <w:color w:val="000000"/>
          <w:lang w:val="en-US"/>
        </w:rPr>
        <w:t>EC</w:t>
      </w:r>
      <w:r w:rsidR="000F0EC4" w:rsidRPr="00D92967">
        <w:rPr>
          <w:color w:val="000000"/>
          <w:lang w:val="ru-RU"/>
        </w:rPr>
        <w:t xml:space="preserve">-350, </w:t>
      </w:r>
      <w:proofErr w:type="spellStart"/>
      <w:r w:rsidR="000F0EC4" w:rsidRPr="00D92967">
        <w:rPr>
          <w:rStyle w:val="anegp0gi0b9av8jahpyh"/>
          <w:color w:val="000000"/>
          <w:lang w:val="ru-RU"/>
        </w:rPr>
        <w:t>Thermo</w:t>
      </w:r>
      <w:proofErr w:type="spellEnd"/>
      <w:r w:rsidR="000F0EC4" w:rsidRPr="00D92967">
        <w:rPr>
          <w:rStyle w:val="anegp0gi0b9av8jahpyh"/>
          <w:color w:val="000000"/>
          <w:lang w:val="ru-RU"/>
        </w:rPr>
        <w:t xml:space="preserve"> Scientific</w:t>
      </w:r>
      <w:r w:rsidR="000F0EC4" w:rsidRPr="00D92967">
        <w:rPr>
          <w:color w:val="000000"/>
          <w:lang w:val="ru-RU"/>
        </w:rPr>
        <w:t xml:space="preserve">). На ротационном </w:t>
      </w:r>
      <w:r w:rsidR="000F0EC4" w:rsidRPr="00D92967">
        <w:rPr>
          <w:rStyle w:val="anegp0gi0b9av8jahpyh"/>
          <w:color w:val="000000"/>
          <w:lang w:val="ru-RU"/>
        </w:rPr>
        <w:t>микротоме</w:t>
      </w:r>
      <w:r w:rsidR="000F0EC4" w:rsidRPr="00D92967">
        <w:rPr>
          <w:color w:val="000000"/>
          <w:lang w:val="ru-RU"/>
        </w:rPr>
        <w:t xml:space="preserve"> </w:t>
      </w:r>
      <w:proofErr w:type="spellStart"/>
      <w:r w:rsidR="000F0EC4" w:rsidRPr="00D92967">
        <w:rPr>
          <w:color w:val="000000"/>
          <w:lang w:val="ru-RU"/>
        </w:rPr>
        <w:t>Microm</w:t>
      </w:r>
      <w:proofErr w:type="spellEnd"/>
      <w:r w:rsidR="000F0EC4" w:rsidRPr="00D92967">
        <w:rPr>
          <w:color w:val="000000"/>
          <w:lang w:val="ru-RU"/>
        </w:rPr>
        <w:t xml:space="preserve"> HM 355S (</w:t>
      </w:r>
      <w:proofErr w:type="spellStart"/>
      <w:r w:rsidR="000F0EC4" w:rsidRPr="00D92967">
        <w:rPr>
          <w:color w:val="000000"/>
          <w:lang w:val="ru-RU"/>
        </w:rPr>
        <w:t>Thermo</w:t>
      </w:r>
      <w:proofErr w:type="spellEnd"/>
      <w:r w:rsidR="000F0EC4" w:rsidRPr="00D92967">
        <w:rPr>
          <w:color w:val="000000"/>
          <w:lang w:val="ru-RU"/>
        </w:rPr>
        <w:t xml:space="preserve"> Scientific) </w:t>
      </w:r>
      <w:r w:rsidR="000F0EC4" w:rsidRPr="00D92967">
        <w:rPr>
          <w:rStyle w:val="anegp0gi0b9av8jahpyh"/>
          <w:color w:val="000000"/>
          <w:lang w:val="ru-RU"/>
        </w:rPr>
        <w:t>были</w:t>
      </w:r>
      <w:r w:rsidR="000F0EC4" w:rsidRPr="00D92967">
        <w:rPr>
          <w:color w:val="000000"/>
          <w:lang w:val="ru-RU"/>
        </w:rPr>
        <w:t xml:space="preserve"> </w:t>
      </w:r>
      <w:r w:rsidR="000F0EC4" w:rsidRPr="00D92967">
        <w:rPr>
          <w:rStyle w:val="anegp0gi0b9av8jahpyh"/>
          <w:color w:val="000000"/>
          <w:lang w:val="ru-RU"/>
        </w:rPr>
        <w:t>получены</w:t>
      </w:r>
      <w:r w:rsidR="000F0EC4" w:rsidRPr="00D92967">
        <w:rPr>
          <w:color w:val="000000"/>
          <w:lang w:val="ru-RU"/>
        </w:rPr>
        <w:t xml:space="preserve"> </w:t>
      </w:r>
      <w:r w:rsidR="000F0EC4" w:rsidRPr="00D92967">
        <w:rPr>
          <w:rStyle w:val="anegp0gi0b9av8jahpyh"/>
          <w:color w:val="000000"/>
          <w:lang w:val="ru-RU"/>
        </w:rPr>
        <w:t>срезы</w:t>
      </w:r>
      <w:r w:rsidR="000F0EC4" w:rsidRPr="00D92967">
        <w:rPr>
          <w:color w:val="000000"/>
          <w:lang w:val="ru-RU"/>
        </w:rPr>
        <w:t xml:space="preserve"> печени </w:t>
      </w:r>
      <w:r w:rsidR="000F0EC4" w:rsidRPr="00D92967">
        <w:rPr>
          <w:rStyle w:val="anegp0gi0b9av8jahpyh"/>
          <w:color w:val="000000"/>
          <w:lang w:val="ru-RU"/>
        </w:rPr>
        <w:t>толщиной</w:t>
      </w:r>
      <w:r w:rsidR="000F0EC4" w:rsidRPr="00D92967">
        <w:rPr>
          <w:color w:val="000000"/>
          <w:lang w:val="ru-RU"/>
        </w:rPr>
        <w:t xml:space="preserve"> </w:t>
      </w:r>
      <w:r w:rsidR="000F0EC4" w:rsidRPr="00D92967">
        <w:rPr>
          <w:rStyle w:val="anegp0gi0b9av8jahpyh"/>
          <w:color w:val="000000"/>
          <w:lang w:val="ru-RU"/>
        </w:rPr>
        <w:t>5</w:t>
      </w:r>
      <w:r w:rsidR="000F0EC4" w:rsidRPr="00D92967">
        <w:rPr>
          <w:color w:val="000000"/>
          <w:lang w:val="ru-RU"/>
        </w:rPr>
        <w:t xml:space="preserve"> </w:t>
      </w:r>
      <w:r w:rsidR="000F0EC4" w:rsidRPr="00D92967">
        <w:rPr>
          <w:rStyle w:val="anegp0gi0b9av8jahpyh"/>
          <w:color w:val="000000"/>
          <w:lang w:val="ru-RU"/>
        </w:rPr>
        <w:t>мкм.</w:t>
      </w:r>
      <w:r w:rsidR="000F0EC4" w:rsidRPr="00D92967">
        <w:rPr>
          <w:color w:val="000000"/>
          <w:lang w:val="ru-RU"/>
        </w:rPr>
        <w:t xml:space="preserve"> </w:t>
      </w:r>
      <w:r w:rsidR="000F0EC4" w:rsidRPr="00D92967">
        <w:rPr>
          <w:rStyle w:val="anegp0gi0b9av8jahpyh"/>
          <w:color w:val="000000"/>
          <w:lang w:val="ru-RU"/>
        </w:rPr>
        <w:t xml:space="preserve">В дальнейшем парафиновые срезы окрашивались по стандартным протоколам гематоксилином и эозином, трихромом Массону и </w:t>
      </w:r>
      <w:r w:rsidR="000F0EC4" w:rsidRPr="00D92967">
        <w:rPr>
          <w:rStyle w:val="anegp0gi0b9av8jahpyh"/>
          <w:color w:val="000000"/>
          <w:lang w:val="en-US"/>
        </w:rPr>
        <w:t>P</w:t>
      </w:r>
      <w:r w:rsidR="000F0EC4" w:rsidRPr="00D92967">
        <w:rPr>
          <w:rStyle w:val="anegp0gi0b9av8jahpyh"/>
          <w:color w:val="000000"/>
          <w:lang w:val="ru-RU"/>
        </w:rPr>
        <w:t>.</w:t>
      </w:r>
      <w:r w:rsidR="000F0EC4" w:rsidRPr="00D92967">
        <w:rPr>
          <w:rStyle w:val="anegp0gi0b9av8jahpyh"/>
          <w:color w:val="000000"/>
          <w:lang w:val="en-US"/>
        </w:rPr>
        <w:t>A</w:t>
      </w:r>
      <w:r w:rsidR="000F0EC4" w:rsidRPr="00D92967">
        <w:rPr>
          <w:rStyle w:val="anegp0gi0b9av8jahpyh"/>
          <w:color w:val="000000"/>
          <w:lang w:val="ru-RU"/>
        </w:rPr>
        <w:t>.</w:t>
      </w:r>
      <w:r w:rsidR="000F0EC4" w:rsidRPr="00D92967">
        <w:rPr>
          <w:rStyle w:val="anegp0gi0b9av8jahpyh"/>
          <w:color w:val="000000"/>
          <w:lang w:val="en-US"/>
        </w:rPr>
        <w:t>S</w:t>
      </w:r>
      <w:r w:rsidR="000F0EC4" w:rsidRPr="00D92967">
        <w:rPr>
          <w:rStyle w:val="anegp0gi0b9av8jahpyh"/>
          <w:color w:val="000000"/>
          <w:lang w:val="ru-RU"/>
        </w:rPr>
        <w:t>.</w:t>
      </w:r>
      <w:r w:rsidR="000F0EC4" w:rsidRPr="00D92967">
        <w:rPr>
          <w:rStyle w:val="anegp0gi0b9av8jahpyh"/>
          <w:color w:val="000000"/>
          <w:lang w:val="en-US"/>
        </w:rPr>
        <w:t>M</w:t>
      </w:r>
      <w:r w:rsidR="000F0EC4" w:rsidRPr="00D92967">
        <w:rPr>
          <w:rStyle w:val="anegp0gi0b9av8jahpyh"/>
          <w:color w:val="000000"/>
          <w:lang w:val="ru-RU"/>
        </w:rPr>
        <w:t xml:space="preserve">. </w:t>
      </w:r>
    </w:p>
    <w:p w14:paraId="05FBD665" w14:textId="77777777" w:rsidR="00103F0B" w:rsidRPr="00D92967" w:rsidRDefault="00103F0B" w:rsidP="008A2BF3">
      <w:pPr>
        <w:pStyle w:val="NormalWeb"/>
        <w:shd w:val="clear" w:color="auto" w:fill="FFFFFF"/>
        <w:spacing w:beforeAutospacing="0" w:afterAutospacing="0" w:line="276" w:lineRule="auto"/>
        <w:jc w:val="both"/>
        <w:rPr>
          <w:rStyle w:val="anegp0gi0b9av8jahpyh"/>
          <w:color w:val="000000"/>
          <w:lang w:val="ru-RU"/>
        </w:rPr>
      </w:pPr>
    </w:p>
    <w:p w14:paraId="727FAEB3" w14:textId="16A4E2E8" w:rsidR="00D12E93" w:rsidRPr="00103F0B" w:rsidRDefault="00103F0B" w:rsidP="00D12E93">
      <w:pPr>
        <w:pStyle w:val="NormalWeb"/>
        <w:shd w:val="clear" w:color="auto" w:fill="FFFFFF"/>
        <w:spacing w:beforeAutospacing="0" w:afterAutospacing="0" w:line="276" w:lineRule="auto"/>
        <w:jc w:val="both"/>
        <w:rPr>
          <w:rStyle w:val="anegp0gi0b9av8jahpyh"/>
          <w:b/>
          <w:bCs/>
          <w:color w:val="000000"/>
          <w:lang w:val="ru-RU"/>
        </w:rPr>
      </w:pPr>
      <w:r w:rsidRPr="00103F0B">
        <w:rPr>
          <w:rStyle w:val="anegp0gi0b9av8jahpyh"/>
          <w:b/>
          <w:bCs/>
          <w:color w:val="000000"/>
          <w:lang w:val="ru-RU"/>
        </w:rPr>
        <w:t>Оценка интенсивности инвазии</w:t>
      </w:r>
    </w:p>
    <w:p w14:paraId="7B4BCF4F" w14:textId="19DDD1AC" w:rsidR="00D12E93" w:rsidRPr="00D92967" w:rsidRDefault="00D12E93" w:rsidP="00D12E93">
      <w:pPr>
        <w:pStyle w:val="NormalWeb"/>
        <w:shd w:val="clear" w:color="auto" w:fill="FFFFFF"/>
        <w:spacing w:beforeAutospacing="0" w:afterAutospacing="0" w:line="276" w:lineRule="auto"/>
        <w:ind w:firstLine="567"/>
        <w:jc w:val="both"/>
        <w:rPr>
          <w:lang w:val="ru-RU"/>
        </w:rPr>
      </w:pPr>
      <w:commentRangeStart w:id="4"/>
      <w:r w:rsidRPr="00D92967">
        <w:rPr>
          <w:lang w:val="ru-RU"/>
        </w:rPr>
        <w:t xml:space="preserve">Для оценки интенсивности инвазии </w:t>
      </w:r>
      <w:r w:rsidRPr="00D92967">
        <w:rPr>
          <w:i/>
          <w:iCs/>
          <w:lang w:val="ru-RU"/>
        </w:rPr>
        <w:t>О. felineus</w:t>
      </w:r>
      <w:r w:rsidRPr="00D92967">
        <w:rPr>
          <w:iCs/>
          <w:lang w:val="ru-RU"/>
        </w:rPr>
        <w:t xml:space="preserve"> у</w:t>
      </w:r>
      <w:r w:rsidRPr="00D92967">
        <w:rPr>
          <w:i/>
          <w:iCs/>
          <w:lang w:val="ru-RU"/>
        </w:rPr>
        <w:t xml:space="preserve"> </w:t>
      </w:r>
      <w:r w:rsidRPr="00D92967">
        <w:rPr>
          <w:iCs/>
          <w:lang w:val="ru-RU"/>
        </w:rPr>
        <w:t>различных</w:t>
      </w:r>
      <w:r w:rsidRPr="00D92967">
        <w:rPr>
          <w:i/>
          <w:iCs/>
          <w:lang w:val="ru-RU"/>
        </w:rPr>
        <w:t xml:space="preserve"> </w:t>
      </w:r>
      <w:r w:rsidRPr="00D92967">
        <w:rPr>
          <w:lang w:val="ru-RU"/>
        </w:rPr>
        <w:t>лабораторных животных</w:t>
      </w:r>
      <w:r w:rsidRPr="00D92967">
        <w:rPr>
          <w:i/>
          <w:iCs/>
          <w:lang w:val="ru-RU"/>
        </w:rPr>
        <w:t xml:space="preserve"> </w:t>
      </w:r>
      <w:r w:rsidRPr="00D92967">
        <w:rPr>
          <w:lang w:val="ru-RU"/>
        </w:rPr>
        <w:t xml:space="preserve">проводился подсчет </w:t>
      </w:r>
      <w:proofErr w:type="gramStart"/>
      <w:r w:rsidRPr="00D92967">
        <w:rPr>
          <w:lang w:val="ru-RU"/>
        </w:rPr>
        <w:t>гельминтов</w:t>
      </w:r>
      <w:proofErr w:type="gramEnd"/>
      <w:r w:rsidRPr="00D92967">
        <w:rPr>
          <w:lang w:val="ru-RU"/>
        </w:rPr>
        <w:t xml:space="preserve"> в</w:t>
      </w:r>
      <w:r>
        <w:rPr>
          <w:lang w:val="ru-RU"/>
        </w:rPr>
        <w:t>ыделенных из</w:t>
      </w:r>
      <w:r w:rsidRPr="00D92967">
        <w:rPr>
          <w:lang w:val="ru-RU"/>
        </w:rPr>
        <w:t xml:space="preserve"> желчных проток</w:t>
      </w:r>
      <w:r>
        <w:rPr>
          <w:lang w:val="ru-RU"/>
        </w:rPr>
        <w:t>ов</w:t>
      </w:r>
      <w:r w:rsidRPr="00D92967">
        <w:rPr>
          <w:lang w:val="ru-RU"/>
        </w:rPr>
        <w:t xml:space="preserve"> печени и яиц гельминта в фекалиях хозяина через 1 и 3 месяца после заражения.</w:t>
      </w:r>
      <w:r w:rsidRPr="00D92967">
        <w:rPr>
          <w:noProof/>
          <w:lang w:val="ru-RU" w:eastAsia="ru-RU"/>
        </w:rPr>
        <w:t xml:space="preserve"> </w:t>
      </w:r>
      <w:commentRangeEnd w:id="4"/>
      <w:r>
        <w:rPr>
          <w:rStyle w:val="CommentReference"/>
        </w:rPr>
        <w:commentReference w:id="4"/>
      </w:r>
      <w:r w:rsidRPr="00D12E93">
        <w:rPr>
          <w:lang w:val="ru-RU"/>
        </w:rPr>
        <w:t xml:space="preserve"> </w:t>
      </w:r>
      <w:r>
        <w:rPr>
          <w:lang w:val="ru-RU"/>
        </w:rPr>
        <w:t>П</w:t>
      </w:r>
      <w:r w:rsidRPr="00D92967">
        <w:rPr>
          <w:lang w:val="ru-RU"/>
        </w:rPr>
        <w:t xml:space="preserve">одсчет яиц в фекалиях с помощью набора </w:t>
      </w:r>
      <w:r w:rsidRPr="00D92967">
        <w:rPr>
          <w:lang w:val="en-US"/>
        </w:rPr>
        <w:t>Mini</w:t>
      </w:r>
      <w:r w:rsidRPr="00D92967">
        <w:rPr>
          <w:lang w:val="ru-RU"/>
        </w:rPr>
        <w:t xml:space="preserve"> </w:t>
      </w:r>
      <w:proofErr w:type="spellStart"/>
      <w:r w:rsidRPr="00D92967">
        <w:rPr>
          <w:lang w:val="en-US"/>
        </w:rPr>
        <w:t>Parasep</w:t>
      </w:r>
      <w:proofErr w:type="spellEnd"/>
      <w:r w:rsidRPr="00D92967">
        <w:rPr>
          <w:lang w:val="ru-RU"/>
        </w:rPr>
        <w:t xml:space="preserve"> 15</w:t>
      </w:r>
      <w:r w:rsidRPr="00D92967">
        <w:rPr>
          <w:lang w:val="en-US"/>
        </w:rPr>
        <w:t>ml</w:t>
      </w:r>
      <w:r w:rsidRPr="00D92967">
        <w:rPr>
          <w:lang w:val="ru-RU"/>
        </w:rPr>
        <w:t xml:space="preserve"> </w:t>
      </w:r>
      <w:r w:rsidRPr="00D92967">
        <w:rPr>
          <w:lang w:val="en-US"/>
        </w:rPr>
        <w:t>Intestinal</w:t>
      </w:r>
      <w:r w:rsidRPr="00D92967">
        <w:rPr>
          <w:lang w:val="ru-RU"/>
        </w:rPr>
        <w:t xml:space="preserve"> </w:t>
      </w:r>
      <w:r w:rsidRPr="00D92967">
        <w:rPr>
          <w:lang w:val="en-US"/>
        </w:rPr>
        <w:t>Parasite</w:t>
      </w:r>
      <w:r w:rsidRPr="00D92967">
        <w:rPr>
          <w:lang w:val="ru-RU"/>
        </w:rPr>
        <w:t xml:space="preserve"> </w:t>
      </w:r>
      <w:r w:rsidRPr="00D92967">
        <w:rPr>
          <w:lang w:val="en-US"/>
        </w:rPr>
        <w:t>Concentrator</w:t>
      </w:r>
      <w:r w:rsidRPr="00D92967">
        <w:rPr>
          <w:lang w:val="ru-RU"/>
        </w:rPr>
        <w:t xml:space="preserve"> (</w:t>
      </w:r>
      <w:r w:rsidRPr="00D92967">
        <w:rPr>
          <w:lang w:val="en-US"/>
        </w:rPr>
        <w:t>A</w:t>
      </w:r>
      <w:proofErr w:type="spellStart"/>
      <w:r w:rsidRPr="00D92967">
        <w:rPr>
          <w:lang w:val="ru-RU"/>
        </w:rPr>
        <w:t>pacor</w:t>
      </w:r>
      <w:proofErr w:type="spellEnd"/>
      <w:r w:rsidRPr="00D92967">
        <w:rPr>
          <w:lang w:val="ru-RU"/>
        </w:rPr>
        <w:t>, Великобритания)</w:t>
      </w:r>
      <w:r>
        <w:rPr>
          <w:lang w:val="ru-RU"/>
        </w:rPr>
        <w:t xml:space="preserve">, </w:t>
      </w:r>
      <w:r w:rsidRPr="00D92967">
        <w:rPr>
          <w:lang w:val="ru-RU"/>
        </w:rPr>
        <w:t xml:space="preserve">проводили анализ на микроскопе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c</w:t>
      </w:r>
      <w:r w:rsidRPr="00D92967">
        <w:rPr>
          <w:rStyle w:val="anegp0gi0b9av8jahpyh"/>
          <w:color w:val="000000"/>
          <w:lang w:val="ru-RU" w:eastAsia="zh-CN"/>
        </w:rPr>
        <w:t xml:space="preserve"> </w:t>
      </w:r>
      <w:r w:rsidRPr="00D92967">
        <w:rPr>
          <w:rStyle w:val="anegp0gi0b9av8jahpyh"/>
          <w:color w:val="000000"/>
          <w:lang w:val="ru-RU"/>
        </w:rPr>
        <w:t xml:space="preserve">камерой </w:t>
      </w:r>
      <w:proofErr w:type="spellStart"/>
      <w:r w:rsidRPr="00D92967">
        <w:rPr>
          <w:rStyle w:val="anegp0gi0b9av8jahpyh"/>
          <w:color w:val="000000"/>
          <w:lang w:val="en-US" w:eastAsia="zh-CN"/>
        </w:rPr>
        <w:t>Lacopa</w:t>
      </w:r>
      <w:proofErr w:type="spellEnd"/>
      <w:r w:rsidRPr="00D92967">
        <w:rPr>
          <w:rStyle w:val="anegp0gi0b9av8jahpyh"/>
          <w:color w:val="000000"/>
          <w:lang w:val="ru-RU" w:eastAsia="zh-CN"/>
        </w:rPr>
        <w:t xml:space="preserve"> </w:t>
      </w:r>
      <w:r w:rsidRPr="00D92967">
        <w:rPr>
          <w:rStyle w:val="anegp0gi0b9av8jahpyh"/>
          <w:color w:val="000000"/>
          <w:lang w:val="en-US" w:eastAsia="zh-CN"/>
        </w:rPr>
        <w:t>PC</w:t>
      </w:r>
      <w:r w:rsidRPr="00D92967">
        <w:rPr>
          <w:rStyle w:val="anegp0gi0b9av8jahpyh"/>
          <w:color w:val="000000"/>
          <w:lang w:val="ru-RU" w:eastAsia="zh-CN"/>
        </w:rPr>
        <w:t>3-</w:t>
      </w:r>
      <w:r w:rsidRPr="00D92967">
        <w:rPr>
          <w:rStyle w:val="anegp0gi0b9av8jahpyh"/>
          <w:color w:val="000000"/>
          <w:lang w:val="en-US" w:eastAsia="zh-CN"/>
        </w:rPr>
        <w:t>HI</w:t>
      </w:r>
      <w:r w:rsidRPr="00D92967">
        <w:rPr>
          <w:rStyle w:val="anegp0gi0b9av8jahpyh"/>
          <w:color w:val="000000"/>
          <w:lang w:val="ru-RU" w:eastAsia="zh-CN"/>
        </w:rPr>
        <w:t>20</w:t>
      </w:r>
      <w:r w:rsidRPr="00D92967">
        <w:rPr>
          <w:rStyle w:val="anegp0gi0b9av8jahpyh"/>
          <w:color w:val="000000"/>
          <w:lang w:val="en-US" w:eastAsia="zh-CN"/>
        </w:rPr>
        <w:t>M</w:t>
      </w:r>
      <w:r w:rsidRPr="00D92967">
        <w:rPr>
          <w:lang w:val="ru-RU"/>
        </w:rPr>
        <w:t xml:space="preserve">, с повторностью 3 стекла на одно животное. В дальнейшем полученные результаты нормировали на 1 грамм образца </w:t>
      </w:r>
      <w:r w:rsidRPr="00D92967">
        <w:rPr>
          <w:lang w:val="ru-RU"/>
        </w:rPr>
        <w:fldChar w:fldCharType="begin"/>
      </w:r>
      <w:r w:rsidRPr="00D92967">
        <w:rPr>
          <w:lang w:val="ru-RU"/>
        </w:rPr>
        <w:instrText xml:space="preserve"> ADDIN ZOTERO_ITEM CSL_CITATION {"citationID":"jTvL26xc","properties":{"formattedCitation":"(Katz, Chaves, Pellegrino, 1972)","plainCitation":"(Katz, Chaves, Pellegrino, 1972)","dontUpdate":true,"noteIndex":0},"citationItems":[{"id":108,"uris":["http://zotero.org/users/18479671/items/CRZSCEYH"],"itemData":{"id":108,"type":"article-journal","container-title":"Revista Do Instituto De Medicina Tropical De Sao Paulo","ISSN":"0036-4665","issue":"6","journalAbbreviation":"Rev Inst Med Trop Sao Paulo","language":"eng","page":"397-400","PMID":"4675644","source":"PubMed","title":"A simple device for quantitative stool thick-smear technique in Schistosomiasis mansoni","volume":"14","author":[{"family":"Katz","given":"N."},{"family":"Chaves","given":"A."},{"family":"Pellegrino","given":"J."}],"issued":{"date-parts":[["1972"]]}}}],"schema":"https://github.com/citation-style-language/schema/raw/master/csl-citation.json"} </w:instrText>
      </w:r>
      <w:r w:rsidRPr="00D92967">
        <w:rPr>
          <w:lang w:val="ru-RU"/>
        </w:rPr>
        <w:fldChar w:fldCharType="separate"/>
      </w:r>
      <w:r w:rsidRPr="00D92967">
        <w:rPr>
          <w:noProof/>
          <w:lang w:val="ru-RU"/>
        </w:rPr>
        <w:t xml:space="preserve">(Katz </w:t>
      </w:r>
      <w:r w:rsidRPr="00D92967">
        <w:rPr>
          <w:color w:val="000000" w:themeColor="text1"/>
        </w:rPr>
        <w:t>et</w:t>
      </w:r>
      <w:r w:rsidRPr="00D92967">
        <w:rPr>
          <w:color w:val="000000" w:themeColor="text1"/>
          <w:lang w:val="ru-RU"/>
        </w:rPr>
        <w:t xml:space="preserve"> </w:t>
      </w:r>
      <w:r w:rsidRPr="00D92967">
        <w:rPr>
          <w:color w:val="000000" w:themeColor="text1"/>
        </w:rPr>
        <w:t>al</w:t>
      </w:r>
      <w:r w:rsidRPr="00D92967">
        <w:rPr>
          <w:color w:val="000000" w:themeColor="text1"/>
          <w:lang w:val="ru-RU"/>
        </w:rPr>
        <w:t>.</w:t>
      </w:r>
      <w:r w:rsidRPr="00D92967">
        <w:rPr>
          <w:noProof/>
          <w:lang w:val="ru-RU"/>
        </w:rPr>
        <w:t>, 1972)</w:t>
      </w:r>
      <w:r w:rsidRPr="00D92967">
        <w:rPr>
          <w:lang w:val="ru-RU"/>
        </w:rPr>
        <w:fldChar w:fldCharType="end"/>
      </w:r>
      <w:r w:rsidRPr="00D92967">
        <w:rPr>
          <w:lang w:val="ru-RU"/>
        </w:rPr>
        <w:t>.</w:t>
      </w:r>
    </w:p>
    <w:p w14:paraId="0CF67BDC" w14:textId="265CFBD1" w:rsidR="00D12E93" w:rsidRPr="00D92967" w:rsidRDefault="00D12E93" w:rsidP="00D12E93">
      <w:pPr>
        <w:spacing w:after="0" w:line="276" w:lineRule="auto"/>
        <w:jc w:val="both"/>
        <w:rPr>
          <w:rFonts w:ascii="Times New Roman" w:hAnsi="Times New Roman" w:cs="Times New Roman"/>
          <w:lang w:val="ru-RU"/>
        </w:rPr>
      </w:pPr>
    </w:p>
    <w:p w14:paraId="2574E4D4" w14:textId="77777777" w:rsidR="00D12E93" w:rsidRPr="00D12E93" w:rsidRDefault="00D12E93" w:rsidP="00D12E93">
      <w:pPr>
        <w:pStyle w:val="NormalWeb"/>
        <w:shd w:val="clear" w:color="auto" w:fill="FFFFFF"/>
        <w:spacing w:beforeAutospacing="0" w:afterAutospacing="0" w:line="276" w:lineRule="auto"/>
        <w:jc w:val="both"/>
        <w:rPr>
          <w:rStyle w:val="anegp0gi0b9av8jahpyh"/>
          <w:color w:val="000000"/>
          <w:lang w:val="ru-RU"/>
        </w:rPr>
      </w:pPr>
    </w:p>
    <w:p w14:paraId="11E241E7" w14:textId="77777777" w:rsidR="005B09AF" w:rsidRPr="005B09AF" w:rsidRDefault="005B09AF" w:rsidP="00EA61AB">
      <w:pPr>
        <w:spacing w:after="0" w:line="276" w:lineRule="auto"/>
        <w:jc w:val="both"/>
        <w:rPr>
          <w:rFonts w:ascii="Times New Roman" w:hAnsi="Times New Roman" w:cs="Times New Roman"/>
          <w:bdr w:val="none" w:sz="0" w:space="0" w:color="auto" w:frame="1"/>
          <w:lang w:val="ru-RU"/>
        </w:rPr>
      </w:pPr>
    </w:p>
    <w:p w14:paraId="233502D2" w14:textId="77777777" w:rsidR="002C18B1" w:rsidRPr="00D92967" w:rsidRDefault="002C18B1" w:rsidP="00EA61AB">
      <w:pPr>
        <w:spacing w:after="0" w:line="276" w:lineRule="auto"/>
        <w:jc w:val="both"/>
        <w:rPr>
          <w:rFonts w:ascii="Times New Roman" w:eastAsia="Times New Roman" w:hAnsi="Times New Roman" w:cs="Times New Roman"/>
          <w:b/>
          <w:bCs/>
          <w:color w:val="000000"/>
          <w:kern w:val="0"/>
          <w:lang w:eastAsia="ja-JP"/>
          <w14:ligatures w14:val="none"/>
        </w:rPr>
      </w:pPr>
      <w:r w:rsidRPr="00D92967">
        <w:rPr>
          <w:rFonts w:ascii="Times New Roman" w:eastAsia="Times New Roman" w:hAnsi="Times New Roman" w:cs="Times New Roman"/>
          <w:b/>
          <w:bCs/>
          <w:color w:val="000000"/>
          <w:kern w:val="0"/>
          <w:lang w:eastAsia="ja-JP"/>
          <w14:ligatures w14:val="none"/>
        </w:rPr>
        <w:t xml:space="preserve">Statistical analysis </w:t>
      </w:r>
    </w:p>
    <w:p w14:paraId="248964A1" w14:textId="1EE06FFD" w:rsidR="00883BCB" w:rsidRPr="00D92967" w:rsidRDefault="002C18B1" w:rsidP="00EA61AB">
      <w:pPr>
        <w:spacing w:after="0" w:line="276" w:lineRule="auto"/>
        <w:jc w:val="both"/>
        <w:rPr>
          <w:rFonts w:ascii="Times New Roman" w:eastAsia="Times New Roman" w:hAnsi="Times New Roman" w:cs="Times New Roman"/>
          <w:color w:val="000000"/>
          <w:kern w:val="0"/>
          <w:lang w:eastAsia="ja-JP"/>
          <w14:ligatures w14:val="none"/>
        </w:rPr>
      </w:pPr>
      <w:r w:rsidRPr="00D92967">
        <w:rPr>
          <w:rFonts w:ascii="Times New Roman" w:eastAsia="Times New Roman" w:hAnsi="Times New Roman" w:cs="Times New Roman"/>
          <w:color w:val="000000"/>
          <w:kern w:val="0"/>
          <w:lang w:eastAsia="ja-JP"/>
          <w14:ligatures w14:val="none"/>
        </w:rPr>
        <w:lastRenderedPageBreak/>
        <w:t xml:space="preserve">Statistical analysis was performed using Python (version 3.13.5). Data preprocessing was carried out with the </w:t>
      </w:r>
      <w:proofErr w:type="gramStart"/>
      <w:r w:rsidRPr="00D92967">
        <w:rPr>
          <w:rFonts w:ascii="Times New Roman" w:eastAsia="Times New Roman" w:hAnsi="Times New Roman" w:cs="Times New Roman"/>
          <w:color w:val="000000"/>
          <w:kern w:val="0"/>
          <w:lang w:eastAsia="ja-JP"/>
          <w14:ligatures w14:val="none"/>
        </w:rPr>
        <w:t>pandas</w:t>
      </w:r>
      <w:proofErr w:type="gramEnd"/>
      <w:r w:rsidRPr="00D92967">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Kruskal-Wallis test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D92967">
        <w:rPr>
          <w:rFonts w:ascii="Times New Roman" w:eastAsia="Times New Roman" w:hAnsi="Times New Roman" w:cs="Times New Roman"/>
          <w:color w:val="000000"/>
          <w:kern w:val="0"/>
          <w:lang w:eastAsia="ja-JP"/>
          <w14:ligatures w14:val="none"/>
        </w:rPr>
        <w:t>scikit_posthocs</w:t>
      </w:r>
      <w:proofErr w:type="spellEnd"/>
      <w:r w:rsidRPr="00D92967">
        <w:rPr>
          <w:rFonts w:ascii="Times New Roman" w:eastAsia="Times New Roman" w:hAnsi="Times New Roman" w:cs="Times New Roman"/>
          <w:color w:val="000000"/>
          <w:kern w:val="0"/>
          <w:lang w:eastAsia="ja-JP"/>
          <w14:ligatures w14:val="none"/>
        </w:rPr>
        <w:t xml:space="preserve"> package, version 0.11.4) with Benjamini-Hochberg correction for p-value adjustment. Spearman’s rank correlation was calculated using </w:t>
      </w:r>
      <w:proofErr w:type="spellStart"/>
      <w:r w:rsidRPr="00D92967">
        <w:rPr>
          <w:rFonts w:ascii="Times New Roman" w:eastAsia="Times New Roman" w:hAnsi="Times New Roman" w:cs="Times New Roman"/>
          <w:color w:val="000000"/>
          <w:kern w:val="0"/>
          <w:lang w:eastAsia="ja-JP"/>
          <w14:ligatures w14:val="none"/>
        </w:rPr>
        <w:t>scipy</w:t>
      </w:r>
      <w:proofErr w:type="spellEnd"/>
      <w:r w:rsidRPr="00D92967">
        <w:rPr>
          <w:rFonts w:ascii="Times New Roman" w:eastAsia="Times New Roman" w:hAnsi="Times New Roman" w:cs="Times New Roman"/>
          <w:color w:val="000000"/>
          <w:kern w:val="0"/>
          <w:lang w:eastAsia="ja-JP"/>
          <w14:ligatures w14:val="none"/>
        </w:rPr>
        <w:t xml:space="preserve"> package, version 1.16.0. Statistical significance was defined as P &lt; 0.05. Data visualizations were generated using Matplotlib package (version 3.10.3) and Seaborn package (version 0.3.12).</w:t>
      </w:r>
    </w:p>
    <w:p w14:paraId="1FE2444F" w14:textId="77777777" w:rsidR="00902E4D" w:rsidRPr="00D92967" w:rsidRDefault="00902E4D" w:rsidP="00EA61AB">
      <w:pPr>
        <w:spacing w:after="0" w:line="276" w:lineRule="auto"/>
        <w:jc w:val="both"/>
        <w:rPr>
          <w:rFonts w:ascii="Times New Roman" w:eastAsia="Times New Roman" w:hAnsi="Times New Roman" w:cs="Times New Roman"/>
          <w:color w:val="000000"/>
          <w:kern w:val="0"/>
          <w:lang w:eastAsia="ja-JP"/>
          <w14:ligatures w14:val="none"/>
        </w:rPr>
      </w:pPr>
    </w:p>
    <w:p w14:paraId="6C4EA83C" w14:textId="7BD8F859" w:rsidR="00902E4D" w:rsidRPr="0054056A" w:rsidRDefault="00902E4D" w:rsidP="00EA61AB">
      <w:pPr>
        <w:spacing w:after="0" w:line="276" w:lineRule="auto"/>
        <w:jc w:val="both"/>
        <w:rPr>
          <w:rFonts w:ascii="Times New Roman" w:eastAsia="Times New Roman" w:hAnsi="Times New Roman" w:cs="Times New Roman"/>
          <w:b/>
          <w:bCs/>
          <w:color w:val="000000"/>
          <w:kern w:val="0"/>
          <w:lang w:val="ru-RU" w:eastAsia="ja-JP"/>
          <w14:ligatures w14:val="none"/>
        </w:rPr>
      </w:pPr>
      <w:r w:rsidRPr="00D92967">
        <w:rPr>
          <w:rFonts w:ascii="Times New Roman" w:eastAsia="Times New Roman" w:hAnsi="Times New Roman" w:cs="Times New Roman"/>
          <w:b/>
          <w:bCs/>
          <w:color w:val="000000"/>
          <w:kern w:val="0"/>
          <w:lang w:eastAsia="ja-JP"/>
          <w14:ligatures w14:val="none"/>
        </w:rPr>
        <w:t>Results</w:t>
      </w:r>
    </w:p>
    <w:p w14:paraId="1CFDA135" w14:textId="77777777" w:rsidR="00830868" w:rsidRPr="00D92967" w:rsidRDefault="00830868" w:rsidP="00EA61AB">
      <w:pPr>
        <w:spacing w:after="0" w:line="276" w:lineRule="auto"/>
        <w:rPr>
          <w:rFonts w:ascii="Times New Roman" w:hAnsi="Times New Roman" w:cs="Times New Roman"/>
          <w:i/>
          <w:iCs/>
          <w:lang w:val="ru-RU"/>
        </w:rPr>
      </w:pPr>
      <w:bookmarkStart w:id="5" w:name="_Toc231233109"/>
      <w:bookmarkStart w:id="6" w:name="_Toc227240628"/>
      <w:r w:rsidRPr="00D92967">
        <w:rPr>
          <w:rStyle w:val="anegp0gi0b9av8jahpyh"/>
          <w:rFonts w:ascii="Times New Roman" w:hAnsi="Times New Roman" w:cs="Times New Roman"/>
          <w:b/>
          <w:bCs/>
          <w:color w:val="000000"/>
          <w:lang w:val="ru-RU"/>
        </w:rPr>
        <w:t xml:space="preserve">Интенсивность инвазии </w:t>
      </w:r>
      <w:r w:rsidRPr="00D92967">
        <w:rPr>
          <w:rFonts w:ascii="Times New Roman" w:hAnsi="Times New Roman" w:cs="Times New Roman"/>
          <w:b/>
          <w:bCs/>
          <w:i/>
          <w:iCs/>
          <w:lang w:val="ru-RU"/>
        </w:rPr>
        <w:t xml:space="preserve">О. </w:t>
      </w:r>
      <w:r w:rsidRPr="00D92967">
        <w:rPr>
          <w:rFonts w:ascii="Times New Roman" w:hAnsi="Times New Roman" w:cs="Times New Roman"/>
          <w:b/>
          <w:bCs/>
          <w:i/>
          <w:iCs/>
        </w:rPr>
        <w:t>felineus</w:t>
      </w:r>
      <w:r w:rsidRPr="00D92967">
        <w:rPr>
          <w:rStyle w:val="anegp0gi0b9av8jahpyh"/>
          <w:rFonts w:ascii="Times New Roman" w:hAnsi="Times New Roman" w:cs="Times New Roman"/>
          <w:b/>
          <w:bCs/>
          <w:color w:val="000000"/>
          <w:lang w:val="ru-RU"/>
        </w:rPr>
        <w:t xml:space="preserve"> у различных лабораторных животных</w:t>
      </w:r>
      <w:bookmarkEnd w:id="5"/>
      <w:r w:rsidRPr="00D92967">
        <w:rPr>
          <w:rStyle w:val="anegp0gi0b9av8jahpyh"/>
          <w:rFonts w:ascii="Times New Roman" w:hAnsi="Times New Roman" w:cs="Times New Roman"/>
          <w:b/>
          <w:bCs/>
          <w:color w:val="000000"/>
          <w:lang w:val="ru-RU"/>
        </w:rPr>
        <w:t xml:space="preserve"> </w:t>
      </w:r>
      <w:bookmarkEnd w:id="6"/>
    </w:p>
    <w:p w14:paraId="4EF805F7" w14:textId="5CA2927D" w:rsidR="00902E4D" w:rsidRPr="00D92967" w:rsidRDefault="004158BB" w:rsidP="001F4BAB">
      <w:pPr>
        <w:spacing w:after="0" w:line="276" w:lineRule="auto"/>
        <w:ind w:firstLine="567"/>
        <w:jc w:val="both"/>
        <w:rPr>
          <w:rFonts w:ascii="Times New Roman" w:hAnsi="Times New Roman" w:cs="Times New Roman"/>
          <w:color w:val="000000"/>
        </w:rPr>
      </w:pPr>
      <w:r w:rsidRPr="00D92967">
        <w:rPr>
          <w:rFonts w:ascii="Times New Roman" w:hAnsi="Times New Roman" w:cs="Times New Roman"/>
        </w:rPr>
        <w:t>Pic</w:t>
      </w:r>
      <w:r w:rsidRPr="00D92967">
        <w:rPr>
          <w:rFonts w:ascii="Times New Roman" w:hAnsi="Times New Roman" w:cs="Times New Roman"/>
          <w:lang w:val="ru-RU"/>
        </w:rPr>
        <w:t xml:space="preserve"> 2</w:t>
      </w:r>
      <w:r w:rsidRPr="00D92967">
        <w:rPr>
          <w:rFonts w:ascii="Times New Roman" w:hAnsi="Times New Roman" w:cs="Times New Roman"/>
        </w:rPr>
        <w:t>A</w:t>
      </w:r>
      <w:r w:rsidRPr="00D92967">
        <w:rPr>
          <w:rFonts w:ascii="Times New Roman" w:hAnsi="Times New Roman" w:cs="Times New Roman"/>
          <w:lang w:val="ru-RU"/>
        </w:rPr>
        <w:t xml:space="preserve"> </w:t>
      </w:r>
      <w:r w:rsidRPr="00D92967">
        <w:rPr>
          <w:rFonts w:ascii="Times New Roman" w:hAnsi="Times New Roman" w:cs="Times New Roman"/>
        </w:rPr>
        <w:t>shows</w:t>
      </w:r>
      <w:r w:rsidRPr="00D92967">
        <w:rPr>
          <w:rFonts w:ascii="Times New Roman" w:hAnsi="Times New Roman" w:cs="Times New Roman"/>
          <w:lang w:val="ru-RU"/>
        </w:rPr>
        <w:t xml:space="preserve"> </w:t>
      </w:r>
      <w:r w:rsidR="00830868" w:rsidRPr="00D92967">
        <w:rPr>
          <w:rFonts w:ascii="Times New Roman" w:hAnsi="Times New Roman" w:cs="Times New Roman"/>
          <w:lang w:val="ru-RU"/>
        </w:rPr>
        <w:t xml:space="preserve">При заражении </w:t>
      </w:r>
      <w:r w:rsidR="00830868" w:rsidRPr="00D92967">
        <w:rPr>
          <w:rFonts w:ascii="Times New Roman" w:hAnsi="Times New Roman" w:cs="Times New Roman"/>
        </w:rPr>
        <w:t>M</w:t>
      </w:r>
      <w:r w:rsidR="00830868" w:rsidRPr="00D92967">
        <w:rPr>
          <w:rFonts w:ascii="Times New Roman" w:hAnsi="Times New Roman" w:cs="Times New Roman"/>
          <w:lang w:val="ru-RU"/>
        </w:rPr>
        <w:t xml:space="preserve">. </w:t>
      </w:r>
      <w:r w:rsidR="00830868" w:rsidRPr="00D92967">
        <w:rPr>
          <w:rFonts w:ascii="Times New Roman" w:hAnsi="Times New Roman" w:cs="Times New Roman"/>
        </w:rPr>
        <w:t>auratus</w:t>
      </w:r>
      <w:r w:rsidR="00830868" w:rsidRPr="00D92967">
        <w:rPr>
          <w:rFonts w:ascii="Times New Roman" w:hAnsi="Times New Roman" w:cs="Times New Roman"/>
          <w:lang w:val="ru-RU"/>
        </w:rPr>
        <w:t xml:space="preserve"> среднее количество гельминтов составило 25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1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 xml:space="preserve">. и 39 </w:t>
      </w:r>
      <w:proofErr w:type="spellStart"/>
      <w:r w:rsidR="00830868" w:rsidRPr="00D92967">
        <w:rPr>
          <w:rFonts w:ascii="Times New Roman" w:hAnsi="Times New Roman" w:cs="Times New Roman"/>
          <w:lang w:val="ru-RU"/>
        </w:rPr>
        <w:t>шт</w:t>
      </w:r>
      <w:proofErr w:type="spellEnd"/>
      <w:r w:rsidR="00830868" w:rsidRPr="00D92967">
        <w:rPr>
          <w:rFonts w:ascii="Times New Roman" w:hAnsi="Times New Roman" w:cs="Times New Roman"/>
          <w:lang w:val="ru-RU"/>
        </w:rPr>
        <w:t xml:space="preserve">/животное на 3 месяце </w:t>
      </w:r>
      <w:r w:rsidR="00830868" w:rsidRPr="00D92967">
        <w:rPr>
          <w:rFonts w:ascii="Times New Roman" w:hAnsi="Times New Roman" w:cs="Times New Roman"/>
        </w:rPr>
        <w:t>p</w:t>
      </w:r>
      <w:r w:rsidR="00830868" w:rsidRPr="00D92967">
        <w:rPr>
          <w:rFonts w:ascii="Times New Roman" w:hAnsi="Times New Roman" w:cs="Times New Roman"/>
          <w:lang w:val="ru-RU"/>
        </w:rPr>
        <w:t>.</w:t>
      </w:r>
      <w:proofErr w:type="spellStart"/>
      <w:r w:rsidR="00830868" w:rsidRPr="00D92967">
        <w:rPr>
          <w:rFonts w:ascii="Times New Roman" w:hAnsi="Times New Roman" w:cs="Times New Roman"/>
        </w:rPr>
        <w:t>i</w:t>
      </w:r>
      <w:proofErr w:type="spellEnd"/>
      <w:r w:rsidR="00830868" w:rsidRPr="00D92967">
        <w:rPr>
          <w:rFonts w:ascii="Times New Roman" w:hAnsi="Times New Roman" w:cs="Times New Roman"/>
          <w:lang w:val="ru-RU"/>
        </w:rPr>
        <w:t>.</w:t>
      </w:r>
      <w:r w:rsidR="00F874F6" w:rsidRPr="00D92967">
        <w:rPr>
          <w:rFonts w:ascii="Times New Roman" w:hAnsi="Times New Roman" w:cs="Times New Roman"/>
          <w:lang w:val="ru-RU"/>
        </w:rPr>
        <w:t xml:space="preserve"> </w:t>
      </w:r>
      <w:r w:rsidR="00F874F6" w:rsidRPr="00D92967">
        <w:rPr>
          <w:rFonts w:ascii="Times New Roman" w:hAnsi="Times New Roman" w:cs="Times New Roman"/>
          <w:color w:val="000000"/>
          <w:lang w:val="ru-RU"/>
        </w:rPr>
        <w:t>У мышей линии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на 1 месяце были обнаружены единичные особи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однако на 3-ем месяце их среднее количество составило 4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У мышей линии </w:t>
      </w:r>
      <w:r w:rsidR="00F874F6" w:rsidRPr="00D92967">
        <w:rPr>
          <w:rFonts w:ascii="Times New Roman" w:hAnsi="Times New Roman" w:cs="Times New Roman"/>
          <w:color w:val="000000"/>
        </w:rPr>
        <w:t>BALB</w:t>
      </w:r>
      <w:r w:rsidR="00F874F6" w:rsidRPr="00D92967">
        <w:rPr>
          <w:rFonts w:ascii="Times New Roman" w:hAnsi="Times New Roman" w:cs="Times New Roman"/>
          <w:color w:val="000000"/>
          <w:lang w:val="ru-RU"/>
        </w:rPr>
        <w:t>/</w:t>
      </w:r>
      <w:r w:rsidR="00F874F6" w:rsidRPr="00D92967">
        <w:rPr>
          <w:rFonts w:ascii="Times New Roman" w:hAnsi="Times New Roman" w:cs="Times New Roman"/>
          <w:color w:val="000000"/>
        </w:rPr>
        <w:t>c</w:t>
      </w:r>
      <w:r w:rsidR="00F874F6" w:rsidRPr="00D92967">
        <w:rPr>
          <w:rFonts w:ascii="Times New Roman" w:hAnsi="Times New Roman" w:cs="Times New Roman"/>
          <w:color w:val="000000"/>
          <w:lang w:val="ru-RU"/>
        </w:rPr>
        <w:t xml:space="preserve"> количество гельминтов было ниже, чем у C57</w:t>
      </w:r>
      <w:r w:rsidR="00F874F6" w:rsidRPr="00D92967">
        <w:rPr>
          <w:rFonts w:ascii="Times New Roman" w:hAnsi="Times New Roman" w:cs="Times New Roman"/>
          <w:color w:val="000000"/>
        </w:rPr>
        <w:t>Bl</w:t>
      </w:r>
      <w:r w:rsidR="00F874F6" w:rsidRPr="00D92967">
        <w:rPr>
          <w:rFonts w:ascii="Times New Roman" w:hAnsi="Times New Roman" w:cs="Times New Roman"/>
          <w:color w:val="000000"/>
          <w:lang w:val="ru-RU"/>
        </w:rPr>
        <w:t>/6</w:t>
      </w:r>
      <w:r w:rsidR="00F874F6" w:rsidRPr="00D92967">
        <w:rPr>
          <w:rFonts w:ascii="Times New Roman" w:hAnsi="Times New Roman" w:cs="Times New Roman"/>
          <w:color w:val="000000"/>
        </w:rPr>
        <w:t>j</w:t>
      </w:r>
      <w:r w:rsidR="00F874F6" w:rsidRPr="00D92967">
        <w:rPr>
          <w:rFonts w:ascii="Times New Roman" w:hAnsi="Times New Roman" w:cs="Times New Roman"/>
          <w:color w:val="000000"/>
          <w:lang w:val="ru-RU"/>
        </w:rPr>
        <w:t xml:space="preserve">. </w:t>
      </w:r>
      <w:r w:rsidR="00F874F6" w:rsidRPr="00D92967">
        <w:rPr>
          <w:rFonts w:ascii="Times New Roman" w:hAnsi="Times New Roman" w:cs="Times New Roman"/>
          <w:color w:val="000000"/>
        </w:rPr>
        <w:t>O</w:t>
      </w:r>
      <w:r w:rsidR="00F874F6" w:rsidRPr="00D92967">
        <w:rPr>
          <w:rFonts w:ascii="Times New Roman" w:hAnsi="Times New Roman" w:cs="Times New Roman"/>
          <w:color w:val="000000"/>
          <w:lang w:val="ru-RU"/>
        </w:rPr>
        <w:t>.</w:t>
      </w:r>
      <w:r w:rsidR="00D54EE7">
        <w:rPr>
          <w:rFonts w:ascii="Times New Roman" w:hAnsi="Times New Roman" w:cs="Times New Roman"/>
          <w:color w:val="000000"/>
          <w:lang w:val="ru-RU"/>
        </w:rPr>
        <w:t xml:space="preserve"> </w:t>
      </w:r>
      <w:r w:rsidR="00F874F6" w:rsidRPr="00D92967">
        <w:rPr>
          <w:rFonts w:ascii="Times New Roman" w:hAnsi="Times New Roman" w:cs="Times New Roman"/>
          <w:color w:val="000000"/>
        </w:rPr>
        <w:t>felineus</w:t>
      </w:r>
      <w:r w:rsidR="00F874F6" w:rsidRPr="00D92967">
        <w:rPr>
          <w:rFonts w:ascii="Times New Roman" w:hAnsi="Times New Roman" w:cs="Times New Roman"/>
          <w:color w:val="000000"/>
          <w:lang w:val="ru-RU"/>
        </w:rPr>
        <w:t xml:space="preserve"> не были обнаружены на 1-ом месяце, </w:t>
      </w:r>
      <w:r w:rsidR="00D50D4A">
        <w:rPr>
          <w:rFonts w:ascii="Times New Roman" w:hAnsi="Times New Roman" w:cs="Times New Roman"/>
          <w:color w:val="000000"/>
          <w:lang w:val="ru-RU"/>
        </w:rPr>
        <w:t>а</w:t>
      </w:r>
      <w:r w:rsidR="00F874F6" w:rsidRPr="00D92967">
        <w:rPr>
          <w:rFonts w:ascii="Times New Roman" w:hAnsi="Times New Roman" w:cs="Times New Roman"/>
          <w:color w:val="000000"/>
          <w:lang w:val="ru-RU"/>
        </w:rPr>
        <w:t xml:space="preserve"> на 3-ем месяце </w:t>
      </w:r>
      <w:r w:rsidR="00F874F6" w:rsidRPr="00D92967">
        <w:rPr>
          <w:rFonts w:ascii="Times New Roman" w:hAnsi="Times New Roman" w:cs="Times New Roman"/>
          <w:color w:val="000000"/>
        </w:rPr>
        <w:t>p</w:t>
      </w:r>
      <w:r w:rsidR="00F874F6" w:rsidRPr="00D92967">
        <w:rPr>
          <w:rFonts w:ascii="Times New Roman" w:hAnsi="Times New Roman" w:cs="Times New Roman"/>
          <w:color w:val="000000"/>
          <w:lang w:val="ru-RU"/>
        </w:rPr>
        <w:t xml:space="preserve">. </w:t>
      </w:r>
      <w:proofErr w:type="spell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lang w:val="ru-RU"/>
        </w:rPr>
        <w:t xml:space="preserve">. </w:t>
      </w:r>
      <w:r w:rsidR="00D50D4A">
        <w:rPr>
          <w:rFonts w:ascii="Times New Roman" w:hAnsi="Times New Roman" w:cs="Times New Roman"/>
          <w:color w:val="000000"/>
          <w:lang w:val="ru-RU"/>
        </w:rPr>
        <w:t>и</w:t>
      </w:r>
      <w:r w:rsidR="00F874F6" w:rsidRPr="00D92967">
        <w:rPr>
          <w:rFonts w:ascii="Times New Roman" w:hAnsi="Times New Roman" w:cs="Times New Roman"/>
          <w:color w:val="000000"/>
          <w:lang w:val="ru-RU"/>
        </w:rPr>
        <w:t xml:space="preserve">х количество составило 1 </w:t>
      </w:r>
      <w:proofErr w:type="spellStart"/>
      <w:r w:rsidR="00F874F6" w:rsidRPr="00D92967">
        <w:rPr>
          <w:rFonts w:ascii="Times New Roman" w:hAnsi="Times New Roman" w:cs="Times New Roman"/>
          <w:color w:val="000000"/>
          <w:lang w:val="ru-RU"/>
        </w:rPr>
        <w:t>шт</w:t>
      </w:r>
      <w:proofErr w:type="spellEnd"/>
      <w:r w:rsidR="00F874F6" w:rsidRPr="00D92967">
        <w:rPr>
          <w:rFonts w:ascii="Times New Roman" w:hAnsi="Times New Roman" w:cs="Times New Roman"/>
          <w:color w:val="000000"/>
          <w:lang w:val="ru-RU"/>
        </w:rPr>
        <w:t xml:space="preserve">/животное. </w:t>
      </w:r>
      <w:r w:rsidR="00F874F6" w:rsidRPr="00D92967">
        <w:rPr>
          <w:rFonts w:ascii="Times New Roman" w:hAnsi="Times New Roman" w:cs="Times New Roman"/>
          <w:color w:val="000000"/>
        </w:rPr>
        <w:t>Worms were not detected</w:t>
      </w:r>
      <w:r w:rsidR="000B3F2F" w:rsidRPr="00AB4E0B">
        <w:rPr>
          <w:rFonts w:ascii="Times New Roman" w:hAnsi="Times New Roman" w:cs="Times New Roman"/>
          <w:color w:val="000000"/>
        </w:rPr>
        <w:t xml:space="preserve"> </w:t>
      </w:r>
      <w:r w:rsidR="000B3F2F" w:rsidRPr="00D92967">
        <w:rPr>
          <w:rFonts w:ascii="Times New Roman" w:hAnsi="Times New Roman" w:cs="Times New Roman"/>
          <w:color w:val="000000"/>
        </w:rPr>
        <w:t>in WISTAR rat line</w:t>
      </w:r>
      <w:r w:rsidR="00AB4E0B" w:rsidRPr="00AB4E0B">
        <w:rPr>
          <w:rFonts w:ascii="Times New Roman" w:hAnsi="Times New Roman" w:cs="Times New Roman"/>
          <w:color w:val="000000"/>
        </w:rPr>
        <w:t xml:space="preserve"> </w:t>
      </w:r>
      <w:r w:rsidR="00AB4E0B">
        <w:rPr>
          <w:rFonts w:ascii="Times New Roman" w:hAnsi="Times New Roman" w:cs="Times New Roman"/>
          <w:color w:val="000000"/>
        </w:rPr>
        <w:t>liver</w:t>
      </w:r>
      <w:r w:rsidR="00F874F6" w:rsidRPr="00D92967">
        <w:rPr>
          <w:rFonts w:ascii="Times New Roman" w:hAnsi="Times New Roman" w:cs="Times New Roman"/>
          <w:color w:val="000000"/>
        </w:rPr>
        <w:t xml:space="preserve"> both </w:t>
      </w:r>
      <w:proofErr w:type="gramStart"/>
      <w:r w:rsidR="00F874F6" w:rsidRPr="00D92967">
        <w:rPr>
          <w:rFonts w:ascii="Times New Roman" w:hAnsi="Times New Roman" w:cs="Times New Roman"/>
          <w:color w:val="000000"/>
        </w:rPr>
        <w:t>1 and 3 month</w:t>
      </w:r>
      <w:proofErr w:type="gramEnd"/>
      <w:r w:rsidR="00F874F6" w:rsidRPr="00D92967">
        <w:rPr>
          <w:rFonts w:ascii="Times New Roman" w:hAnsi="Times New Roman" w:cs="Times New Roman"/>
          <w:color w:val="000000"/>
        </w:rPr>
        <w:t xml:space="preserve"> p. </w:t>
      </w:r>
      <w:proofErr w:type="spellStart"/>
      <w:proofErr w:type="gramStart"/>
      <w:r w:rsidR="00F874F6" w:rsidRPr="00D92967">
        <w:rPr>
          <w:rFonts w:ascii="Times New Roman" w:hAnsi="Times New Roman" w:cs="Times New Roman"/>
          <w:color w:val="000000"/>
        </w:rPr>
        <w:t>i</w:t>
      </w:r>
      <w:proofErr w:type="spellEnd"/>
      <w:r w:rsidR="00F874F6" w:rsidRPr="00D92967">
        <w:rPr>
          <w:rFonts w:ascii="Times New Roman" w:hAnsi="Times New Roman" w:cs="Times New Roman"/>
          <w:color w:val="000000"/>
        </w:rPr>
        <w:t>..</w:t>
      </w:r>
      <w:proofErr w:type="gramEnd"/>
    </w:p>
    <w:p w14:paraId="47EAE7D4" w14:textId="77777777" w:rsidR="00EA61AB" w:rsidRPr="00711D59" w:rsidRDefault="00EA61AB" w:rsidP="001F4BAB">
      <w:pPr>
        <w:spacing w:after="0" w:line="276" w:lineRule="auto"/>
        <w:ind w:firstLine="567"/>
        <w:jc w:val="both"/>
        <w:rPr>
          <w:rFonts w:ascii="Times New Roman" w:hAnsi="Times New Roman" w:cs="Times New Roman"/>
          <w:color w:val="000000"/>
        </w:rPr>
      </w:pPr>
    </w:p>
    <w:p w14:paraId="4BF4D9C9" w14:textId="28252D07" w:rsidR="00BA3FB2" w:rsidRPr="00D92967" w:rsidRDefault="00BA3FB2" w:rsidP="001F4BAB">
      <w:pPr>
        <w:spacing w:after="0" w:line="276" w:lineRule="auto"/>
        <w:jc w:val="both"/>
        <w:rPr>
          <w:rFonts w:ascii="Times New Roman" w:hAnsi="Times New Roman" w:cs="Times New Roman"/>
          <w:b/>
          <w:bCs/>
          <w:color w:val="000000"/>
          <w:lang w:val="ru-RU"/>
        </w:rPr>
      </w:pPr>
      <w:r w:rsidRPr="00D92967">
        <w:rPr>
          <w:rFonts w:ascii="Times New Roman" w:hAnsi="Times New Roman" w:cs="Times New Roman"/>
          <w:b/>
          <w:bCs/>
          <w:color w:val="000000"/>
          <w:lang w:val="ru-RU"/>
        </w:rPr>
        <w:t xml:space="preserve">Оценка количества яиц </w:t>
      </w:r>
      <w:r w:rsidRPr="00D92967">
        <w:rPr>
          <w:rFonts w:ascii="Times New Roman" w:hAnsi="Times New Roman" w:cs="Times New Roman"/>
          <w:b/>
          <w:bCs/>
          <w:color w:val="000000"/>
        </w:rPr>
        <w:t>O</w:t>
      </w:r>
      <w:r w:rsidRPr="00D92967">
        <w:rPr>
          <w:rFonts w:ascii="Times New Roman" w:hAnsi="Times New Roman" w:cs="Times New Roman"/>
          <w:b/>
          <w:bCs/>
          <w:color w:val="000000"/>
          <w:lang w:val="ru-RU"/>
        </w:rPr>
        <w:t xml:space="preserve">. </w:t>
      </w:r>
      <w:r w:rsidRPr="00D92967">
        <w:rPr>
          <w:rFonts w:ascii="Times New Roman" w:hAnsi="Times New Roman" w:cs="Times New Roman"/>
          <w:b/>
          <w:bCs/>
          <w:color w:val="000000"/>
        </w:rPr>
        <w:t>felineus</w:t>
      </w:r>
      <w:r w:rsidRPr="00D92967">
        <w:rPr>
          <w:rFonts w:ascii="Times New Roman" w:hAnsi="Times New Roman" w:cs="Times New Roman"/>
          <w:b/>
          <w:bCs/>
          <w:color w:val="000000"/>
          <w:lang w:val="ru-RU"/>
        </w:rPr>
        <w:t xml:space="preserve"> в фекалиях лабораторных животных</w:t>
      </w:r>
    </w:p>
    <w:p w14:paraId="53E4E72F" w14:textId="26FF89EC" w:rsidR="00337D54" w:rsidRPr="005441BB" w:rsidRDefault="00271446" w:rsidP="00337D54">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color w:val="000000"/>
          <w:lang w:val="ru-RU"/>
        </w:rPr>
        <w:t xml:space="preserve">Количество яиц, обнаруженных в фекалиях, </w:t>
      </w:r>
      <w:commentRangeStart w:id="7"/>
      <w:r w:rsidRPr="00D92967">
        <w:rPr>
          <w:rFonts w:ascii="Times New Roman" w:hAnsi="Times New Roman" w:cs="Times New Roman"/>
          <w:color w:val="000000"/>
          <w:lang w:val="ru-RU"/>
        </w:rPr>
        <w:t>соответствовало уровню инвазии</w:t>
      </w:r>
      <w:commentRangeEnd w:id="7"/>
      <w:r w:rsidR="00D93BAB">
        <w:rPr>
          <w:rStyle w:val="CommentReference"/>
        </w:rPr>
        <w:commentReference w:id="7"/>
      </w:r>
      <w:r w:rsidRPr="00D92967">
        <w:rPr>
          <w:rFonts w:ascii="Times New Roman" w:hAnsi="Times New Roman" w:cs="Times New Roman"/>
          <w:color w:val="000000"/>
          <w:lang w:val="ru-RU"/>
        </w:rPr>
        <w:t xml:space="preserve">. </w:t>
      </w:r>
      <w:r w:rsidRPr="00D92967">
        <w:rPr>
          <w:rFonts w:ascii="Times New Roman" w:hAnsi="Times New Roman" w:cs="Times New Roman"/>
          <w:lang w:val="ru-RU"/>
        </w:rPr>
        <w:t xml:space="preserve">У сирийских хомячков наблюдался резкий рост продукции яиц </w:t>
      </w:r>
      <w:r w:rsidR="00AD206C">
        <w:rPr>
          <w:rFonts w:ascii="Times New Roman" w:hAnsi="Times New Roman" w:cs="Times New Roman"/>
        </w:rPr>
        <w:t>by</w:t>
      </w:r>
      <w:r w:rsidRPr="00D92967">
        <w:rPr>
          <w:rFonts w:ascii="Times New Roman" w:hAnsi="Times New Roman" w:cs="Times New Roman"/>
          <w:lang w:val="ru-RU"/>
        </w:rPr>
        <w:t xml:space="preserve"> </w:t>
      </w:r>
      <w:r w:rsidR="00AD206C">
        <w:rPr>
          <w:rFonts w:ascii="Times New Roman" w:hAnsi="Times New Roman" w:cs="Times New Roman"/>
        </w:rPr>
        <w:t>the</w:t>
      </w:r>
      <w:r w:rsidR="00AD206C" w:rsidRPr="00AD206C">
        <w:rPr>
          <w:rFonts w:ascii="Times New Roman" w:hAnsi="Times New Roman" w:cs="Times New Roman"/>
          <w:lang w:val="ru-RU"/>
        </w:rPr>
        <w:t xml:space="preserve"> </w:t>
      </w:r>
      <w:r w:rsidRPr="00D92967">
        <w:rPr>
          <w:rFonts w:ascii="Times New Roman" w:hAnsi="Times New Roman" w:cs="Times New Roman"/>
          <w:lang w:val="ru-RU"/>
        </w:rPr>
        <w:t>3</w:t>
      </w:r>
      <w:r w:rsidR="00AD206C" w:rsidRPr="00AD206C">
        <w:rPr>
          <w:rFonts w:ascii="Times New Roman" w:hAnsi="Times New Roman" w:cs="Times New Roman"/>
          <w:lang w:val="ru-RU"/>
        </w:rPr>
        <w:t xml:space="preserve"> </w:t>
      </w:r>
      <w:r w:rsidR="00AD206C">
        <w:rPr>
          <w:rFonts w:ascii="Times New Roman" w:hAnsi="Times New Roman" w:cs="Times New Roman"/>
        </w:rPr>
        <w:t>month</w:t>
      </w:r>
      <w:r w:rsidRPr="00D92967">
        <w:rPr>
          <w:rFonts w:ascii="Times New Roman" w:hAnsi="Times New Roman" w:cs="Times New Roman"/>
          <w:lang w:val="ru-RU"/>
        </w:rPr>
        <w:t xml:space="preserve"> месяцам, что свидетельствует о нарастании репродуктивной активности. У мышей C57Bl/6</w:t>
      </w:r>
      <w:r w:rsidRPr="00D92967">
        <w:rPr>
          <w:rFonts w:ascii="Times New Roman" w:hAnsi="Times New Roman" w:cs="Times New Roman"/>
          <w:color w:val="000000"/>
        </w:rPr>
        <w:t>j</w:t>
      </w:r>
      <w:r w:rsidRPr="00D92967">
        <w:rPr>
          <w:rFonts w:ascii="Times New Roman" w:hAnsi="Times New Roman" w:cs="Times New Roman"/>
          <w:lang w:val="ru-RU"/>
        </w:rPr>
        <w:t xml:space="preserve"> также регистрировалось увеличение числа яиц к 3 месяцам, однако </w:t>
      </w:r>
      <w:r w:rsidR="00F352C5">
        <w:rPr>
          <w:rFonts w:ascii="Times New Roman" w:hAnsi="Times New Roman" w:cs="Times New Roman"/>
          <w:lang w:val="ru-RU"/>
        </w:rPr>
        <w:t xml:space="preserve">их </w:t>
      </w:r>
      <w:r w:rsidRPr="00D92967">
        <w:rPr>
          <w:rFonts w:ascii="Times New Roman" w:hAnsi="Times New Roman" w:cs="Times New Roman"/>
          <w:lang w:val="ru-RU"/>
        </w:rPr>
        <w:t>абсолютн</w:t>
      </w:r>
      <w:r w:rsidR="00F352C5">
        <w:rPr>
          <w:rFonts w:ascii="Times New Roman" w:hAnsi="Times New Roman" w:cs="Times New Roman"/>
          <w:lang w:val="ru-RU"/>
        </w:rPr>
        <w:t>о</w:t>
      </w:r>
      <w:r w:rsidRPr="00D92967">
        <w:rPr>
          <w:rFonts w:ascii="Times New Roman" w:hAnsi="Times New Roman" w:cs="Times New Roman"/>
          <w:lang w:val="ru-RU"/>
        </w:rPr>
        <w:t xml:space="preserve">е </w:t>
      </w:r>
      <w:r w:rsidR="00F352C5">
        <w:rPr>
          <w:rFonts w:ascii="Times New Roman" w:hAnsi="Times New Roman" w:cs="Times New Roman"/>
          <w:lang w:val="ru-RU"/>
        </w:rPr>
        <w:t>количество</w:t>
      </w:r>
      <w:r w:rsidRPr="00D92967">
        <w:rPr>
          <w:rFonts w:ascii="Times New Roman" w:hAnsi="Times New Roman" w:cs="Times New Roman"/>
          <w:lang w:val="ru-RU"/>
        </w:rPr>
        <w:t xml:space="preserve"> оставались </w:t>
      </w:r>
      <w:r w:rsidR="00F352C5">
        <w:rPr>
          <w:rFonts w:ascii="Times New Roman" w:hAnsi="Times New Roman" w:cs="Times New Roman"/>
        </w:rPr>
        <w:t>relatively</w:t>
      </w:r>
      <w:r w:rsidR="00F352C5" w:rsidRPr="00F352C5">
        <w:rPr>
          <w:rFonts w:ascii="Times New Roman" w:hAnsi="Times New Roman" w:cs="Times New Roman"/>
          <w:lang w:val="ru-RU"/>
        </w:rPr>
        <w:t xml:space="preserve"> </w:t>
      </w:r>
      <w:r w:rsidR="00D93BAB">
        <w:rPr>
          <w:rFonts w:ascii="Times New Roman" w:hAnsi="Times New Roman" w:cs="Times New Roman"/>
        </w:rPr>
        <w:t>negligible</w:t>
      </w:r>
      <w:r w:rsidRPr="00D92967">
        <w:rPr>
          <w:rFonts w:ascii="Times New Roman" w:hAnsi="Times New Roman" w:cs="Times New Roman"/>
          <w:lang w:val="ru-RU"/>
        </w:rPr>
        <w:t xml:space="preserve">. У мышей линии BALB/c </w:t>
      </w:r>
      <w:r w:rsidRPr="00D92967">
        <w:rPr>
          <w:rFonts w:ascii="Times New Roman" w:hAnsi="Times New Roman" w:cs="Times New Roman"/>
          <w:lang w:val="ru-RU" w:eastAsia="zh-CN"/>
        </w:rPr>
        <w:t xml:space="preserve">на первом месяце инвазии не было обнаружено яиц, на 3-ем месяце только у двух животных было обнаружено 4 </w:t>
      </w:r>
      <w:r w:rsidR="00C33A97" w:rsidRPr="00D92967">
        <w:rPr>
          <w:rFonts w:ascii="Times New Roman" w:hAnsi="Times New Roman" w:cs="Times New Roman"/>
          <w:lang w:val="ru-RU" w:eastAsia="zh-CN"/>
        </w:rPr>
        <w:t>яйца</w:t>
      </w:r>
      <w:r w:rsidRPr="00D92967">
        <w:rPr>
          <w:rFonts w:ascii="Times New Roman" w:hAnsi="Times New Roman" w:cs="Times New Roman"/>
          <w:lang w:val="ru-RU" w:eastAsia="zh-CN"/>
        </w:rPr>
        <w:t xml:space="preserve"> на 1 грамм фекалий соответственно. </w:t>
      </w:r>
      <w:r w:rsidRPr="00D92967">
        <w:rPr>
          <w:rFonts w:ascii="Times New Roman" w:hAnsi="Times New Roman" w:cs="Times New Roman"/>
          <w:lang w:val="ru-RU"/>
        </w:rPr>
        <w:t xml:space="preserve">У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яйца в фекалиях не были обнаружены на всех сроках наблюдения.</w:t>
      </w:r>
      <w:r w:rsidR="00086D37" w:rsidRPr="00D92967">
        <w:rPr>
          <w:rFonts w:ascii="Times New Roman" w:hAnsi="Times New Roman" w:cs="Times New Roman"/>
          <w:lang w:val="ru-RU"/>
        </w:rPr>
        <w:t xml:space="preserve"> Средняя продукция яиц на одного червя также преобладала в группе </w:t>
      </w:r>
      <w:r w:rsidR="00086D37" w:rsidRPr="00D92967">
        <w:rPr>
          <w:rFonts w:ascii="Times New Roman" w:hAnsi="Times New Roman" w:cs="Times New Roman"/>
        </w:rPr>
        <w:t>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auratus</w:t>
      </w:r>
      <w:r w:rsidR="00086D37" w:rsidRPr="00D92967">
        <w:rPr>
          <w:rFonts w:ascii="Times New Roman" w:hAnsi="Times New Roman" w:cs="Times New Roman"/>
          <w:lang w:val="ru-RU"/>
        </w:rPr>
        <w:t>, достигая значения 40 яиц/червь. У мышей линии C57Bl/6</w:t>
      </w:r>
      <w:r w:rsidR="00086D37" w:rsidRPr="00D92967">
        <w:rPr>
          <w:rFonts w:ascii="Times New Roman" w:hAnsi="Times New Roman" w:cs="Times New Roman"/>
          <w:color w:val="000000"/>
        </w:rPr>
        <w:t>j</w:t>
      </w:r>
      <w:r w:rsidR="00086D37" w:rsidRPr="00D92967">
        <w:rPr>
          <w:rFonts w:ascii="Times New Roman" w:hAnsi="Times New Roman" w:cs="Times New Roman"/>
          <w:color w:val="000000"/>
          <w:lang w:val="ru-RU"/>
        </w:rPr>
        <w:t xml:space="preserve"> этот параметр был ниже и составил 10 яиц/червь, у мышей линии </w:t>
      </w:r>
      <w:r w:rsidR="00086D37" w:rsidRPr="00D92967">
        <w:rPr>
          <w:rFonts w:ascii="Times New Roman" w:hAnsi="Times New Roman" w:cs="Times New Roman"/>
          <w:lang w:val="ru-RU"/>
        </w:rPr>
        <w:t xml:space="preserve">BALB/c – 4 </w:t>
      </w:r>
      <w:r w:rsidR="00086D37" w:rsidRPr="00D92967">
        <w:rPr>
          <w:rFonts w:ascii="Times New Roman" w:hAnsi="Times New Roman" w:cs="Times New Roman"/>
        </w:rPr>
        <w:t>egg</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per</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worm</w:t>
      </w:r>
      <w:r w:rsidR="00086D37" w:rsidRPr="00D92967">
        <w:rPr>
          <w:rFonts w:ascii="Times New Roman" w:hAnsi="Times New Roman" w:cs="Times New Roman"/>
          <w:lang w:val="ru-RU"/>
        </w:rPr>
        <w:t xml:space="preserve">. </w:t>
      </w:r>
      <w:r w:rsidR="00086D37" w:rsidRPr="00D92967">
        <w:rPr>
          <w:rFonts w:ascii="Times New Roman" w:hAnsi="Times New Roman" w:cs="Times New Roman"/>
        </w:rPr>
        <w:t>No</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eggs</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were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detected</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in</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WISTAR</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rat</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line</w:t>
      </w:r>
      <w:r w:rsidR="00086D37" w:rsidRPr="00337D54">
        <w:rPr>
          <w:rFonts w:ascii="Times New Roman" w:hAnsi="Times New Roman" w:cs="Times New Roman"/>
          <w:lang w:val="ru-RU"/>
        </w:rPr>
        <w:t xml:space="preserve"> </w:t>
      </w:r>
      <w:r w:rsidR="00086D37" w:rsidRPr="00D92967">
        <w:rPr>
          <w:rFonts w:ascii="Times New Roman" w:hAnsi="Times New Roman" w:cs="Times New Roman"/>
        </w:rPr>
        <w:t>feces</w:t>
      </w:r>
      <w:r w:rsidR="00337D54" w:rsidRPr="00711D59">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Egg</w:t>
      </w:r>
      <w:r w:rsidR="00337D54">
        <w:rPr>
          <w:rFonts w:ascii="Times New Roman" w:hAnsi="Times New Roman" w:cs="Times New Roman"/>
          <w:color w:val="000000"/>
          <w:lang w:val="ru-RU" w:eastAsia="zh-CN"/>
        </w:rPr>
        <w:t xml:space="preserve"> </w:t>
      </w:r>
      <w:r w:rsidR="00337D54">
        <w:rPr>
          <w:rFonts w:ascii="Times New Roman" w:hAnsi="Times New Roman" w:cs="Times New Roman"/>
          <w:color w:val="000000"/>
          <w:lang w:eastAsia="zh-CN"/>
        </w:rPr>
        <w:t>granulomas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были обнаружены только при заражении Сирийский хомячков и отсутствовали у других лабораторных животных (</w:t>
      </w:r>
      <w:r w:rsidR="00337D54" w:rsidRPr="000205A3">
        <w:rPr>
          <w:rFonts w:ascii="Times New Roman" w:hAnsi="Times New Roman" w:cs="Times New Roman"/>
          <w:color w:val="000000"/>
          <w:lang w:eastAsia="zh-CN"/>
        </w:rPr>
        <w:t>Chi</w:t>
      </w:r>
      <w:r w:rsidR="00337D54" w:rsidRPr="000205A3">
        <w:rPr>
          <w:rFonts w:ascii="Times New Roman" w:hAnsi="Times New Roman" w:cs="Times New Roman"/>
          <w:color w:val="000000"/>
          <w:lang w:val="ru-RU" w:eastAsia="zh-CN"/>
        </w:rPr>
        <w:t>-</w:t>
      </w:r>
      <w:r w:rsidR="00337D54" w:rsidRPr="000205A3">
        <w:rPr>
          <w:rFonts w:ascii="Times New Roman" w:hAnsi="Times New Roman" w:cs="Times New Roman"/>
          <w:color w:val="000000"/>
          <w:lang w:eastAsia="zh-CN"/>
        </w:rPr>
        <w:t>Square</w:t>
      </w:r>
      <w:r w:rsidR="00337D54" w:rsidRPr="000205A3">
        <w:rPr>
          <w:rFonts w:ascii="Times New Roman" w:hAnsi="Times New Roman" w:cs="Times New Roman"/>
          <w:color w:val="000000"/>
          <w:lang w:val="ru-RU" w:eastAsia="zh-CN"/>
        </w:rPr>
        <w:t xml:space="preserve"> </w:t>
      </w:r>
      <w:r w:rsidR="00337D54" w:rsidRPr="000205A3">
        <w:rPr>
          <w:rFonts w:ascii="Times New Roman" w:hAnsi="Times New Roman" w:cs="Times New Roman"/>
          <w:color w:val="000000"/>
          <w:lang w:eastAsia="zh-CN"/>
        </w:rPr>
        <w:t>Tests</w:t>
      </w:r>
      <w:r w:rsidR="00337D54" w:rsidRPr="000205A3">
        <w:rPr>
          <w:rFonts w:ascii="Times New Roman" w:hAnsi="Times New Roman" w:cs="Times New Roman"/>
          <w:color w:val="000000"/>
          <w:lang w:val="ru-RU" w:eastAsia="zh-CN"/>
        </w:rPr>
        <w:t xml:space="preserve">: </w:t>
      </w:r>
      <w:r w:rsidR="00337D54">
        <w:rPr>
          <w:rFonts w:ascii="Times New Roman" w:hAnsi="Times New Roman" w:cs="Times New Roman"/>
          <w:color w:val="000000"/>
          <w:lang w:val="ru-RU" w:eastAsia="zh-CN"/>
        </w:rPr>
        <w:t>χ</w:t>
      </w:r>
      <w:r w:rsidR="00337D54" w:rsidRPr="000205A3">
        <w:rPr>
          <w:rFonts w:ascii="Times New Roman" w:hAnsi="Times New Roman" w:cs="Times New Roman"/>
          <w:color w:val="000000"/>
          <w:vertAlign w:val="superscript"/>
          <w:lang w:val="ru-RU" w:eastAsia="zh-CN"/>
        </w:rPr>
        <w:t>2</w:t>
      </w:r>
      <w:r w:rsidR="00337D54" w:rsidRPr="000205A3">
        <w:rPr>
          <w:rFonts w:ascii="Times New Roman" w:hAnsi="Times New Roman" w:cs="Times New Roman"/>
          <w:color w:val="000000"/>
          <w:lang w:val="ru-RU" w:eastAsia="zh-CN"/>
        </w:rPr>
        <w:t xml:space="preserve">=20, </w:t>
      </w:r>
      <w:r w:rsidR="00337D54">
        <w:rPr>
          <w:rFonts w:ascii="Times New Roman" w:hAnsi="Times New Roman" w:cs="Times New Roman"/>
          <w:color w:val="000000"/>
          <w:lang w:eastAsia="zh-CN"/>
        </w:rPr>
        <w:t>P</w:t>
      </w:r>
      <w:r w:rsidR="00337D54" w:rsidRPr="000205A3">
        <w:rPr>
          <w:rFonts w:ascii="Times New Roman" w:hAnsi="Times New Roman" w:cs="Times New Roman"/>
          <w:color w:val="000000"/>
          <w:lang w:val="ru-RU" w:eastAsia="zh-CN"/>
        </w:rPr>
        <w:t>&lt;0.001</w:t>
      </w:r>
      <w:r w:rsidR="00337D54">
        <w:rPr>
          <w:rFonts w:ascii="Times New Roman" w:hAnsi="Times New Roman" w:cs="Times New Roman"/>
          <w:color w:val="000000"/>
          <w:lang w:val="ru-RU" w:eastAsia="zh-CN"/>
        </w:rPr>
        <w:t xml:space="preserve">). </w:t>
      </w:r>
    </w:p>
    <w:p w14:paraId="49AFE762" w14:textId="0F85CB0C" w:rsidR="00BA3FB2" w:rsidRPr="00337D54" w:rsidRDefault="00BA3FB2" w:rsidP="001F4BAB">
      <w:pPr>
        <w:spacing w:after="0" w:line="276" w:lineRule="auto"/>
        <w:ind w:firstLine="567"/>
        <w:jc w:val="both"/>
        <w:rPr>
          <w:rFonts w:ascii="Times New Roman" w:hAnsi="Times New Roman" w:cs="Times New Roman"/>
          <w:lang w:val="ru-RU"/>
        </w:rPr>
      </w:pPr>
    </w:p>
    <w:p w14:paraId="4B3CFFB5" w14:textId="0358551A" w:rsidR="00EA61AB" w:rsidRDefault="000F42BE" w:rsidP="001F4BAB">
      <w:pPr>
        <w:spacing w:after="0" w:line="276" w:lineRule="auto"/>
        <w:ind w:firstLine="567"/>
        <w:jc w:val="both"/>
        <w:rPr>
          <w:rFonts w:ascii="Times New Roman" w:hAnsi="Times New Roman" w:cs="Times New Roman"/>
        </w:rPr>
      </w:pPr>
      <w:r>
        <w:rPr>
          <w:noProof/>
          <w:lang w:val="ru-RU" w:eastAsia="ru-RU"/>
        </w:rPr>
        <w:lastRenderedPageBreak/>
        <w:drawing>
          <wp:inline distT="0" distB="0" distL="0" distR="0" wp14:anchorId="6EC57D71" wp14:editId="296A3E54">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6E0F10F6" w14:textId="77777777" w:rsidR="000F42BE" w:rsidRPr="00711D59" w:rsidRDefault="000F42BE" w:rsidP="000F42BE">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Figure 2. Estimation of parasite burden among experimental animal*P&lt;0.05</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P&lt;0.05</w:t>
      </w:r>
      <w:r>
        <w:rPr>
          <w:rFonts w:ascii="Times New Roman" w:hAnsi="Times New Roman" w:cs="Times New Roman"/>
          <w:color w:val="000000"/>
        </w:rPr>
        <w:t xml:space="preserve">, </w:t>
      </w:r>
      <w:r w:rsidRPr="002F5B9C">
        <w:rPr>
          <w:rFonts w:ascii="Times New Roman" w:hAnsi="Times New Roman" w:cs="Times New Roman"/>
          <w:b/>
          <w:bCs/>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w:t>
      </w:r>
      <w:proofErr w:type="gramStart"/>
      <w:r w:rsidRPr="001F342D">
        <w:rPr>
          <w:rFonts w:ascii="Times New Roman" w:hAnsi="Times New Roman" w:cs="Times New Roman"/>
          <w:color w:val="000000"/>
        </w:rPr>
        <w:t>age..</w:t>
      </w:r>
      <w:proofErr w:type="gramEnd"/>
      <w:r w:rsidRPr="001F342D">
        <w:rPr>
          <w:rFonts w:ascii="Times New Roman" w:hAnsi="Times New Roman" w:cs="Times New Roman"/>
          <w:color w:val="000000"/>
        </w:rPr>
        <w:t xml:space="preserve"> Arrows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operculum</w:t>
      </w:r>
    </w:p>
    <w:p w14:paraId="69229084" w14:textId="77777777" w:rsidR="000F42BE" w:rsidRPr="00711D59" w:rsidRDefault="000F42BE" w:rsidP="001F4BAB">
      <w:pPr>
        <w:spacing w:after="0" w:line="276" w:lineRule="auto"/>
        <w:ind w:firstLine="567"/>
        <w:jc w:val="both"/>
        <w:rPr>
          <w:rFonts w:ascii="Times New Roman" w:hAnsi="Times New Roman" w:cs="Times New Roman"/>
          <w:lang w:val="ru-RU"/>
        </w:rPr>
      </w:pPr>
    </w:p>
    <w:p w14:paraId="65160AE0" w14:textId="396310D8" w:rsidR="00EA61AB" w:rsidRPr="00711D59" w:rsidRDefault="00EA61AB" w:rsidP="001F4BAB">
      <w:pPr>
        <w:spacing w:after="0" w:line="276" w:lineRule="auto"/>
        <w:rPr>
          <w:rStyle w:val="anegp0gi0b9av8jahpyh"/>
          <w:rFonts w:ascii="Times New Roman" w:hAnsi="Times New Roman" w:cs="Times New Roman"/>
          <w:b/>
          <w:bCs/>
          <w:color w:val="000000"/>
          <w:lang w:val="ru-RU"/>
        </w:rPr>
      </w:pPr>
      <w:bookmarkStart w:id="8" w:name="_Toc231233110"/>
      <w:r w:rsidRPr="00D92967">
        <w:rPr>
          <w:rStyle w:val="anegp0gi0b9av8jahpyh"/>
          <w:rFonts w:ascii="Times New Roman" w:hAnsi="Times New Roman" w:cs="Times New Roman"/>
          <w:b/>
          <w:bCs/>
          <w:color w:val="000000"/>
          <w:lang w:val="ru-RU"/>
        </w:rPr>
        <w:t>Оценка</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АЛТ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и</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АСТ</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у</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модельных</w:t>
      </w:r>
      <w:r w:rsidRPr="00711D59">
        <w:rPr>
          <w:rStyle w:val="anegp0gi0b9av8jahpyh"/>
          <w:rFonts w:ascii="Times New Roman" w:hAnsi="Times New Roman" w:cs="Times New Roman"/>
          <w:b/>
          <w:bCs/>
          <w:color w:val="000000"/>
          <w:lang w:val="ru-RU"/>
        </w:rPr>
        <w:t xml:space="preserve"> </w:t>
      </w:r>
      <w:r w:rsidRPr="00D92967">
        <w:rPr>
          <w:rStyle w:val="anegp0gi0b9av8jahpyh"/>
          <w:rFonts w:ascii="Times New Roman" w:hAnsi="Times New Roman" w:cs="Times New Roman"/>
          <w:b/>
          <w:bCs/>
          <w:color w:val="000000"/>
          <w:lang w:val="ru-RU"/>
        </w:rPr>
        <w:t>животных</w:t>
      </w:r>
      <w:bookmarkEnd w:id="8"/>
    </w:p>
    <w:p w14:paraId="01F31FC7" w14:textId="1CB65DA3" w:rsidR="00C94556" w:rsidRPr="00711D59" w:rsidRDefault="00EA61AB" w:rsidP="001F4BAB">
      <w:pPr>
        <w:spacing w:after="0" w:line="276" w:lineRule="auto"/>
        <w:ind w:firstLine="566"/>
        <w:jc w:val="both"/>
        <w:rPr>
          <w:rFonts w:ascii="Times New Roman" w:hAnsi="Times New Roman" w:cs="Times New Roman"/>
          <w:color w:val="000000"/>
          <w:lang w:val="ru-RU" w:eastAsia="zh-CN"/>
        </w:rPr>
      </w:pPr>
      <w:r w:rsidRPr="00D92967">
        <w:rPr>
          <w:rFonts w:ascii="Times New Roman" w:hAnsi="Times New Roman" w:cs="Times New Roman"/>
          <w:lang w:val="ru-RU"/>
        </w:rPr>
        <w:t>Для оценки состояния печени у зараженных животных определяли активность АЛТ</w:t>
      </w:r>
      <w:r w:rsidR="00442637" w:rsidRPr="00D92967">
        <w:rPr>
          <w:rFonts w:ascii="Times New Roman" w:hAnsi="Times New Roman" w:cs="Times New Roman"/>
          <w:lang w:val="ru-RU"/>
        </w:rPr>
        <w:t xml:space="preserve"> и </w:t>
      </w:r>
      <w:r w:rsidRPr="00D92967">
        <w:rPr>
          <w:rFonts w:ascii="Times New Roman" w:hAnsi="Times New Roman" w:cs="Times New Roman"/>
          <w:lang w:val="ru-RU"/>
        </w:rPr>
        <w:t>АСТ</w:t>
      </w:r>
      <w:r w:rsidR="009C13BB" w:rsidRPr="00D92967">
        <w:rPr>
          <w:rFonts w:ascii="Times New Roman" w:hAnsi="Times New Roman" w:cs="Times New Roman"/>
          <w:lang w:val="ru-RU"/>
        </w:rPr>
        <w:t xml:space="preserve"> </w:t>
      </w:r>
      <w:r w:rsidRPr="00D92967">
        <w:rPr>
          <w:rFonts w:ascii="Times New Roman" w:hAnsi="Times New Roman" w:cs="Times New Roman"/>
          <w:lang w:val="ru-RU"/>
        </w:rPr>
        <w:t>в сыворотке крови</w:t>
      </w:r>
      <w:r w:rsidR="00510825" w:rsidRPr="00510825">
        <w:rPr>
          <w:rFonts w:ascii="Times New Roman" w:hAnsi="Times New Roman" w:cs="Times New Roman"/>
          <w:lang w:val="ru-RU"/>
        </w:rPr>
        <w:t xml:space="preserve">. </w:t>
      </w:r>
      <w:r w:rsidRPr="00D92967">
        <w:rPr>
          <w:rFonts w:ascii="Times New Roman" w:hAnsi="Times New Roman" w:cs="Times New Roman"/>
          <w:lang w:val="ru-RU"/>
        </w:rPr>
        <w:t xml:space="preserve">Активность АЛТ и АСТ достоверно возрастала у сирийских </w:t>
      </w:r>
      <w:r w:rsidRPr="00D92967">
        <w:rPr>
          <w:rFonts w:ascii="Times New Roman" w:hAnsi="Times New Roman" w:cs="Times New Roman"/>
          <w:color w:val="000000" w:themeColor="text1"/>
          <w:lang w:val="ru-RU"/>
        </w:rPr>
        <w:t xml:space="preserve">хомячков </w:t>
      </w:r>
      <w:r w:rsidRPr="00D92967">
        <w:rPr>
          <w:rFonts w:ascii="Times New Roman" w:hAnsi="Times New Roman" w:cs="Times New Roman"/>
          <w:lang w:val="ru-RU"/>
        </w:rPr>
        <w:t xml:space="preserve">к 3 месяцу инвазии. </w:t>
      </w:r>
      <w:r w:rsidRPr="00D92967">
        <w:rPr>
          <w:rFonts w:ascii="Times New Roman" w:hAnsi="Times New Roman" w:cs="Times New Roman"/>
          <w:color w:val="000000"/>
          <w:lang w:val="ru-RU" w:eastAsia="zh-CN"/>
        </w:rPr>
        <w:t xml:space="preserve">У мышей линий </w:t>
      </w:r>
      <w:r w:rsidRPr="00D92967">
        <w:rPr>
          <w:rFonts w:ascii="Times New Roman" w:hAnsi="Times New Roman" w:cs="Times New Roman"/>
          <w:color w:val="000000"/>
        </w:rPr>
        <w:t>C</w:t>
      </w:r>
      <w:r w:rsidRPr="00D92967">
        <w:rPr>
          <w:rFonts w:ascii="Times New Roman" w:hAnsi="Times New Roman" w:cs="Times New Roman"/>
          <w:color w:val="000000"/>
          <w:lang w:val="ru-RU"/>
        </w:rPr>
        <w:t>57</w:t>
      </w:r>
      <w:r w:rsidRPr="00D92967">
        <w:rPr>
          <w:rFonts w:ascii="Times New Roman" w:hAnsi="Times New Roman" w:cs="Times New Roman"/>
          <w:color w:val="000000"/>
        </w:rPr>
        <w:t>Bl</w:t>
      </w:r>
      <w:r w:rsidRPr="00D92967">
        <w:rPr>
          <w:rFonts w:ascii="Times New Roman" w:hAnsi="Times New Roman" w:cs="Times New Roman"/>
          <w:color w:val="000000"/>
          <w:lang w:val="ru-RU"/>
        </w:rPr>
        <w:t>/6</w:t>
      </w:r>
      <w:r w:rsidRPr="00D92967">
        <w:rPr>
          <w:rFonts w:ascii="Times New Roman" w:hAnsi="Times New Roman" w:cs="Times New Roman"/>
          <w:color w:val="000000"/>
        </w:rPr>
        <w:t>j</w:t>
      </w:r>
      <w:r w:rsidRPr="00D92967">
        <w:rPr>
          <w:rFonts w:ascii="Times New Roman" w:hAnsi="Times New Roman" w:cs="Times New Roman"/>
          <w:color w:val="000000"/>
          <w:lang w:val="ru-RU"/>
        </w:rPr>
        <w:t xml:space="preserve"> и B</w:t>
      </w:r>
      <w:r w:rsidRPr="00D92967">
        <w:rPr>
          <w:rFonts w:ascii="Times New Roman" w:hAnsi="Times New Roman" w:cs="Times New Roman"/>
          <w:color w:val="000000"/>
        </w:rPr>
        <w:t>ALB</w:t>
      </w:r>
      <w:r w:rsidRPr="00D92967">
        <w:rPr>
          <w:rFonts w:ascii="Times New Roman" w:hAnsi="Times New Roman" w:cs="Times New Roman"/>
          <w:color w:val="000000"/>
          <w:lang w:val="ru-RU"/>
        </w:rPr>
        <w:t>/</w:t>
      </w:r>
      <w:r w:rsidRPr="00D92967">
        <w:rPr>
          <w:rFonts w:ascii="Times New Roman" w:hAnsi="Times New Roman" w:cs="Times New Roman"/>
          <w:color w:val="000000"/>
        </w:rPr>
        <w:t>c</w:t>
      </w:r>
      <w:r w:rsidRPr="00D92967">
        <w:rPr>
          <w:rFonts w:ascii="Times New Roman" w:hAnsi="Times New Roman" w:cs="Times New Roman"/>
          <w:color w:val="000000"/>
          <w:lang w:val="ru-RU"/>
        </w:rPr>
        <w:t>, а также у</w:t>
      </w:r>
      <w:r w:rsidRPr="00D92967">
        <w:rPr>
          <w:rFonts w:ascii="Times New Roman" w:hAnsi="Times New Roman" w:cs="Times New Roman"/>
          <w:color w:val="000000"/>
          <w:lang w:val="ru-RU" w:eastAsia="zh-CN"/>
        </w:rPr>
        <w:t xml:space="preserve"> крыс </w:t>
      </w:r>
      <w:r w:rsidRPr="00D92967">
        <w:rPr>
          <w:rFonts w:ascii="Times New Roman" w:eastAsia="Segoe UI" w:hAnsi="Times New Roman" w:cs="Times New Roman"/>
          <w:lang w:bidi="en-US"/>
        </w:rPr>
        <w:t>W</w:t>
      </w:r>
      <w:r w:rsidRPr="00D92967">
        <w:rPr>
          <w:rFonts w:ascii="Times New Roman" w:eastAsia="Segoe UI" w:hAnsi="Times New Roman" w:cs="Times New Roman"/>
          <w:lang w:eastAsia="zh-CN" w:bidi="en-US"/>
        </w:rPr>
        <w:t>istar</w:t>
      </w:r>
      <w:r w:rsidRPr="00D92967">
        <w:rPr>
          <w:rFonts w:ascii="Times New Roman" w:hAnsi="Times New Roman" w:cs="Times New Roman"/>
          <w:lang w:val="ru-RU"/>
        </w:rPr>
        <w:t xml:space="preserve"> </w:t>
      </w:r>
      <w:r w:rsidRPr="00D92967">
        <w:rPr>
          <w:rFonts w:ascii="Times New Roman" w:hAnsi="Times New Roman" w:cs="Times New Roman"/>
          <w:color w:val="000000"/>
          <w:lang w:val="ru-RU" w:eastAsia="zh-CN"/>
        </w:rPr>
        <w:t xml:space="preserve">активность трансаминаз оставалась в пределах контрольных значений на </w:t>
      </w:r>
      <w:r w:rsidR="009C13BB" w:rsidRPr="00D92967">
        <w:rPr>
          <w:rFonts w:ascii="Times New Roman" w:hAnsi="Times New Roman" w:cs="Times New Roman"/>
          <w:color w:val="000000"/>
          <w:lang w:val="ru-RU" w:eastAsia="zh-CN"/>
        </w:rPr>
        <w:t xml:space="preserve">как </w:t>
      </w:r>
      <w:r w:rsidR="00C94556" w:rsidRPr="00D92967">
        <w:rPr>
          <w:rFonts w:ascii="Times New Roman" w:hAnsi="Times New Roman" w:cs="Times New Roman"/>
          <w:color w:val="000000"/>
          <w:lang w:val="ru-RU" w:eastAsia="zh-CN"/>
        </w:rPr>
        <w:t>н</w:t>
      </w:r>
      <w:r w:rsidR="009C13BB" w:rsidRPr="00D92967">
        <w:rPr>
          <w:rFonts w:ascii="Times New Roman" w:hAnsi="Times New Roman" w:cs="Times New Roman"/>
          <w:color w:val="000000"/>
          <w:lang w:val="ru-RU" w:eastAsia="zh-CN"/>
        </w:rPr>
        <w:t>а 1-ом, так и на 3-ем месяце исследования.</w:t>
      </w:r>
    </w:p>
    <w:p w14:paraId="43B82247"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6B3E4422" w14:textId="77777777" w:rsidR="000F42BE" w:rsidRPr="00711D59" w:rsidRDefault="000F42BE" w:rsidP="001F4BAB">
      <w:pPr>
        <w:spacing w:after="0" w:line="276" w:lineRule="auto"/>
        <w:ind w:firstLine="566"/>
        <w:jc w:val="both"/>
        <w:rPr>
          <w:rFonts w:ascii="Times New Roman" w:hAnsi="Times New Roman" w:cs="Times New Roman"/>
          <w:color w:val="000000"/>
          <w:lang w:val="ru-RU" w:eastAsia="zh-CN"/>
        </w:rPr>
      </w:pPr>
    </w:p>
    <w:p w14:paraId="4A5ADA14" w14:textId="77777777" w:rsidR="00C94556" w:rsidRPr="00D92967" w:rsidRDefault="00C94556" w:rsidP="001F4BAB">
      <w:pPr>
        <w:spacing w:after="0" w:line="276" w:lineRule="auto"/>
        <w:ind w:firstLine="566"/>
        <w:jc w:val="both"/>
        <w:rPr>
          <w:rFonts w:ascii="Times New Roman" w:hAnsi="Times New Roman" w:cs="Times New Roman"/>
          <w:color w:val="000000"/>
          <w:lang w:val="ru-RU" w:eastAsia="zh-CN"/>
        </w:rPr>
      </w:pPr>
    </w:p>
    <w:p w14:paraId="43D0E700" w14:textId="04AE6D03" w:rsidR="00C94556" w:rsidRPr="00D92967" w:rsidRDefault="00C94556" w:rsidP="001F4BAB">
      <w:pPr>
        <w:spacing w:after="0" w:line="276" w:lineRule="auto"/>
        <w:jc w:val="both"/>
        <w:rPr>
          <w:rFonts w:ascii="Times New Roman" w:hAnsi="Times New Roman" w:cs="Times New Roman"/>
          <w:color w:val="000000"/>
          <w:lang w:val="ru-RU" w:eastAsia="zh-CN"/>
        </w:rPr>
      </w:pPr>
      <w:r w:rsidRPr="00D92967">
        <w:rPr>
          <w:rFonts w:ascii="Times New Roman" w:hAnsi="Times New Roman" w:cs="Times New Roman"/>
          <w:b/>
          <w:bCs/>
          <w:lang w:val="ru-RU"/>
        </w:rPr>
        <w:lastRenderedPageBreak/>
        <w:t xml:space="preserve">Оценка </w:t>
      </w:r>
      <w:r w:rsidR="00CB41E0">
        <w:rPr>
          <w:rFonts w:ascii="Times New Roman" w:hAnsi="Times New Roman" w:cs="Times New Roman"/>
          <w:b/>
          <w:bCs/>
          <w:lang w:val="ru-RU"/>
        </w:rPr>
        <w:t>гистологических</w:t>
      </w:r>
      <w:r w:rsidRPr="00D92967">
        <w:rPr>
          <w:rFonts w:ascii="Times New Roman" w:hAnsi="Times New Roman" w:cs="Times New Roman"/>
          <w:b/>
          <w:bCs/>
          <w:lang w:val="ru-RU"/>
        </w:rPr>
        <w:t xml:space="preserve"> изменений в печени лабораторных животных</w:t>
      </w:r>
    </w:p>
    <w:p w14:paraId="7923C2ED" w14:textId="5A6D5647" w:rsidR="006F5FF8" w:rsidRPr="005441BB" w:rsidRDefault="006F5FF8" w:rsidP="006F5FF8">
      <w:pPr>
        <w:spacing w:after="0" w:line="276" w:lineRule="auto"/>
        <w:jc w:val="both"/>
        <w:rPr>
          <w:rFonts w:ascii="Times New Roman" w:hAnsi="Times New Roman" w:cs="Times New Roman"/>
          <w:color w:val="000000"/>
          <w:lang w:val="ru-RU" w:eastAsia="zh-CN"/>
        </w:rPr>
      </w:pPr>
      <w:r w:rsidRPr="001F342D">
        <w:rPr>
          <w:rFonts w:ascii="Times New Roman" w:hAnsi="Times New Roman" w:cs="Times New Roman"/>
          <w:color w:val="000000"/>
          <w:lang w:eastAsia="zh-CN"/>
        </w:rPr>
        <w:t>Figure</w:t>
      </w:r>
      <w:r w:rsidRPr="006F5FF8">
        <w:rPr>
          <w:rFonts w:ascii="Times New Roman" w:hAnsi="Times New Roman" w:cs="Times New Roman"/>
          <w:color w:val="000000"/>
          <w:lang w:val="ru-RU" w:eastAsia="zh-CN"/>
        </w:rPr>
        <w:t xml:space="preserve"> 3</w:t>
      </w:r>
      <w:r>
        <w:rPr>
          <w:rFonts w:ascii="Times New Roman" w:hAnsi="Times New Roman" w:cs="Times New Roman"/>
          <w:color w:val="000000"/>
          <w:lang w:val="ru-RU" w:eastAsia="zh-CN"/>
        </w:rPr>
        <w:t xml:space="preserve"> </w:t>
      </w:r>
      <w:r w:rsidRPr="001F342D">
        <w:rPr>
          <w:rFonts w:ascii="Times New Roman" w:hAnsi="Times New Roman" w:cs="Times New Roman"/>
          <w:color w:val="000000"/>
          <w:lang w:eastAsia="zh-CN"/>
        </w:rPr>
        <w:t>represents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гистологическ</w:t>
      </w:r>
      <w:r w:rsidR="004421C9">
        <w:rPr>
          <w:rFonts w:ascii="Times New Roman" w:hAnsi="Times New Roman" w:cs="Times New Roman"/>
          <w:color w:val="000000"/>
          <w:lang w:val="ru-RU" w:eastAsia="zh-CN"/>
        </w:rPr>
        <w:t xml:space="preserve">ие изменения в ткани </w:t>
      </w:r>
      <w:r>
        <w:rPr>
          <w:rFonts w:ascii="Times New Roman" w:hAnsi="Times New Roman" w:cs="Times New Roman"/>
          <w:color w:val="000000"/>
          <w:lang w:val="ru-RU" w:eastAsia="zh-CN"/>
        </w:rPr>
        <w:t xml:space="preserve">в зависимости от вида лабораторных животных. Гиперплазия эпителия желчных протоков преобладала у Сирийских хомячков и была детектирована на 1 и 3 месяце исследования </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median</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values</w:t>
      </w:r>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were</w:t>
      </w:r>
      <w:r w:rsidRPr="006F5FF8">
        <w:rPr>
          <w:rFonts w:ascii="Times New Roman" w:hAnsi="Times New Roman" w:cs="Times New Roman"/>
          <w:color w:val="000000"/>
          <w:lang w:val="ru-RU" w:eastAsia="zh-CN"/>
        </w:rPr>
        <w:t xml:space="preserve"> 6.4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8.4 </w:t>
      </w:r>
      <w:r>
        <w:rPr>
          <w:rFonts w:ascii="Times New Roman" w:hAnsi="Times New Roman" w:cs="Times New Roman"/>
          <w:color w:val="000000"/>
          <w:lang w:eastAsia="zh-CN"/>
        </w:rPr>
        <w:t>respectively</w:t>
      </w:r>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этот параметр был менее выражен у мышей. У мышей линии </w:t>
      </w:r>
      <w:proofErr w:type="spellStart"/>
      <w:r>
        <w:rPr>
          <w:rFonts w:ascii="Times New Roman" w:hAnsi="Times New Roman" w:cs="Times New Roman"/>
          <w:color w:val="000000"/>
          <w:lang w:eastAsia="zh-CN"/>
        </w:rPr>
        <w:t>Balb</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c</w:t>
      </w:r>
      <w:r>
        <w:rPr>
          <w:rFonts w:ascii="Times New Roman" w:hAnsi="Times New Roman" w:cs="Times New Roman"/>
          <w:color w:val="000000"/>
          <w:lang w:val="ru-RU" w:eastAsia="zh-CN"/>
        </w:rPr>
        <w:t xml:space="preserve"> уровень гиперплазии составил </w:t>
      </w:r>
      <w:r w:rsidRPr="006F5FF8">
        <w:rPr>
          <w:rFonts w:ascii="Times New Roman" w:hAnsi="Times New Roman" w:cs="Times New Roman"/>
          <w:color w:val="000000"/>
          <w:lang w:val="ru-RU" w:eastAsia="zh-CN"/>
        </w:rPr>
        <w:t xml:space="preserve">4.1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6F5FF8">
        <w:rPr>
          <w:rFonts w:ascii="Times New Roman" w:hAnsi="Times New Roman" w:cs="Times New Roman"/>
          <w:color w:val="000000"/>
          <w:lang w:val="ru-RU" w:eastAsia="zh-CN"/>
        </w:rPr>
        <w:t xml:space="preserve"> 5.6 </w:t>
      </w:r>
      <w:r>
        <w:rPr>
          <w:rFonts w:ascii="Times New Roman" w:hAnsi="Times New Roman" w:cs="Times New Roman"/>
          <w:color w:val="000000"/>
          <w:lang w:eastAsia="zh-CN"/>
        </w:rPr>
        <w:t>at</w:t>
      </w:r>
      <w:r w:rsidRPr="006F5FF8">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У мышей линии </w:t>
      </w:r>
      <w:r>
        <w:rPr>
          <w:rFonts w:ascii="Times New Roman" w:hAnsi="Times New Roman" w:cs="Times New Roman"/>
          <w:color w:val="000000"/>
          <w:lang w:eastAsia="zh-CN"/>
        </w:rPr>
        <w:t>C</w:t>
      </w:r>
      <w:r w:rsidRPr="006F5FF8">
        <w:rPr>
          <w:rFonts w:ascii="Times New Roman" w:hAnsi="Times New Roman" w:cs="Times New Roman"/>
          <w:color w:val="000000"/>
          <w:lang w:val="ru-RU" w:eastAsia="zh-CN"/>
        </w:rPr>
        <w:t>57</w:t>
      </w:r>
      <w:r>
        <w:rPr>
          <w:rFonts w:ascii="Times New Roman" w:hAnsi="Times New Roman" w:cs="Times New Roman"/>
          <w:color w:val="000000"/>
          <w:lang w:eastAsia="zh-CN"/>
        </w:rPr>
        <w:t>Bl</w:t>
      </w:r>
      <w:r>
        <w:rPr>
          <w:rFonts w:ascii="Times New Roman" w:hAnsi="Times New Roman" w:cs="Times New Roman"/>
          <w:color w:val="000000"/>
          <w:lang w:val="ru-RU" w:eastAsia="zh-CN"/>
        </w:rPr>
        <w:t>/6</w:t>
      </w:r>
      <w:r>
        <w:rPr>
          <w:rFonts w:ascii="Times New Roman" w:hAnsi="Times New Roman" w:cs="Times New Roman"/>
          <w:color w:val="000000"/>
          <w:lang w:eastAsia="zh-CN"/>
        </w:rPr>
        <w:t>j</w:t>
      </w:r>
      <w:r>
        <w:rPr>
          <w:rFonts w:ascii="Times New Roman" w:hAnsi="Times New Roman" w:cs="Times New Roman"/>
          <w:color w:val="000000"/>
          <w:lang w:val="ru-RU" w:eastAsia="zh-CN"/>
        </w:rPr>
        <w:t xml:space="preserve"> уровень гиперплазии эпителия был повышен на 3 </w:t>
      </w:r>
      <w:r>
        <w:rPr>
          <w:rFonts w:ascii="Times New Roman" w:hAnsi="Times New Roman" w:cs="Times New Roman"/>
          <w:color w:val="000000"/>
          <w:lang w:eastAsia="zh-CN"/>
        </w:rPr>
        <w:t>m</w:t>
      </w:r>
      <w:r w:rsidRPr="006F5FF8">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6F5FF8">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6F5FF8">
        <w:rPr>
          <w:rFonts w:ascii="Times New Roman" w:hAnsi="Times New Roman" w:cs="Times New Roman"/>
          <w:color w:val="000000"/>
          <w:lang w:val="ru-RU" w:eastAsia="zh-CN"/>
        </w:rPr>
        <w:t>.</w:t>
      </w:r>
      <w:r>
        <w:rPr>
          <w:rFonts w:ascii="Times New Roman" w:hAnsi="Times New Roman" w:cs="Times New Roman"/>
          <w:color w:val="000000"/>
          <w:lang w:val="ru-RU" w:eastAsia="zh-CN"/>
        </w:rPr>
        <w:t xml:space="preserve">, медианное значение составило 3.2. Воспалительная инфильтрация также была более выражена у Сирийских хомячков. </w:t>
      </w:r>
      <w:r>
        <w:rPr>
          <w:rFonts w:ascii="Times New Roman" w:hAnsi="Times New Roman" w:cs="Times New Roman"/>
          <w:color w:val="000000"/>
          <w:lang w:eastAsia="zh-CN"/>
        </w:rPr>
        <w:t>Median</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value</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was</w:t>
      </w:r>
      <w:r w:rsidRPr="00D12E93">
        <w:rPr>
          <w:rFonts w:ascii="Times New Roman" w:hAnsi="Times New Roman" w:cs="Times New Roman"/>
          <w:color w:val="000000"/>
          <w:lang w:val="ru-RU" w:eastAsia="zh-CN"/>
        </w:rPr>
        <w:t xml:space="preserve"> 6.7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1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and</w:t>
      </w:r>
      <w:r w:rsidRPr="00D12E93">
        <w:rPr>
          <w:rFonts w:ascii="Times New Roman" w:hAnsi="Times New Roman" w:cs="Times New Roman"/>
          <w:color w:val="000000"/>
          <w:lang w:val="ru-RU" w:eastAsia="zh-CN"/>
        </w:rPr>
        <w:t xml:space="preserve"> 11.0 </w:t>
      </w:r>
      <w:r>
        <w:rPr>
          <w:rFonts w:ascii="Times New Roman" w:hAnsi="Times New Roman" w:cs="Times New Roman"/>
          <w:color w:val="000000"/>
          <w:lang w:eastAsia="zh-CN"/>
        </w:rPr>
        <w:t>at</w:t>
      </w:r>
      <w:r w:rsidRPr="00D12E93">
        <w:rPr>
          <w:rFonts w:ascii="Times New Roman" w:hAnsi="Times New Roman" w:cs="Times New Roman"/>
          <w:color w:val="000000"/>
          <w:lang w:val="ru-RU" w:eastAsia="zh-CN"/>
        </w:rPr>
        <w:t xml:space="preserve"> 3 </w:t>
      </w:r>
      <w:r>
        <w:rPr>
          <w:rFonts w:ascii="Times New Roman" w:hAnsi="Times New Roman" w:cs="Times New Roman"/>
          <w:color w:val="000000"/>
          <w:lang w:eastAsia="zh-CN"/>
        </w:rPr>
        <w:t>m</w:t>
      </w:r>
      <w:r w:rsidRPr="00D12E93">
        <w:rPr>
          <w:rFonts w:ascii="Times New Roman" w:hAnsi="Times New Roman" w:cs="Times New Roman"/>
          <w:color w:val="000000"/>
          <w:lang w:val="ru-RU" w:eastAsia="zh-CN"/>
        </w:rPr>
        <w:t>.</w:t>
      </w:r>
      <w:r>
        <w:rPr>
          <w:rFonts w:ascii="Times New Roman" w:hAnsi="Times New Roman" w:cs="Times New Roman"/>
          <w:color w:val="000000"/>
          <w:lang w:eastAsia="zh-CN"/>
        </w:rPr>
        <w:t>p</w:t>
      </w:r>
      <w:r w:rsidRPr="00D12E93">
        <w:rPr>
          <w:rFonts w:ascii="Times New Roman" w:hAnsi="Times New Roman" w:cs="Times New Roman"/>
          <w:color w:val="000000"/>
          <w:lang w:val="ru-RU" w:eastAsia="zh-CN"/>
        </w:rPr>
        <w:t>.</w:t>
      </w:r>
      <w:proofErr w:type="spellStart"/>
      <w:r>
        <w:rPr>
          <w:rFonts w:ascii="Times New Roman" w:hAnsi="Times New Roman" w:cs="Times New Roman"/>
          <w:color w:val="000000"/>
          <w:lang w:eastAsia="zh-CN"/>
        </w:rPr>
        <w:t>i</w:t>
      </w:r>
      <w:proofErr w:type="spellEnd"/>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Уровень</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инфильтрации</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у</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мышей</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был</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ниже</w:t>
      </w:r>
      <w:r w:rsidRPr="00D12E93">
        <w:rPr>
          <w:rFonts w:ascii="Times New Roman" w:hAnsi="Times New Roman" w:cs="Times New Roman"/>
          <w:color w:val="000000"/>
          <w:lang w:val="ru-RU" w:eastAsia="zh-CN"/>
        </w:rPr>
        <w:t xml:space="preserve">. </w:t>
      </w:r>
      <w:r>
        <w:rPr>
          <w:rFonts w:ascii="Times New Roman" w:hAnsi="Times New Roman" w:cs="Times New Roman"/>
          <w:color w:val="000000"/>
          <w:lang w:eastAsia="zh-CN"/>
        </w:rPr>
        <w:t xml:space="preserve">In </w:t>
      </w:r>
      <w:proofErr w:type="spellStart"/>
      <w:r>
        <w:rPr>
          <w:rFonts w:ascii="Times New Roman" w:hAnsi="Times New Roman" w:cs="Times New Roman"/>
          <w:color w:val="000000"/>
          <w:lang w:eastAsia="zh-CN"/>
        </w:rPr>
        <w:t>Balb</w:t>
      </w:r>
      <w:proofErr w:type="spellEnd"/>
      <w:r>
        <w:rPr>
          <w:rFonts w:ascii="Times New Roman" w:hAnsi="Times New Roman" w:cs="Times New Roman"/>
          <w:color w:val="000000"/>
          <w:lang w:eastAsia="zh-CN"/>
        </w:rPr>
        <w:t xml:space="preserve">/c mice median values were 4.7 and 3.9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xml:space="preserve">. respectively. In C57Bl/6j mice median values were 1.8 and 1.4 at 1 and 3 </w:t>
      </w:r>
      <w:proofErr w:type="spellStart"/>
      <w:r>
        <w:rPr>
          <w:rFonts w:ascii="Times New Roman" w:hAnsi="Times New Roman" w:cs="Times New Roman"/>
          <w:color w:val="000000"/>
          <w:lang w:eastAsia="zh-CN"/>
        </w:rPr>
        <w:t>m.p.i</w:t>
      </w:r>
      <w:proofErr w:type="spellEnd"/>
      <w:r>
        <w:rPr>
          <w:rFonts w:ascii="Times New Roman" w:hAnsi="Times New Roman" w:cs="Times New Roman"/>
          <w:color w:val="000000"/>
          <w:lang w:eastAsia="zh-CN"/>
        </w:rPr>
        <w:t>. respectively.</w:t>
      </w:r>
      <w:r w:rsidRPr="006F5FF8">
        <w:rPr>
          <w:rFonts w:ascii="Times New Roman" w:hAnsi="Times New Roman" w:cs="Times New Roman"/>
          <w:color w:val="000000"/>
          <w:lang w:eastAsia="zh-CN"/>
        </w:rPr>
        <w:t xml:space="preserve"> </w:t>
      </w:r>
      <w:r>
        <w:rPr>
          <w:rFonts w:ascii="Times New Roman" w:hAnsi="Times New Roman" w:cs="Times New Roman"/>
          <w:color w:val="000000"/>
          <w:lang w:val="ru-RU" w:eastAsia="zh-CN"/>
        </w:rPr>
        <w:t xml:space="preserve">Воспалительной инфильтрации не было обнаружено у крыс линии </w:t>
      </w:r>
      <w:r>
        <w:rPr>
          <w:rFonts w:ascii="Times New Roman" w:hAnsi="Times New Roman" w:cs="Times New Roman"/>
          <w:color w:val="000000"/>
          <w:lang w:eastAsia="zh-CN"/>
        </w:rPr>
        <w:t>Wistar</w:t>
      </w:r>
      <w:r w:rsidR="005441BB">
        <w:rPr>
          <w:rFonts w:ascii="Times New Roman" w:hAnsi="Times New Roman" w:cs="Times New Roman"/>
          <w:color w:val="000000"/>
          <w:lang w:val="ru-RU" w:eastAsia="zh-CN"/>
        </w:rPr>
        <w:t xml:space="preserve"> </w:t>
      </w:r>
    </w:p>
    <w:p w14:paraId="05B679B6" w14:textId="77777777" w:rsidR="006F5FF8" w:rsidRPr="00711D59" w:rsidRDefault="006F5FF8" w:rsidP="006F5FF8">
      <w:pPr>
        <w:spacing w:after="0" w:line="276" w:lineRule="auto"/>
        <w:jc w:val="both"/>
        <w:rPr>
          <w:rFonts w:ascii="Times New Roman" w:hAnsi="Times New Roman" w:cs="Times New Roman"/>
          <w:color w:val="000000"/>
          <w:lang w:val="ru-RU" w:eastAsia="zh-CN"/>
        </w:rPr>
      </w:pPr>
    </w:p>
    <w:p w14:paraId="4EC8AE0F" w14:textId="54B21E92" w:rsidR="000F42BE" w:rsidRPr="00337D54" w:rsidRDefault="000F42BE" w:rsidP="000F42BE">
      <w:pPr>
        <w:spacing w:after="0" w:line="276" w:lineRule="auto"/>
        <w:jc w:val="both"/>
        <w:rPr>
          <w:rFonts w:ascii="Times New Roman" w:hAnsi="Times New Roman" w:cs="Times New Roman"/>
          <w:color w:val="000000"/>
          <w:lang w:val="ru-RU"/>
        </w:rPr>
      </w:pPr>
      <w:r>
        <w:rPr>
          <w:rFonts w:ascii="Times New Roman" w:hAnsi="Times New Roman" w:cs="Times New Roman"/>
          <w:noProof/>
          <w:color w:val="000000"/>
          <w:lang w:val="ru-RU" w:eastAsia="ru-RU"/>
        </w:rPr>
        <w:drawing>
          <wp:inline distT="0" distB="0" distL="0" distR="0" wp14:anchorId="7D4DFF2A" wp14:editId="3442F19C">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Figure</w:t>
      </w:r>
      <w:r w:rsidRPr="00711D59">
        <w:rPr>
          <w:rFonts w:ascii="Times New Roman" w:hAnsi="Times New Roman" w:cs="Times New Roman"/>
          <w:color w:val="000000"/>
          <w:lang w:val="ru-RU"/>
        </w:rPr>
        <w:t xml:space="preserve"> 3. </w:t>
      </w:r>
      <w:r w:rsidRPr="001F342D">
        <w:rPr>
          <w:rFonts w:ascii="Times New Roman" w:hAnsi="Times New Roman" w:cs="Times New Roman"/>
          <w:color w:val="000000"/>
        </w:rPr>
        <w:t xml:space="preserve">Histological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Arrows</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point</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inflammatory</w:t>
      </w:r>
      <w:r w:rsidRPr="00337D54">
        <w:rPr>
          <w:rFonts w:ascii="Times New Roman" w:hAnsi="Times New Roman" w:cs="Times New Roman"/>
          <w:color w:val="000000"/>
          <w:lang w:val="ru-RU"/>
        </w:rPr>
        <w:t xml:space="preserve"> </w:t>
      </w:r>
      <w:r w:rsidRPr="001F342D">
        <w:rPr>
          <w:rFonts w:ascii="Times New Roman" w:hAnsi="Times New Roman" w:cs="Times New Roman"/>
          <w:color w:val="000000"/>
        </w:rPr>
        <w:t>infiltration</w:t>
      </w:r>
      <w:r w:rsidRPr="00337D54">
        <w:rPr>
          <w:rFonts w:ascii="Times New Roman" w:hAnsi="Times New Roman" w:cs="Times New Roman"/>
          <w:color w:val="000000"/>
          <w:lang w:val="ru-RU"/>
        </w:rPr>
        <w:t>.</w:t>
      </w:r>
    </w:p>
    <w:p w14:paraId="455B92A8" w14:textId="49C5705F" w:rsidR="006B4D5E" w:rsidRPr="00337D54" w:rsidRDefault="006B4D5E">
      <w:pPr>
        <w:rPr>
          <w:rFonts w:ascii="Times New Roman" w:hAnsi="Times New Roman" w:cs="Times New Roman"/>
          <w:color w:val="000000"/>
          <w:lang w:val="ru-RU"/>
        </w:rPr>
      </w:pPr>
      <w:r w:rsidRPr="00337D54">
        <w:rPr>
          <w:rFonts w:ascii="Times New Roman" w:hAnsi="Times New Roman" w:cs="Times New Roman"/>
          <w:color w:val="000000"/>
          <w:lang w:val="ru-RU"/>
        </w:rPr>
        <w:br w:type="page"/>
      </w:r>
    </w:p>
    <w:p w14:paraId="7B373352" w14:textId="11DAE4FB" w:rsidR="005D0736" w:rsidRPr="002A49D3" w:rsidRDefault="00337D54" w:rsidP="009D14E9">
      <w:pPr>
        <w:spacing w:after="0" w:line="276" w:lineRule="auto"/>
        <w:jc w:val="both"/>
        <w:rPr>
          <w:rFonts w:ascii="Times New Roman" w:hAnsi="Times New Roman" w:cs="Times New Roman"/>
          <w:color w:val="000000"/>
          <w:lang w:val="ru-RU" w:eastAsia="zh-CN"/>
        </w:rPr>
      </w:pPr>
      <w:r>
        <w:rPr>
          <w:rFonts w:ascii="Times New Roman" w:hAnsi="Times New Roman" w:cs="Times New Roman"/>
          <w:color w:val="000000"/>
          <w:lang w:val="ru-RU" w:eastAsia="zh-CN"/>
        </w:rPr>
        <w:lastRenderedPageBreak/>
        <w:t xml:space="preserve">Повышение </w:t>
      </w:r>
      <w:r w:rsidR="00E31757">
        <w:rPr>
          <w:rFonts w:ascii="Times New Roman" w:hAnsi="Times New Roman" w:cs="Times New Roman"/>
          <w:color w:val="000000"/>
          <w:lang w:val="ru-RU" w:eastAsia="zh-CN"/>
        </w:rPr>
        <w:t>уровня</w:t>
      </w:r>
      <w:r w:rsidR="000205A3">
        <w:rPr>
          <w:rFonts w:ascii="Times New Roman" w:hAnsi="Times New Roman" w:cs="Times New Roman"/>
          <w:color w:val="000000"/>
          <w:lang w:val="ru-RU" w:eastAsia="zh-CN"/>
        </w:rPr>
        <w:t xml:space="preserve"> фиброза </w:t>
      </w:r>
      <w:r>
        <w:rPr>
          <w:rFonts w:ascii="Times New Roman" w:hAnsi="Times New Roman" w:cs="Times New Roman"/>
          <w:color w:val="000000"/>
          <w:lang w:val="ru-RU" w:eastAsia="zh-CN"/>
        </w:rPr>
        <w:t xml:space="preserve">было обнаружено </w:t>
      </w:r>
      <w:r w:rsidR="000205A3">
        <w:rPr>
          <w:rFonts w:ascii="Times New Roman" w:hAnsi="Times New Roman" w:cs="Times New Roman"/>
          <w:color w:val="000000"/>
          <w:lang w:val="ru-RU" w:eastAsia="zh-CN"/>
        </w:rPr>
        <w:t xml:space="preserve">у мышей </w:t>
      </w:r>
      <w:proofErr w:type="spellStart"/>
      <w:r w:rsidR="000205A3">
        <w:rPr>
          <w:rFonts w:ascii="Times New Roman" w:hAnsi="Times New Roman" w:cs="Times New Roman"/>
          <w:color w:val="000000"/>
          <w:lang w:eastAsia="zh-CN"/>
        </w:rPr>
        <w:t>Balb</w:t>
      </w:r>
      <w:proofErr w:type="spellEnd"/>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 xml:space="preserve"> </w:t>
      </w:r>
      <w:r w:rsidR="000205A3">
        <w:rPr>
          <w:rFonts w:ascii="Times New Roman" w:hAnsi="Times New Roman" w:cs="Times New Roman"/>
          <w:color w:val="000000"/>
          <w:lang w:val="ru-RU" w:eastAsia="zh-CN"/>
        </w:rPr>
        <w:t xml:space="preserve">и </w:t>
      </w:r>
      <w:r w:rsidR="000205A3">
        <w:rPr>
          <w:rFonts w:ascii="Times New Roman" w:hAnsi="Times New Roman" w:cs="Times New Roman"/>
          <w:color w:val="000000"/>
          <w:lang w:eastAsia="zh-CN"/>
        </w:rPr>
        <w:t>C</w:t>
      </w:r>
      <w:r w:rsidR="000205A3" w:rsidRPr="00E11AA3">
        <w:rPr>
          <w:rFonts w:ascii="Times New Roman" w:hAnsi="Times New Roman" w:cs="Times New Roman"/>
          <w:color w:val="000000"/>
          <w:lang w:val="ru-RU" w:eastAsia="zh-CN"/>
        </w:rPr>
        <w:t>57</w:t>
      </w:r>
      <w:r w:rsidR="000205A3">
        <w:rPr>
          <w:rFonts w:ascii="Times New Roman" w:hAnsi="Times New Roman" w:cs="Times New Roman"/>
          <w:color w:val="000000"/>
          <w:lang w:eastAsia="zh-CN"/>
        </w:rPr>
        <w:t>Bl</w:t>
      </w:r>
      <w:r w:rsidR="000205A3" w:rsidRPr="00E11AA3">
        <w:rPr>
          <w:rFonts w:ascii="Times New Roman" w:hAnsi="Times New Roman" w:cs="Times New Roman"/>
          <w:color w:val="000000"/>
          <w:lang w:val="ru-RU" w:eastAsia="zh-CN"/>
        </w:rPr>
        <w:t>/6</w:t>
      </w:r>
      <w:r w:rsidR="000205A3">
        <w:rPr>
          <w:rFonts w:ascii="Times New Roman" w:hAnsi="Times New Roman" w:cs="Times New Roman"/>
          <w:color w:val="000000"/>
          <w:lang w:eastAsia="zh-CN"/>
        </w:rPr>
        <w:t>j</w:t>
      </w:r>
      <w:r w:rsidR="000205A3">
        <w:rPr>
          <w:rFonts w:ascii="Times New Roman" w:hAnsi="Times New Roman" w:cs="Times New Roman"/>
          <w:color w:val="000000"/>
          <w:lang w:val="ru-RU" w:eastAsia="zh-CN"/>
        </w:rPr>
        <w:t xml:space="preserve">, </w:t>
      </w:r>
      <w:r>
        <w:rPr>
          <w:rFonts w:ascii="Times New Roman" w:hAnsi="Times New Roman" w:cs="Times New Roman"/>
          <w:color w:val="000000"/>
          <w:lang w:val="ru-RU" w:eastAsia="zh-CN"/>
        </w:rPr>
        <w:t>а</w:t>
      </w:r>
      <w:r w:rsidR="000205A3">
        <w:rPr>
          <w:rFonts w:ascii="Times New Roman" w:hAnsi="Times New Roman" w:cs="Times New Roman"/>
          <w:color w:val="000000"/>
          <w:lang w:val="ru-RU" w:eastAsia="zh-CN"/>
        </w:rPr>
        <w:t xml:space="preserve"> также у Сирийских хомячков как на первом</w:t>
      </w:r>
      <w:r w:rsidR="00F32B6D">
        <w:rPr>
          <w:rFonts w:ascii="Times New Roman" w:hAnsi="Times New Roman" w:cs="Times New Roman"/>
          <w:color w:val="000000"/>
          <w:lang w:val="ru-RU" w:eastAsia="zh-CN"/>
        </w:rPr>
        <w:t>,</w:t>
      </w:r>
      <w:r w:rsidR="000205A3">
        <w:rPr>
          <w:rFonts w:ascii="Times New Roman" w:hAnsi="Times New Roman" w:cs="Times New Roman"/>
          <w:color w:val="000000"/>
          <w:lang w:val="ru-RU" w:eastAsia="zh-CN"/>
        </w:rPr>
        <w:t xml:space="preserve"> так и на третьем месяце инфекции </w:t>
      </w:r>
      <w:r w:rsidR="000205A3" w:rsidRPr="00E11AA3">
        <w:rPr>
          <w:rFonts w:ascii="Times New Roman" w:hAnsi="Times New Roman" w:cs="Times New Roman"/>
          <w:color w:val="000000"/>
          <w:lang w:val="ru-RU" w:eastAsia="zh-CN"/>
        </w:rPr>
        <w:t>(</w:t>
      </w:r>
      <w:r w:rsidR="000205A3">
        <w:rPr>
          <w:rFonts w:ascii="Times New Roman" w:hAnsi="Times New Roman" w:cs="Times New Roman"/>
          <w:color w:val="000000"/>
          <w:lang w:eastAsia="zh-CN"/>
        </w:rPr>
        <w:t>Figure</w:t>
      </w:r>
      <w:r w:rsidR="000205A3" w:rsidRPr="00E11AA3">
        <w:rPr>
          <w:rFonts w:ascii="Times New Roman" w:hAnsi="Times New Roman" w:cs="Times New Roman"/>
          <w:color w:val="000000"/>
          <w:lang w:val="ru-RU" w:eastAsia="zh-CN"/>
        </w:rPr>
        <w:t xml:space="preserve"> 4</w:t>
      </w:r>
      <w:r w:rsidR="000205A3">
        <w:rPr>
          <w:rFonts w:ascii="Times New Roman" w:hAnsi="Times New Roman" w:cs="Times New Roman"/>
          <w:color w:val="000000"/>
          <w:lang w:eastAsia="zh-CN"/>
        </w:rPr>
        <w:t>B</w:t>
      </w:r>
      <w:r w:rsidR="00E11AA3" w:rsidRPr="00E11AA3">
        <w:rPr>
          <w:rFonts w:ascii="Times New Roman" w:hAnsi="Times New Roman" w:cs="Times New Roman"/>
          <w:color w:val="000000"/>
          <w:lang w:val="ru-RU" w:eastAsia="zh-CN"/>
        </w:rPr>
        <w:t xml:space="preserve">, </w:t>
      </w:r>
      <w:proofErr w:type="spellStart"/>
      <w:r w:rsidR="00E11AA3">
        <w:rPr>
          <w:rFonts w:ascii="Times New Roman" w:hAnsi="Times New Roman" w:cs="Times New Roman"/>
          <w:color w:val="000000"/>
          <w:lang w:eastAsia="zh-CN"/>
        </w:rPr>
        <w:t>Supl</w:t>
      </w:r>
      <w:proofErr w:type="spellEnd"/>
      <w:r w:rsidR="00E11AA3" w:rsidRPr="00E11AA3">
        <w:rPr>
          <w:rFonts w:ascii="Times New Roman" w:hAnsi="Times New Roman" w:cs="Times New Roman"/>
          <w:color w:val="000000"/>
          <w:lang w:val="ru-RU" w:eastAsia="zh-CN"/>
        </w:rPr>
        <w:t xml:space="preserve">. </w:t>
      </w:r>
      <w:r w:rsidR="00E11AA3">
        <w:rPr>
          <w:rFonts w:ascii="Times New Roman" w:hAnsi="Times New Roman" w:cs="Times New Roman"/>
          <w:color w:val="000000"/>
          <w:lang w:eastAsia="zh-CN"/>
        </w:rPr>
        <w:t>Table 1</w:t>
      </w:r>
      <w:r w:rsidR="000205A3" w:rsidRPr="00E11AA3">
        <w:rPr>
          <w:rFonts w:ascii="Times New Roman" w:hAnsi="Times New Roman" w:cs="Times New Roman"/>
          <w:color w:val="000000"/>
          <w:lang w:eastAsia="zh-CN"/>
        </w:rPr>
        <w:t>).</w:t>
      </w:r>
      <w:r w:rsidR="00E11AA3">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У</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мышей</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линии</w:t>
      </w:r>
      <w:r w:rsidR="00E31757" w:rsidRPr="005D0736">
        <w:rPr>
          <w:rFonts w:ascii="Times New Roman" w:hAnsi="Times New Roman" w:cs="Times New Roman"/>
          <w:color w:val="000000"/>
          <w:lang w:eastAsia="zh-CN"/>
        </w:rPr>
        <w:t xml:space="preserve"> </w:t>
      </w:r>
      <w:proofErr w:type="spellStart"/>
      <w:r w:rsidR="00E31757">
        <w:rPr>
          <w:rFonts w:ascii="Times New Roman" w:hAnsi="Times New Roman" w:cs="Times New Roman"/>
          <w:color w:val="000000"/>
          <w:lang w:eastAsia="zh-CN"/>
        </w:rPr>
        <w:t>Balb</w:t>
      </w:r>
      <w:proofErr w:type="spellEnd"/>
      <w:r w:rsidR="00E31757" w:rsidRPr="00E31757">
        <w:rPr>
          <w:rFonts w:ascii="Times New Roman" w:hAnsi="Times New Roman" w:cs="Times New Roman"/>
          <w:color w:val="000000"/>
          <w:lang w:eastAsia="zh-CN"/>
        </w:rPr>
        <w:t>/</w:t>
      </w:r>
      <w:r w:rsidR="00E31757">
        <w:rPr>
          <w:rFonts w:ascii="Times New Roman" w:hAnsi="Times New Roman" w:cs="Times New Roman"/>
          <w:color w:val="000000"/>
          <w:lang w:eastAsia="zh-CN"/>
        </w:rPr>
        <w:t>c</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медианный</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уровень</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фиброза</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составил</w:t>
      </w:r>
      <w:r w:rsidR="00E31757" w:rsidRPr="005D0736">
        <w:rPr>
          <w:rFonts w:ascii="Times New Roman" w:hAnsi="Times New Roman" w:cs="Times New Roman"/>
          <w:color w:val="000000"/>
          <w:lang w:eastAsia="zh-CN"/>
        </w:rPr>
        <w:t xml:space="preserve"> 9.8% </w:t>
      </w:r>
      <w:r w:rsidR="00E31757">
        <w:rPr>
          <w:rFonts w:ascii="Times New Roman" w:hAnsi="Times New Roman" w:cs="Times New Roman"/>
          <w:color w:val="000000"/>
          <w:lang w:val="ru-RU" w:eastAsia="zh-CN"/>
        </w:rPr>
        <w:t>на</w:t>
      </w:r>
      <w:r w:rsidR="00E31757" w:rsidRPr="005D0736">
        <w:rPr>
          <w:rFonts w:ascii="Times New Roman" w:hAnsi="Times New Roman" w:cs="Times New Roman"/>
          <w:color w:val="000000"/>
          <w:lang w:eastAsia="zh-CN"/>
        </w:rPr>
        <w:t xml:space="preserve"> 1-</w:t>
      </w:r>
      <w:r w:rsidR="00E31757">
        <w:rPr>
          <w:rFonts w:ascii="Times New Roman" w:hAnsi="Times New Roman" w:cs="Times New Roman"/>
          <w:color w:val="000000"/>
          <w:lang w:val="ru-RU" w:eastAsia="zh-CN"/>
        </w:rPr>
        <w:t>ом</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месяце</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P</w:t>
      </w:r>
      <w:r w:rsidR="00E31757" w:rsidRPr="00E31757">
        <w:rPr>
          <w:rFonts w:ascii="Times New Roman" w:hAnsi="Times New Roman" w:cs="Times New Roman"/>
          <w:color w:val="000000"/>
          <w:lang w:eastAsia="zh-CN"/>
        </w:rPr>
        <w:t>=</w:t>
      </w:r>
      <w:r w:rsidR="00E31757" w:rsidRPr="005D0736">
        <w:rPr>
          <w:rFonts w:ascii="Times New Roman" w:hAnsi="Times New Roman" w:cs="Times New Roman"/>
          <w:color w:val="000000"/>
          <w:lang w:eastAsia="zh-CN"/>
        </w:rPr>
        <w:t>0</w:t>
      </w:r>
      <w:r w:rsidR="00E31757" w:rsidRPr="00E31757">
        <w:rPr>
          <w:rFonts w:ascii="Times New Roman" w:hAnsi="Times New Roman" w:cs="Times New Roman"/>
          <w:color w:val="000000"/>
          <w:lang w:eastAsia="zh-CN"/>
        </w:rPr>
        <w:t>.</w:t>
      </w:r>
      <w:r w:rsidR="00E31757" w:rsidRPr="005D0736">
        <w:rPr>
          <w:rFonts w:ascii="Times New Roman" w:hAnsi="Times New Roman" w:cs="Times New Roman"/>
          <w:color w:val="000000"/>
          <w:lang w:eastAsia="zh-CN"/>
        </w:rPr>
        <w:t>029</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vs</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uninfected</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и</w:t>
      </w:r>
      <w:r w:rsidR="00E31757" w:rsidRPr="005D0736">
        <w:rPr>
          <w:rFonts w:ascii="Times New Roman" w:hAnsi="Times New Roman" w:cs="Times New Roman"/>
          <w:color w:val="000000"/>
          <w:lang w:eastAsia="zh-CN"/>
        </w:rPr>
        <w:t xml:space="preserve"> 7.7% </w:t>
      </w:r>
      <w:r w:rsidR="00E31757">
        <w:rPr>
          <w:rFonts w:ascii="Times New Roman" w:hAnsi="Times New Roman" w:cs="Times New Roman"/>
          <w:color w:val="000000"/>
          <w:lang w:val="ru-RU" w:eastAsia="zh-CN"/>
        </w:rPr>
        <w:t>на</w:t>
      </w:r>
      <w:r w:rsidR="00E31757" w:rsidRPr="005D0736">
        <w:rPr>
          <w:rFonts w:ascii="Times New Roman" w:hAnsi="Times New Roman" w:cs="Times New Roman"/>
          <w:color w:val="000000"/>
          <w:lang w:eastAsia="zh-CN"/>
        </w:rPr>
        <w:t xml:space="preserve"> 3-</w:t>
      </w:r>
      <w:r w:rsidR="00E31757">
        <w:rPr>
          <w:rFonts w:ascii="Times New Roman" w:hAnsi="Times New Roman" w:cs="Times New Roman"/>
          <w:color w:val="000000"/>
          <w:lang w:val="ru-RU" w:eastAsia="zh-CN"/>
        </w:rPr>
        <w:t>ем</w:t>
      </w:r>
      <w:r w:rsidR="00E31757" w:rsidRPr="00E31757">
        <w:rPr>
          <w:rFonts w:ascii="Times New Roman" w:hAnsi="Times New Roman" w:cs="Times New Roman"/>
          <w:color w:val="000000"/>
          <w:lang w:eastAsia="zh-CN"/>
        </w:rPr>
        <w:t xml:space="preserve"> </w:t>
      </w:r>
      <w:r w:rsidR="00E31757" w:rsidRPr="005D0736">
        <w:rPr>
          <w:rFonts w:ascii="Times New Roman" w:hAnsi="Times New Roman" w:cs="Times New Roman"/>
          <w:color w:val="000000"/>
          <w:lang w:eastAsia="zh-CN"/>
        </w:rPr>
        <w:t>(</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eastAsia="zh-CN"/>
        </w:rPr>
        <w:t xml:space="preserve">=0.029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eastAsia="zh-CN"/>
        </w:rPr>
        <w:t>)</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У</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мышей</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линии</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C</w:t>
      </w:r>
      <w:r w:rsidR="00E31757" w:rsidRPr="00E31757">
        <w:rPr>
          <w:rFonts w:ascii="Times New Roman" w:hAnsi="Times New Roman" w:cs="Times New Roman"/>
          <w:color w:val="000000"/>
          <w:lang w:eastAsia="zh-CN"/>
        </w:rPr>
        <w:t>57</w:t>
      </w:r>
      <w:r w:rsidR="00E31757">
        <w:rPr>
          <w:rFonts w:ascii="Times New Roman" w:hAnsi="Times New Roman" w:cs="Times New Roman"/>
          <w:color w:val="000000"/>
          <w:lang w:eastAsia="zh-CN"/>
        </w:rPr>
        <w:t>Bl</w:t>
      </w:r>
      <w:r w:rsidR="00E31757" w:rsidRPr="00E31757">
        <w:rPr>
          <w:rFonts w:ascii="Times New Roman" w:hAnsi="Times New Roman" w:cs="Times New Roman"/>
          <w:color w:val="000000"/>
          <w:lang w:eastAsia="zh-CN"/>
        </w:rPr>
        <w:t>/6</w:t>
      </w:r>
      <w:r w:rsidR="00E31757">
        <w:rPr>
          <w:rFonts w:ascii="Times New Roman" w:hAnsi="Times New Roman" w:cs="Times New Roman"/>
          <w:color w:val="000000"/>
          <w:lang w:eastAsia="zh-CN"/>
        </w:rPr>
        <w:t>j</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уровень</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фиброза</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составил</w:t>
      </w:r>
      <w:r w:rsidR="00E31757" w:rsidRPr="005D0736">
        <w:rPr>
          <w:rFonts w:ascii="Times New Roman" w:hAnsi="Times New Roman" w:cs="Times New Roman"/>
          <w:color w:val="000000"/>
          <w:lang w:eastAsia="zh-CN"/>
        </w:rPr>
        <w:t xml:space="preserve"> 9.9%</w:t>
      </w:r>
      <w:r w:rsidR="00E31757" w:rsidRPr="00E31757">
        <w:rPr>
          <w:rFonts w:ascii="Times New Roman" w:hAnsi="Times New Roman" w:cs="Times New Roman"/>
          <w:color w:val="000000"/>
          <w:lang w:eastAsia="zh-CN"/>
        </w:rPr>
        <w:t xml:space="preserve"> </w:t>
      </w:r>
      <w:r w:rsidR="00E31757" w:rsidRPr="00E31757">
        <w:rPr>
          <w:rFonts w:ascii="Times New Roman" w:hAnsi="Times New Roman" w:cs="Times New Roman"/>
          <w:color w:val="000000"/>
          <w:lang w:eastAsia="zh-CN"/>
        </w:rPr>
        <w:t>(</w:t>
      </w:r>
      <w:r w:rsidR="00E31757">
        <w:rPr>
          <w:rFonts w:ascii="Times New Roman" w:hAnsi="Times New Roman" w:cs="Times New Roman"/>
          <w:color w:val="000000"/>
          <w:lang w:eastAsia="zh-CN"/>
        </w:rPr>
        <w:t>P</w:t>
      </w:r>
      <w:r w:rsidR="00E31757" w:rsidRPr="00E31757">
        <w:rPr>
          <w:rFonts w:ascii="Times New Roman" w:hAnsi="Times New Roman" w:cs="Times New Roman"/>
          <w:color w:val="000000"/>
          <w:lang w:eastAsia="zh-CN"/>
        </w:rPr>
        <w:t>=0.0</w:t>
      </w:r>
      <w:r w:rsidR="00E31757">
        <w:rPr>
          <w:rFonts w:ascii="Times New Roman" w:hAnsi="Times New Roman" w:cs="Times New Roman"/>
          <w:color w:val="000000"/>
          <w:lang w:eastAsia="zh-CN"/>
        </w:rPr>
        <w:t>42</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vs</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uninfected</w:t>
      </w:r>
      <w:r w:rsidR="00E31757" w:rsidRPr="00E3175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control</w:t>
      </w:r>
      <w:r w:rsidR="00E31757" w:rsidRPr="00E31757">
        <w:rPr>
          <w:rFonts w:ascii="Times New Roman" w:hAnsi="Times New Roman" w:cs="Times New Roman"/>
          <w:color w:val="000000"/>
          <w:lang w:eastAsia="zh-CN"/>
        </w:rPr>
        <w:t>)</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на</w:t>
      </w:r>
      <w:r w:rsidR="00E31757" w:rsidRPr="005D0736">
        <w:rPr>
          <w:rFonts w:ascii="Times New Roman" w:hAnsi="Times New Roman" w:cs="Times New Roman"/>
          <w:color w:val="000000"/>
          <w:lang w:eastAsia="zh-CN"/>
        </w:rPr>
        <w:t xml:space="preserve"> 1-</w:t>
      </w:r>
      <w:r w:rsidR="00E31757">
        <w:rPr>
          <w:rFonts w:ascii="Times New Roman" w:hAnsi="Times New Roman" w:cs="Times New Roman"/>
          <w:color w:val="000000"/>
          <w:lang w:val="ru-RU" w:eastAsia="zh-CN"/>
        </w:rPr>
        <w:t>ом</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месяце</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и</w:t>
      </w:r>
      <w:r w:rsidR="00E31757" w:rsidRPr="005D0736">
        <w:rPr>
          <w:rFonts w:ascii="Times New Roman" w:hAnsi="Times New Roman" w:cs="Times New Roman"/>
          <w:color w:val="000000"/>
          <w:lang w:eastAsia="zh-CN"/>
        </w:rPr>
        <w:t xml:space="preserve"> 14.9% </w:t>
      </w:r>
      <w:r w:rsidR="00E31757">
        <w:rPr>
          <w:rFonts w:ascii="Times New Roman" w:hAnsi="Times New Roman" w:cs="Times New Roman"/>
          <w:color w:val="000000"/>
          <w:lang w:val="ru-RU" w:eastAsia="zh-CN"/>
        </w:rPr>
        <w:t>на</w:t>
      </w:r>
      <w:r w:rsidR="00E31757" w:rsidRPr="005D0736">
        <w:rPr>
          <w:rFonts w:ascii="Times New Roman" w:hAnsi="Times New Roman" w:cs="Times New Roman"/>
          <w:color w:val="000000"/>
          <w:lang w:eastAsia="zh-CN"/>
        </w:rPr>
        <w:t xml:space="preserve"> 3-</w:t>
      </w:r>
      <w:r w:rsidR="00E31757">
        <w:rPr>
          <w:rFonts w:ascii="Times New Roman" w:hAnsi="Times New Roman" w:cs="Times New Roman"/>
          <w:color w:val="000000"/>
          <w:lang w:val="ru-RU" w:eastAsia="zh-CN"/>
        </w:rPr>
        <w:t>ем</w:t>
      </w:r>
      <w:r w:rsidR="00E31757">
        <w:rPr>
          <w:rFonts w:ascii="Times New Roman" w:hAnsi="Times New Roman" w:cs="Times New Roman"/>
          <w:color w:val="000000"/>
          <w:lang w:eastAsia="zh-CN"/>
        </w:rPr>
        <w:t xml:space="preserve"> </w:t>
      </w:r>
      <w:r w:rsidR="00E31757" w:rsidRPr="00444C87">
        <w:rPr>
          <w:rFonts w:ascii="Times New Roman" w:hAnsi="Times New Roman" w:cs="Times New Roman"/>
          <w:color w:val="000000"/>
          <w:lang w:eastAsia="zh-CN"/>
        </w:rPr>
        <w:t>(</w:t>
      </w:r>
      <w:r w:rsidR="00E31757">
        <w:rPr>
          <w:rFonts w:ascii="Times New Roman" w:hAnsi="Times New Roman" w:cs="Times New Roman"/>
          <w:color w:val="000000"/>
          <w:lang w:eastAsia="zh-CN"/>
        </w:rPr>
        <w:t>P</w:t>
      </w:r>
      <w:r w:rsidR="00E31757" w:rsidRPr="00444C87">
        <w:rPr>
          <w:rFonts w:ascii="Times New Roman" w:hAnsi="Times New Roman" w:cs="Times New Roman"/>
          <w:color w:val="000000"/>
          <w:lang w:eastAsia="zh-CN"/>
        </w:rPr>
        <w:t>=0.0</w:t>
      </w:r>
      <w:r w:rsidR="00E31757">
        <w:rPr>
          <w:rFonts w:ascii="Times New Roman" w:hAnsi="Times New Roman" w:cs="Times New Roman"/>
          <w:color w:val="000000"/>
          <w:lang w:eastAsia="zh-CN"/>
        </w:rPr>
        <w:t>05</w:t>
      </w:r>
      <w:r w:rsidR="00E31757" w:rsidRPr="00444C8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vs</w:t>
      </w:r>
      <w:r w:rsidR="00E31757" w:rsidRPr="00444C8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uninfected</w:t>
      </w:r>
      <w:r w:rsidR="00E31757" w:rsidRPr="00444C87">
        <w:rPr>
          <w:rFonts w:ascii="Times New Roman" w:hAnsi="Times New Roman" w:cs="Times New Roman"/>
          <w:color w:val="000000"/>
          <w:lang w:eastAsia="zh-CN"/>
        </w:rPr>
        <w:t xml:space="preserve"> </w:t>
      </w:r>
      <w:r w:rsidR="00E31757">
        <w:rPr>
          <w:rFonts w:ascii="Times New Roman" w:hAnsi="Times New Roman" w:cs="Times New Roman"/>
          <w:color w:val="000000"/>
          <w:lang w:eastAsia="zh-CN"/>
        </w:rPr>
        <w:t>control</w:t>
      </w:r>
      <w:r w:rsidR="00E31757" w:rsidRPr="00444C87">
        <w:rPr>
          <w:rFonts w:ascii="Times New Roman" w:hAnsi="Times New Roman" w:cs="Times New Roman"/>
          <w:color w:val="000000"/>
          <w:lang w:eastAsia="zh-CN"/>
        </w:rPr>
        <w:t>)</w:t>
      </w:r>
      <w:r w:rsidR="00E31757" w:rsidRPr="005D0736">
        <w:rPr>
          <w:rFonts w:ascii="Times New Roman" w:hAnsi="Times New Roman" w:cs="Times New Roman"/>
          <w:color w:val="000000"/>
          <w:lang w:eastAsia="zh-CN"/>
        </w:rPr>
        <w:t xml:space="preserve">. </w:t>
      </w:r>
      <w:r w:rsidR="00E31757">
        <w:rPr>
          <w:rFonts w:ascii="Times New Roman" w:hAnsi="Times New Roman" w:cs="Times New Roman"/>
          <w:color w:val="000000"/>
          <w:lang w:val="ru-RU" w:eastAsia="zh-CN"/>
        </w:rPr>
        <w:t>У Сирийских хомячков уровень фиброза был наибольший и составил 29.7</w:t>
      </w:r>
      <w:r w:rsidR="00410F05" w:rsidRPr="00410F05">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на 1-ом месяце</w:t>
      </w:r>
      <w:r w:rsidR="00E31757" w:rsidRPr="005D0736">
        <w:rPr>
          <w:rFonts w:ascii="Times New Roman" w:hAnsi="Times New Roman" w:cs="Times New Roman"/>
          <w:color w:val="000000"/>
          <w:lang w:val="ru-RU" w:eastAsia="zh-CN"/>
        </w:rPr>
        <w:t xml:space="preserve"> </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=0.0</w:t>
      </w:r>
      <w:r w:rsidR="00E31757" w:rsidRPr="005D0736">
        <w:rPr>
          <w:rFonts w:ascii="Times New Roman" w:hAnsi="Times New Roman" w:cs="Times New Roman"/>
          <w:color w:val="000000"/>
          <w:lang w:val="ru-RU" w:eastAsia="zh-CN"/>
        </w:rPr>
        <w:t>14</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и 24.8 на 3-ем</w:t>
      </w:r>
      <w:r w:rsidR="00E31757" w:rsidRPr="005D0736">
        <w:rPr>
          <w:rFonts w:ascii="Times New Roman" w:hAnsi="Times New Roman" w:cs="Times New Roman"/>
          <w:color w:val="000000"/>
          <w:lang w:val="ru-RU" w:eastAsia="zh-CN"/>
        </w:rPr>
        <w:t xml:space="preserve"> </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eastAsia="zh-CN"/>
        </w:rPr>
        <w:t>P</w:t>
      </w:r>
      <w:r w:rsidR="00E31757" w:rsidRPr="005D0736">
        <w:rPr>
          <w:rFonts w:ascii="Times New Roman" w:hAnsi="Times New Roman" w:cs="Times New Roman"/>
          <w:color w:val="000000"/>
          <w:lang w:val="ru-RU" w:eastAsia="zh-CN"/>
        </w:rPr>
        <w:t>=0.0</w:t>
      </w:r>
      <w:r w:rsidR="00E31757" w:rsidRPr="005D0736">
        <w:rPr>
          <w:rFonts w:ascii="Times New Roman" w:hAnsi="Times New Roman" w:cs="Times New Roman"/>
          <w:color w:val="000000"/>
          <w:lang w:val="ru-RU" w:eastAsia="zh-CN"/>
        </w:rPr>
        <w:t>14</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vs</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uninfected</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eastAsia="zh-CN"/>
        </w:rPr>
        <w:t>control</w:t>
      </w:r>
      <w:r w:rsidR="00E31757" w:rsidRPr="005D0736">
        <w:rPr>
          <w:rFonts w:ascii="Times New Roman" w:hAnsi="Times New Roman" w:cs="Times New Roman"/>
          <w:color w:val="000000"/>
          <w:lang w:val="ru-RU" w:eastAsia="zh-CN"/>
        </w:rPr>
        <w:t>)</w:t>
      </w:r>
      <w:r w:rsidR="00E31757">
        <w:rPr>
          <w:rFonts w:ascii="Times New Roman" w:hAnsi="Times New Roman" w:cs="Times New Roman"/>
          <w:color w:val="000000"/>
          <w:lang w:val="ru-RU" w:eastAsia="zh-CN"/>
        </w:rPr>
        <w:t xml:space="preserve">. У неинфицированных животных, а также у крыс линии </w:t>
      </w:r>
      <w:r w:rsidR="00E31757">
        <w:rPr>
          <w:rFonts w:ascii="Times New Roman" w:hAnsi="Times New Roman" w:cs="Times New Roman"/>
          <w:color w:val="000000"/>
          <w:lang w:eastAsia="zh-CN"/>
        </w:rPr>
        <w:t>Wistar</w:t>
      </w:r>
      <w:r w:rsidR="00E31757" w:rsidRPr="005D0736">
        <w:rPr>
          <w:rFonts w:ascii="Times New Roman" w:hAnsi="Times New Roman" w:cs="Times New Roman"/>
          <w:color w:val="000000"/>
          <w:lang w:val="ru-RU" w:eastAsia="zh-CN"/>
        </w:rPr>
        <w:t xml:space="preserve"> </w:t>
      </w:r>
      <w:r w:rsidR="00E31757">
        <w:rPr>
          <w:rFonts w:ascii="Times New Roman" w:hAnsi="Times New Roman" w:cs="Times New Roman"/>
          <w:color w:val="000000"/>
          <w:lang w:val="ru-RU" w:eastAsia="zh-CN"/>
        </w:rPr>
        <w:t xml:space="preserve">фиброз не был </w:t>
      </w:r>
      <w:r w:rsidR="005D0736">
        <w:rPr>
          <w:rFonts w:ascii="Times New Roman" w:hAnsi="Times New Roman" w:cs="Times New Roman"/>
          <w:color w:val="000000"/>
          <w:lang w:val="ru-RU" w:eastAsia="zh-CN"/>
        </w:rPr>
        <w:t>обнаружен</w:t>
      </w:r>
      <w:r w:rsidR="00E31757">
        <w:rPr>
          <w:rFonts w:ascii="Times New Roman" w:hAnsi="Times New Roman" w:cs="Times New Roman"/>
          <w:color w:val="000000"/>
          <w:lang w:val="ru-RU" w:eastAsia="zh-CN"/>
        </w:rPr>
        <w:t>.</w:t>
      </w:r>
      <w:r w:rsid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В сравнении с крысами линии </w:t>
      </w:r>
      <w:r w:rsidR="002A49D3">
        <w:rPr>
          <w:rFonts w:ascii="Times New Roman" w:hAnsi="Times New Roman" w:cs="Times New Roman"/>
          <w:color w:val="000000"/>
          <w:lang w:eastAsia="zh-CN"/>
        </w:rPr>
        <w:t>Wistar</w:t>
      </w:r>
      <w:r w:rsidR="002A49D3"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н</w:t>
      </w:r>
      <w:r w:rsidR="005D0736">
        <w:rPr>
          <w:rFonts w:ascii="Times New Roman" w:hAnsi="Times New Roman" w:cs="Times New Roman"/>
          <w:color w:val="000000"/>
          <w:lang w:val="ru-RU" w:eastAsia="zh-CN"/>
        </w:rPr>
        <w:t xml:space="preserve">а 1-ом месяце уровень фиброза был выше только </w:t>
      </w:r>
      <w:r w:rsidR="002A49D3">
        <w:rPr>
          <w:rFonts w:ascii="Times New Roman" w:hAnsi="Times New Roman" w:cs="Times New Roman"/>
          <w:color w:val="000000"/>
          <w:lang w:val="ru-RU" w:eastAsia="zh-CN"/>
        </w:rPr>
        <w:t xml:space="preserve">у </w:t>
      </w:r>
      <w:r w:rsidR="005D0736">
        <w:rPr>
          <w:rFonts w:ascii="Times New Roman" w:hAnsi="Times New Roman" w:cs="Times New Roman"/>
          <w:color w:val="000000"/>
          <w:lang w:val="ru-RU" w:eastAsia="zh-CN"/>
        </w:rPr>
        <w:t xml:space="preserve">Сирийских хомячков </w:t>
      </w:r>
      <w:r w:rsidR="005D0736" w:rsidRPr="00F32B6D">
        <w:rPr>
          <w:rFonts w:ascii="Times New Roman" w:hAnsi="Times New Roman" w:cs="Times New Roman"/>
          <w:color w:val="000000"/>
          <w:lang w:val="ru-RU" w:eastAsia="zh-CN"/>
        </w:rPr>
        <w:t>(</w:t>
      </w:r>
      <w:r w:rsidR="005D0736">
        <w:rPr>
          <w:rFonts w:ascii="Times New Roman" w:hAnsi="Times New Roman" w:cs="Times New Roman"/>
          <w:color w:val="000000"/>
          <w:lang w:eastAsia="zh-CN"/>
        </w:rPr>
        <w:t>P</w:t>
      </w:r>
      <w:r w:rsidR="005D0736" w:rsidRPr="00F32B6D">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о</w:t>
      </w:r>
      <w:r w:rsidR="005D0736">
        <w:rPr>
          <w:rFonts w:ascii="Times New Roman" w:hAnsi="Times New Roman" w:cs="Times New Roman"/>
          <w:color w:val="000000"/>
          <w:lang w:val="ru-RU" w:eastAsia="zh-CN"/>
        </w:rPr>
        <w:t xml:space="preserve">днако на 3-ем месяце фиброз преобладал как </w:t>
      </w:r>
      <w:r w:rsidR="002A49D3">
        <w:rPr>
          <w:rFonts w:ascii="Times New Roman" w:hAnsi="Times New Roman" w:cs="Times New Roman"/>
          <w:color w:val="000000"/>
          <w:lang w:val="ru-RU" w:eastAsia="zh-CN"/>
        </w:rPr>
        <w:t>у Сирийских хомячков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=0.003</w:t>
      </w:r>
      <w:r w:rsidR="002A49D3">
        <w:rPr>
          <w:rFonts w:ascii="Times New Roman" w:hAnsi="Times New Roman" w:cs="Times New Roman"/>
          <w:color w:val="000000"/>
          <w:lang w:val="ru-RU" w:eastAsia="zh-CN"/>
        </w:rPr>
        <w:t>)</w:t>
      </w:r>
      <w:r w:rsidR="005D0736" w:rsidRPr="00F32B6D">
        <w:rPr>
          <w:rFonts w:ascii="Times New Roman" w:hAnsi="Times New Roman" w:cs="Times New Roman"/>
          <w:color w:val="000000"/>
          <w:lang w:val="ru-RU" w:eastAsia="zh-CN"/>
        </w:rPr>
        <w:t xml:space="preserve">, </w:t>
      </w:r>
      <w:r w:rsidR="002A49D3">
        <w:rPr>
          <w:rFonts w:ascii="Times New Roman" w:hAnsi="Times New Roman" w:cs="Times New Roman"/>
          <w:color w:val="000000"/>
          <w:lang w:val="ru-RU" w:eastAsia="zh-CN"/>
        </w:rPr>
        <w:t xml:space="preserve">так и </w:t>
      </w:r>
      <w:r w:rsidR="002A49D3">
        <w:rPr>
          <w:rFonts w:ascii="Times New Roman" w:hAnsi="Times New Roman" w:cs="Times New Roman"/>
          <w:color w:val="000000"/>
          <w:lang w:val="ru-RU" w:eastAsia="zh-CN"/>
        </w:rPr>
        <w:t xml:space="preserve">у мышей линии </w:t>
      </w:r>
      <w:r w:rsidR="002A49D3">
        <w:rPr>
          <w:rFonts w:ascii="Times New Roman" w:hAnsi="Times New Roman" w:cs="Times New Roman"/>
          <w:color w:val="000000"/>
          <w:lang w:eastAsia="zh-CN"/>
        </w:rPr>
        <w:t>C</w:t>
      </w:r>
      <w:r w:rsidR="002A49D3" w:rsidRPr="00444C87">
        <w:rPr>
          <w:rFonts w:ascii="Times New Roman" w:hAnsi="Times New Roman" w:cs="Times New Roman"/>
          <w:color w:val="000000"/>
          <w:lang w:val="ru-RU" w:eastAsia="zh-CN"/>
        </w:rPr>
        <w:t>57</w:t>
      </w:r>
      <w:r w:rsidR="002A49D3">
        <w:rPr>
          <w:rFonts w:ascii="Times New Roman" w:hAnsi="Times New Roman" w:cs="Times New Roman"/>
          <w:color w:val="000000"/>
          <w:lang w:eastAsia="zh-CN"/>
        </w:rPr>
        <w:t>Bl</w:t>
      </w:r>
      <w:r w:rsidR="002A49D3" w:rsidRPr="00444C87">
        <w:rPr>
          <w:rFonts w:ascii="Times New Roman" w:hAnsi="Times New Roman" w:cs="Times New Roman"/>
          <w:color w:val="000000"/>
          <w:lang w:val="ru-RU" w:eastAsia="zh-CN"/>
        </w:rPr>
        <w:t>/6</w:t>
      </w:r>
      <w:r w:rsidR="002A49D3">
        <w:rPr>
          <w:rFonts w:ascii="Times New Roman" w:hAnsi="Times New Roman" w:cs="Times New Roman"/>
          <w:color w:val="000000"/>
          <w:lang w:eastAsia="zh-CN"/>
        </w:rPr>
        <w:t>j</w:t>
      </w:r>
      <w:r w:rsidR="002A49D3" w:rsidRPr="00444C87">
        <w:rPr>
          <w:rFonts w:ascii="Times New Roman" w:hAnsi="Times New Roman" w:cs="Times New Roman"/>
          <w:color w:val="000000"/>
          <w:lang w:val="ru-RU" w:eastAsia="zh-CN"/>
        </w:rPr>
        <w:t xml:space="preserve"> (</w:t>
      </w:r>
      <w:r w:rsidR="002A49D3">
        <w:rPr>
          <w:rFonts w:ascii="Times New Roman" w:hAnsi="Times New Roman" w:cs="Times New Roman"/>
          <w:color w:val="000000"/>
          <w:lang w:eastAsia="zh-CN"/>
        </w:rPr>
        <w:t>P</w:t>
      </w:r>
      <w:r w:rsidR="002A49D3" w:rsidRPr="00444C87">
        <w:rPr>
          <w:rFonts w:ascii="Times New Roman" w:hAnsi="Times New Roman" w:cs="Times New Roman"/>
          <w:color w:val="000000"/>
          <w:lang w:val="ru-RU" w:eastAsia="zh-CN"/>
        </w:rPr>
        <w:t>=0.012)</w:t>
      </w:r>
      <w:r w:rsidR="005D0736" w:rsidRPr="00F32B6D">
        <w:rPr>
          <w:rFonts w:ascii="Times New Roman" w:hAnsi="Times New Roman" w:cs="Times New Roman"/>
          <w:color w:val="000000"/>
          <w:lang w:val="ru-RU" w:eastAsia="zh-CN"/>
        </w:rPr>
        <w:t>.</w:t>
      </w:r>
    </w:p>
    <w:p w14:paraId="0A57D453" w14:textId="34C18439" w:rsidR="00E11AA3" w:rsidRPr="00E11AA3" w:rsidRDefault="00E11AA3" w:rsidP="00E11AA3">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PASM silver staining (figure </w:t>
      </w:r>
      <w:r>
        <w:rPr>
          <w:rFonts w:ascii="Times New Roman" w:hAnsi="Times New Roman" w:cs="Times New Roman"/>
          <w:color w:val="000000"/>
          <w:lang w:eastAsia="zh-CN"/>
        </w:rPr>
        <w:t>4C</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 and C57Bl/6j mice, whereas in BALB/c mice staining was less pronounced.</w:t>
      </w:r>
    </w:p>
    <w:p w14:paraId="73ECF343" w14:textId="77777777" w:rsidR="00E11AA3" w:rsidRPr="00E11AA3" w:rsidRDefault="00E11AA3" w:rsidP="009D14E9">
      <w:pPr>
        <w:spacing w:after="0" w:line="276" w:lineRule="auto"/>
        <w:jc w:val="both"/>
        <w:rPr>
          <w:rFonts w:ascii="Times New Roman" w:hAnsi="Times New Roman" w:cs="Times New Roman"/>
          <w:color w:val="000000"/>
          <w:lang w:eastAsia="zh-CN"/>
        </w:rPr>
      </w:pPr>
    </w:p>
    <w:p w14:paraId="66F86C30" w14:textId="3441FFAB" w:rsidR="009D14E9" w:rsidRPr="00711D59" w:rsidRDefault="005441BB" w:rsidP="009D14E9">
      <w:pPr>
        <w:spacing w:after="0" w:line="276" w:lineRule="auto"/>
        <w:jc w:val="both"/>
        <w:rPr>
          <w:rFonts w:ascii="Times New Roman" w:hAnsi="Times New Roman" w:cs="Times New Roman"/>
          <w:color w:val="000000"/>
          <w:lang w:eastAsia="zh-CN"/>
        </w:rPr>
      </w:pPr>
      <w:r>
        <w:rPr>
          <w:rFonts w:ascii="Times New Roman" w:hAnsi="Times New Roman" w:cs="Times New Roman"/>
          <w:noProof/>
          <w:color w:val="000000"/>
          <w:lang w:val="ru-RU" w:eastAsia="ru-RU"/>
        </w:rPr>
        <w:drawing>
          <wp:inline distT="0" distB="0" distL="0" distR="0" wp14:anchorId="2AC76105" wp14:editId="3DE1D874">
            <wp:extent cx="5760720" cy="4251960"/>
            <wp:effectExtent l="0" t="0" r="0" b="0"/>
            <wp:docPr id="210969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303"/>
                    <a:stretch>
                      <a:fillRect/>
                    </a:stretch>
                  </pic:blipFill>
                  <pic:spPr bwMode="auto">
                    <a:xfrm>
                      <a:off x="0" y="0"/>
                      <a:ext cx="5760720" cy="4251960"/>
                    </a:xfrm>
                    <a:prstGeom prst="rect">
                      <a:avLst/>
                    </a:prstGeom>
                    <a:noFill/>
                    <a:ln>
                      <a:noFill/>
                    </a:ln>
                    <a:extLst>
                      <a:ext uri="{53640926-AAD7-44D8-BBD7-CCE9431645EC}">
                        <a14:shadowObscured xmlns:a14="http://schemas.microsoft.com/office/drawing/2010/main"/>
                      </a:ext>
                    </a:extLst>
                  </pic:spPr>
                </pic:pic>
              </a:graphicData>
            </a:graphic>
          </wp:inline>
        </w:drawing>
      </w:r>
    </w:p>
    <w:p w14:paraId="66BD3428" w14:textId="1B69C338" w:rsidR="009D14E9" w:rsidRPr="00711D59" w:rsidRDefault="009D14E9" w:rsidP="009D14E9">
      <w:pPr>
        <w:spacing w:after="0" w:line="276" w:lineRule="auto"/>
        <w:jc w:val="both"/>
        <w:rPr>
          <w:rFonts w:ascii="Times New Roman" w:hAnsi="Times New Roman" w:cs="Times New Roman"/>
          <w:color w:val="000000"/>
          <w:lang w:val="ru-RU"/>
        </w:rPr>
      </w:pPr>
      <w:r w:rsidRPr="001F342D">
        <w:rPr>
          <w:rFonts w:ascii="Times New Roman" w:hAnsi="Times New Roman" w:cs="Times New Roman"/>
          <w:color w:val="000000"/>
        </w:rPr>
        <w:t xml:space="preserve">Figure 4. Fibrosis representation </w:t>
      </w:r>
      <w:r w:rsidR="00F32B6D">
        <w:rPr>
          <w:rFonts w:ascii="Times New Roman" w:hAnsi="Times New Roman" w:cs="Times New Roman"/>
          <w:color w:val="000000"/>
        </w:rPr>
        <w:t>during</w:t>
      </w:r>
      <w:r w:rsidR="00F32B6D" w:rsidRPr="001F342D">
        <w:rPr>
          <w:rFonts w:ascii="Times New Roman" w:hAnsi="Times New Roman" w:cs="Times New Roman"/>
          <w:color w:val="000000"/>
        </w:rPr>
        <w:t xml:space="preserv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Pr>
          <w:rFonts w:ascii="Times New Roman" w:hAnsi="Times New Roman" w:cs="Times New Roman"/>
          <w:b/>
          <w:bCs/>
          <w:color w:val="000000"/>
        </w:rPr>
        <w:t>$</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BALB/c mice </w:t>
      </w:r>
      <w:r w:rsidRPr="001F342D">
        <w:rPr>
          <w:rFonts w:ascii="Times New Roman" w:hAnsi="Times New Roman" w:cs="Times New Roman"/>
          <w:color w:val="000000"/>
        </w:rPr>
        <w:t>of the same age</w:t>
      </w:r>
      <w:r>
        <w:rPr>
          <w:rFonts w:ascii="Times New Roman" w:hAnsi="Times New Roman" w:cs="Times New Roman"/>
          <w:color w:val="000000"/>
        </w:rPr>
        <w:t>;</w:t>
      </w:r>
      <w:r w:rsidRPr="00F723D8">
        <w:rPr>
          <w:rFonts w:ascii="Times New Roman" w:hAnsi="Times New Roman" w:cs="Times New Roman"/>
          <w:b/>
          <w:bCs/>
          <w:color w:val="000000"/>
        </w:rPr>
        <w:t xml:space="preserve"> +</w:t>
      </w:r>
      <w:r w:rsidRPr="001F342D">
        <w:rPr>
          <w:rFonts w:ascii="Times New Roman" w:hAnsi="Times New Roman" w:cs="Times New Roman"/>
          <w:color w:val="000000"/>
        </w:rPr>
        <w:t xml:space="preserve">P&lt;0.05 </w:t>
      </w:r>
      <w:r>
        <w:rPr>
          <w:rFonts w:ascii="Times New Roman" w:hAnsi="Times New Roman" w:cs="Times New Roman"/>
          <w:color w:val="000000"/>
        </w:rPr>
        <w:t xml:space="preserve">vs C57Bl/6j mice </w:t>
      </w:r>
      <w:r w:rsidRPr="001F342D">
        <w:rPr>
          <w:rFonts w:ascii="Times New Roman" w:hAnsi="Times New Roman" w:cs="Times New Roman"/>
          <w:color w:val="000000"/>
        </w:rPr>
        <w:t>of the same age</w:t>
      </w:r>
      <w:r>
        <w:rPr>
          <w:rFonts w:ascii="Times New Roman" w:hAnsi="Times New Roman" w:cs="Times New Roman"/>
          <w:color w:val="000000"/>
        </w:rPr>
        <w:t>;</w:t>
      </w:r>
      <w:r w:rsidRPr="001F342D">
        <w:rPr>
          <w:rFonts w:ascii="Times New Roman" w:hAnsi="Times New Roman" w:cs="Times New Roman"/>
          <w:color w:val="000000"/>
        </w:rPr>
        <w:t xml:space="preserve"> #P&lt;0.05</w:t>
      </w:r>
      <w:r>
        <w:rPr>
          <w:rFonts w:ascii="Times New Roman" w:hAnsi="Times New Roman" w:cs="Times New Roman"/>
          <w:color w:val="000000"/>
        </w:rPr>
        <w:t xml:space="preserve">, </w:t>
      </w:r>
      <w:r w:rsidRPr="001F342D">
        <w:rPr>
          <w:rFonts w:ascii="Times New Roman" w:hAnsi="Times New Roman" w:cs="Times New Roman"/>
          <w:color w:val="000000"/>
        </w:rPr>
        <w:t>#</w:t>
      </w:r>
      <w:r>
        <w:rPr>
          <w:rFonts w:ascii="Times New Roman" w:hAnsi="Times New Roman" w:cs="Times New Roman"/>
          <w:color w:val="000000"/>
        </w:rPr>
        <w:t>#</w:t>
      </w:r>
      <w:r w:rsidRPr="001F342D">
        <w:rPr>
          <w:rFonts w:ascii="Times New Roman" w:hAnsi="Times New Roman" w:cs="Times New Roman"/>
          <w:color w:val="000000"/>
        </w:rPr>
        <w:t>P&lt;0.0</w:t>
      </w:r>
      <w:r>
        <w:rPr>
          <w:rFonts w:ascii="Times New Roman" w:hAnsi="Times New Roman" w:cs="Times New Roman"/>
          <w:color w:val="000000"/>
        </w:rPr>
        <w:t>1</w:t>
      </w:r>
      <w:r w:rsidRPr="001F342D">
        <w:rPr>
          <w:rFonts w:ascii="Times New Roman" w:hAnsi="Times New Roman" w:cs="Times New Roman"/>
          <w:color w:val="000000"/>
        </w:rPr>
        <w:t xml:space="preserve"> vs </w:t>
      </w:r>
      <w:r w:rsidRPr="00F723D8">
        <w:rPr>
          <w:rFonts w:ascii="Times New Roman" w:hAnsi="Times New Roman" w:cs="Times New Roman"/>
          <w:color w:val="000000"/>
        </w:rPr>
        <w:t>Syrian hamster</w:t>
      </w:r>
      <w:r w:rsidRPr="001F342D">
        <w:rPr>
          <w:rFonts w:ascii="Times New Roman" w:hAnsi="Times New Roman" w:cs="Times New Roman"/>
          <w:color w:val="000000"/>
        </w:rPr>
        <w:t xml:space="preserve"> of the same age. A. </w:t>
      </w:r>
      <w:r>
        <w:rPr>
          <w:rFonts w:ascii="Times New Roman" w:hAnsi="Times New Roman" w:cs="Times New Roman"/>
          <w:color w:val="000000"/>
        </w:rPr>
        <w:t>T</w:t>
      </w:r>
      <w:r w:rsidRPr="001F342D">
        <w:rPr>
          <w:rFonts w:ascii="Times New Roman" w:hAnsi="Times New Roman" w:cs="Times New Roman"/>
          <w:color w:val="000000"/>
        </w:rPr>
        <w:t xml:space="preserve">hickness </w:t>
      </w:r>
      <w:r>
        <w:rPr>
          <w:rFonts w:ascii="Times New Roman" w:hAnsi="Times New Roman" w:cs="Times New Roman"/>
          <w:color w:val="000000"/>
        </w:rPr>
        <w:t>of p</w:t>
      </w:r>
      <w:r w:rsidRPr="001F342D">
        <w:rPr>
          <w:rFonts w:ascii="Times New Roman" w:hAnsi="Times New Roman" w:cs="Times New Roman"/>
          <w:color w:val="000000"/>
        </w:rPr>
        <w:t>eriductal fibrosis thickness; B Cholangiofibrosis area; C. Masson’s trichrome staining. Arrows point fibrosis; D. P.A.S.M-silver staining. Fibrosis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reveals</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with</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black</w:t>
      </w:r>
      <w:r w:rsidRPr="00711D59">
        <w:rPr>
          <w:rFonts w:ascii="Times New Roman" w:hAnsi="Times New Roman" w:cs="Times New Roman"/>
          <w:color w:val="000000"/>
          <w:lang w:val="ru-RU"/>
        </w:rPr>
        <w:t xml:space="preserve"> </w:t>
      </w:r>
      <w:r w:rsidRPr="001F342D">
        <w:rPr>
          <w:rFonts w:ascii="Times New Roman" w:hAnsi="Times New Roman" w:cs="Times New Roman"/>
          <w:color w:val="000000"/>
        </w:rPr>
        <w:t>color</w:t>
      </w:r>
      <w:r w:rsidRPr="00711D59">
        <w:rPr>
          <w:rFonts w:ascii="Times New Roman" w:hAnsi="Times New Roman" w:cs="Times New Roman"/>
          <w:color w:val="000000"/>
          <w:lang w:val="ru-RU"/>
        </w:rPr>
        <w:t>.</w:t>
      </w:r>
    </w:p>
    <w:p w14:paraId="0386C2F8" w14:textId="77777777" w:rsidR="009D14E9" w:rsidRDefault="009D14E9" w:rsidP="009D14E9">
      <w:pPr>
        <w:spacing w:after="0" w:line="276" w:lineRule="auto"/>
        <w:jc w:val="both"/>
        <w:rPr>
          <w:rFonts w:ascii="Times New Roman" w:hAnsi="Times New Roman" w:cs="Times New Roman"/>
          <w:color w:val="000000"/>
          <w:lang w:val="ru-RU"/>
        </w:rPr>
      </w:pPr>
    </w:p>
    <w:p w14:paraId="5C1A401D" w14:textId="77777777" w:rsidR="007D286B" w:rsidRDefault="007D286B" w:rsidP="009D14E9">
      <w:pPr>
        <w:spacing w:after="0" w:line="276" w:lineRule="auto"/>
        <w:jc w:val="both"/>
        <w:rPr>
          <w:rFonts w:ascii="Times New Roman" w:hAnsi="Times New Roman" w:cs="Times New Roman"/>
          <w:color w:val="000000"/>
          <w:lang w:val="ru-RU"/>
        </w:rPr>
      </w:pPr>
    </w:p>
    <w:p w14:paraId="716E89DA" w14:textId="2FC144D5" w:rsidR="007D286B" w:rsidRDefault="007D286B" w:rsidP="009D14E9">
      <w:pPr>
        <w:spacing w:after="0" w:line="276" w:lineRule="auto"/>
        <w:jc w:val="both"/>
        <w:rPr>
          <w:rFonts w:ascii="Times New Roman" w:hAnsi="Times New Roman" w:cs="Times New Roman"/>
          <w:color w:val="000000"/>
          <w:lang w:val="ru-RU"/>
        </w:rPr>
      </w:pPr>
      <w:commentRangeStart w:id="9"/>
      <w:r>
        <w:rPr>
          <w:rFonts w:ascii="Times New Roman" w:hAnsi="Times New Roman" w:cs="Times New Roman"/>
          <w:color w:val="000000"/>
          <w:lang w:val="ru-RU"/>
        </w:rPr>
        <w:lastRenderedPageBreak/>
        <w:t xml:space="preserve">Помимо этого, было произведено </w:t>
      </w:r>
      <w:r>
        <w:rPr>
          <w:rFonts w:ascii="Times New Roman" w:hAnsi="Times New Roman" w:cs="Times New Roman"/>
          <w:color w:val="000000"/>
        </w:rPr>
        <w:t>whole</w:t>
      </w:r>
      <w:r w:rsidRPr="007D286B">
        <w:rPr>
          <w:rFonts w:ascii="Times New Roman" w:hAnsi="Times New Roman" w:cs="Times New Roman"/>
          <w:color w:val="000000"/>
          <w:lang w:val="ru-RU"/>
        </w:rPr>
        <w:t xml:space="preserve"> </w:t>
      </w:r>
      <w:r>
        <w:rPr>
          <w:rFonts w:ascii="Times New Roman" w:hAnsi="Times New Roman" w:cs="Times New Roman"/>
          <w:color w:val="000000"/>
        </w:rPr>
        <w:t>slide</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исследование печени у представленных четырех лабораторных животных 3</w:t>
      </w:r>
      <w:r>
        <w:rPr>
          <w:rFonts w:ascii="Times New Roman" w:hAnsi="Times New Roman" w:cs="Times New Roman"/>
          <w:color w:val="000000"/>
        </w:rPr>
        <w:t>m</w:t>
      </w:r>
      <w:r w:rsidRPr="007D286B">
        <w:rPr>
          <w:rFonts w:ascii="Times New Roman" w:hAnsi="Times New Roman" w:cs="Times New Roman"/>
          <w:color w:val="000000"/>
          <w:lang w:val="ru-RU"/>
        </w:rPr>
        <w:t>.</w:t>
      </w:r>
      <w:r>
        <w:rPr>
          <w:rFonts w:ascii="Times New Roman" w:hAnsi="Times New Roman" w:cs="Times New Roman"/>
          <w:color w:val="000000"/>
        </w:rPr>
        <w:t>p</w:t>
      </w:r>
      <w:r w:rsidRPr="007D286B">
        <w:rPr>
          <w:rFonts w:ascii="Times New Roman" w:hAnsi="Times New Roman" w:cs="Times New Roman"/>
          <w:color w:val="000000"/>
          <w:lang w:val="ru-RU"/>
        </w:rPr>
        <w:t>.</w:t>
      </w:r>
      <w:proofErr w:type="spellStart"/>
      <w:r>
        <w:rPr>
          <w:rFonts w:ascii="Times New Roman" w:hAnsi="Times New Roman" w:cs="Times New Roman"/>
          <w:color w:val="000000"/>
        </w:rPr>
        <w:t>i</w:t>
      </w:r>
      <w:proofErr w:type="spellEnd"/>
      <w:r w:rsidRPr="007D286B">
        <w:rPr>
          <w:rFonts w:ascii="Times New Roman" w:hAnsi="Times New Roman" w:cs="Times New Roman"/>
          <w:color w:val="000000"/>
          <w:lang w:val="ru-RU"/>
        </w:rPr>
        <w:t>.</w:t>
      </w:r>
      <w:r>
        <w:rPr>
          <w:rFonts w:ascii="Times New Roman" w:hAnsi="Times New Roman" w:cs="Times New Roman"/>
          <w:color w:val="000000"/>
          <w:lang w:val="ru-RU"/>
        </w:rPr>
        <w:t>, а также у человека</w:t>
      </w:r>
      <w:r w:rsidR="00337D54">
        <w:rPr>
          <w:rFonts w:ascii="Times New Roman" w:hAnsi="Times New Roman" w:cs="Times New Roman"/>
          <w:color w:val="000000"/>
          <w:lang w:val="ru-RU"/>
        </w:rPr>
        <w:t xml:space="preserve"> </w:t>
      </w:r>
      <w:r w:rsidR="00337D54" w:rsidRPr="0054453D">
        <w:rPr>
          <w:rFonts w:ascii="Times New Roman" w:hAnsi="Times New Roman" w:cs="Times New Roman"/>
          <w:color w:val="000000"/>
          <w:lang w:val="ru-RU"/>
        </w:rPr>
        <w:t>(</w:t>
      </w:r>
      <w:r w:rsidR="00337D54">
        <w:rPr>
          <w:rFonts w:ascii="Times New Roman" w:hAnsi="Times New Roman" w:cs="Times New Roman"/>
          <w:color w:val="000000"/>
        </w:rPr>
        <w:t>Figure</w:t>
      </w:r>
      <w:r w:rsidR="00337D54" w:rsidRPr="0054453D">
        <w:rPr>
          <w:rFonts w:ascii="Times New Roman" w:hAnsi="Times New Roman" w:cs="Times New Roman"/>
          <w:color w:val="000000"/>
          <w:lang w:val="ru-RU"/>
        </w:rPr>
        <w:t xml:space="preserve"> 5</w:t>
      </w:r>
      <w:r w:rsidR="00337D54">
        <w:rPr>
          <w:rFonts w:ascii="Times New Roman" w:hAnsi="Times New Roman" w:cs="Times New Roman"/>
          <w:color w:val="000000"/>
          <w:lang w:val="ru-RU"/>
        </w:rPr>
        <w:t>)</w:t>
      </w:r>
      <w:r>
        <w:rPr>
          <w:rFonts w:ascii="Times New Roman" w:hAnsi="Times New Roman" w:cs="Times New Roman"/>
          <w:color w:val="000000"/>
          <w:lang w:val="ru-RU"/>
        </w:rPr>
        <w:t xml:space="preserve">. </w:t>
      </w:r>
      <w:commentRangeEnd w:id="9"/>
      <w:r w:rsidR="00944905">
        <w:rPr>
          <w:rStyle w:val="CommentReference"/>
        </w:rPr>
        <w:commentReference w:id="9"/>
      </w:r>
      <w:r>
        <w:rPr>
          <w:rFonts w:ascii="Times New Roman" w:hAnsi="Times New Roman" w:cs="Times New Roman"/>
          <w:color w:val="000000"/>
          <w:lang w:val="ru-RU"/>
        </w:rPr>
        <w:t xml:space="preserve">У мышей линии </w:t>
      </w:r>
      <w:proofErr w:type="spellStart"/>
      <w:r>
        <w:rPr>
          <w:rFonts w:ascii="Times New Roman" w:hAnsi="Times New Roman" w:cs="Times New Roman"/>
          <w:color w:val="000000"/>
        </w:rPr>
        <w:t>Balb</w:t>
      </w:r>
      <w:proofErr w:type="spellEnd"/>
      <w:r w:rsidRPr="007D286B">
        <w:rPr>
          <w:rFonts w:ascii="Times New Roman" w:hAnsi="Times New Roman" w:cs="Times New Roman"/>
          <w:color w:val="000000"/>
          <w:lang w:val="ru-RU"/>
        </w:rPr>
        <w:t>/</w:t>
      </w:r>
      <w:r>
        <w:rPr>
          <w:rFonts w:ascii="Times New Roman" w:hAnsi="Times New Roman" w:cs="Times New Roman"/>
          <w:color w:val="000000"/>
        </w:rPr>
        <w:t>c</w:t>
      </w:r>
      <w:r w:rsidRPr="007D286B">
        <w:rPr>
          <w:rFonts w:ascii="Times New Roman" w:hAnsi="Times New Roman" w:cs="Times New Roman"/>
          <w:color w:val="000000"/>
          <w:lang w:val="ru-RU"/>
        </w:rPr>
        <w:t xml:space="preserve"> </w:t>
      </w:r>
      <w:r>
        <w:rPr>
          <w:rFonts w:ascii="Times New Roman" w:hAnsi="Times New Roman" w:cs="Times New Roman"/>
          <w:color w:val="000000"/>
          <w:lang w:val="ru-RU"/>
        </w:rPr>
        <w:t>были детектированы более продвинутые неопластические изменения эпителия желчных протоков, которые были аналогичны тому, что мы наблюдаем у людей после длительной хронической инфекции</w:t>
      </w:r>
      <w:r w:rsidR="009378EF">
        <w:rPr>
          <w:rFonts w:ascii="Times New Roman" w:hAnsi="Times New Roman" w:cs="Times New Roman"/>
          <w:color w:val="000000"/>
          <w:lang w:val="ru-RU"/>
        </w:rPr>
        <w:t>, однако фиброз был менее выражен.</w:t>
      </w:r>
      <w:r>
        <w:rPr>
          <w:rFonts w:ascii="Times New Roman" w:hAnsi="Times New Roman" w:cs="Times New Roman"/>
          <w:color w:val="000000"/>
          <w:lang w:val="ru-RU"/>
        </w:rPr>
        <w:t xml:space="preserve"> </w:t>
      </w:r>
      <w:r w:rsidR="009378EF">
        <w:rPr>
          <w:rFonts w:ascii="Times New Roman" w:hAnsi="Times New Roman" w:cs="Times New Roman"/>
          <w:color w:val="000000"/>
          <w:lang w:val="ru-RU"/>
        </w:rPr>
        <w:t xml:space="preserve">Изменения эпителия желчных у мышей линии </w:t>
      </w:r>
      <w:r w:rsidR="009378EF">
        <w:rPr>
          <w:rFonts w:ascii="Times New Roman" w:hAnsi="Times New Roman" w:cs="Times New Roman"/>
          <w:color w:val="000000"/>
        </w:rPr>
        <w:t>C</w:t>
      </w:r>
      <w:r w:rsidR="009378EF" w:rsidRPr="009378EF">
        <w:rPr>
          <w:rFonts w:ascii="Times New Roman" w:hAnsi="Times New Roman" w:cs="Times New Roman"/>
          <w:color w:val="000000"/>
          <w:lang w:val="ru-RU"/>
        </w:rPr>
        <w:t>57</w:t>
      </w:r>
      <w:r w:rsidR="009378EF">
        <w:rPr>
          <w:rFonts w:ascii="Times New Roman" w:hAnsi="Times New Roman" w:cs="Times New Roman"/>
          <w:color w:val="000000"/>
        </w:rPr>
        <w:t>bl</w:t>
      </w:r>
      <w:r w:rsidR="009378EF" w:rsidRPr="009378EF">
        <w:rPr>
          <w:rFonts w:ascii="Times New Roman" w:hAnsi="Times New Roman" w:cs="Times New Roman"/>
          <w:color w:val="000000"/>
          <w:lang w:val="ru-RU"/>
        </w:rPr>
        <w:t>/6</w:t>
      </w:r>
      <w:r w:rsidR="009378EF">
        <w:rPr>
          <w:rFonts w:ascii="Times New Roman" w:hAnsi="Times New Roman" w:cs="Times New Roman"/>
          <w:color w:val="000000"/>
        </w:rPr>
        <w:t>j</w:t>
      </w:r>
      <w:r w:rsidR="009378EF" w:rsidRPr="009378EF">
        <w:rPr>
          <w:rFonts w:ascii="Times New Roman" w:hAnsi="Times New Roman" w:cs="Times New Roman"/>
          <w:color w:val="000000"/>
          <w:lang w:val="ru-RU"/>
        </w:rPr>
        <w:t xml:space="preserve"> </w:t>
      </w:r>
      <w:r w:rsidR="009378EF">
        <w:rPr>
          <w:rFonts w:ascii="Times New Roman" w:hAnsi="Times New Roman" w:cs="Times New Roman"/>
          <w:color w:val="000000"/>
          <w:lang w:val="ru-RU"/>
        </w:rPr>
        <w:t>и у Сирийских хомячков изменения эпителия были сходные и отражали менее длительный период инфекции у человека (ранний хронический). Уровень фиброза был</w:t>
      </w:r>
      <w:r w:rsidR="0054453D">
        <w:rPr>
          <w:rFonts w:ascii="Times New Roman" w:hAnsi="Times New Roman" w:cs="Times New Roman"/>
          <w:color w:val="000000"/>
          <w:lang w:val="ru-RU"/>
        </w:rPr>
        <w:t xml:space="preserve"> в большей степени</w:t>
      </w:r>
      <w:r w:rsidR="009378EF">
        <w:rPr>
          <w:rFonts w:ascii="Times New Roman" w:hAnsi="Times New Roman" w:cs="Times New Roman"/>
          <w:color w:val="000000"/>
          <w:lang w:val="ru-RU"/>
        </w:rPr>
        <w:t xml:space="preserve"> сходен</w:t>
      </w:r>
      <w:r w:rsidR="0054453D" w:rsidRPr="0054453D">
        <w:rPr>
          <w:rFonts w:ascii="Times New Roman" w:hAnsi="Times New Roman" w:cs="Times New Roman"/>
          <w:color w:val="000000"/>
          <w:lang w:val="ru-RU"/>
        </w:rPr>
        <w:t xml:space="preserve"> </w:t>
      </w:r>
      <w:r w:rsidR="0054453D">
        <w:rPr>
          <w:rFonts w:ascii="Times New Roman" w:hAnsi="Times New Roman" w:cs="Times New Roman"/>
          <w:color w:val="000000"/>
          <w:lang w:val="ru-RU"/>
        </w:rPr>
        <w:t xml:space="preserve">у Сирийских хомячков </w:t>
      </w:r>
      <w:r w:rsidR="009378EF">
        <w:rPr>
          <w:rFonts w:ascii="Times New Roman" w:hAnsi="Times New Roman" w:cs="Times New Roman"/>
          <w:color w:val="000000"/>
          <w:lang w:val="ru-RU"/>
        </w:rPr>
        <w:t xml:space="preserve">и человека. </w:t>
      </w:r>
    </w:p>
    <w:p w14:paraId="339631C5" w14:textId="77777777" w:rsidR="00482D77" w:rsidRPr="009378EF" w:rsidRDefault="00482D77" w:rsidP="009D14E9">
      <w:pPr>
        <w:spacing w:after="0" w:line="276" w:lineRule="auto"/>
        <w:jc w:val="both"/>
        <w:rPr>
          <w:rFonts w:ascii="Times New Roman" w:hAnsi="Times New Roman" w:cs="Times New Roman"/>
          <w:color w:val="000000"/>
          <w:lang w:val="ru-RU"/>
        </w:rPr>
      </w:pPr>
    </w:p>
    <w:p w14:paraId="0AB5DBDB" w14:textId="44727FA1" w:rsidR="000F42BE" w:rsidRDefault="001B2082" w:rsidP="001A1852">
      <w:pPr>
        <w:spacing w:after="0" w:line="276" w:lineRule="auto"/>
        <w:jc w:val="both"/>
        <w:rPr>
          <w:rFonts w:ascii="Times New Roman" w:hAnsi="Times New Roman" w:cs="Times New Roman"/>
          <w:b/>
          <w:bCs/>
          <w:color w:val="000000"/>
          <w:lang w:val="ru-RU"/>
        </w:rPr>
      </w:pPr>
      <w:r>
        <w:rPr>
          <w:noProof/>
          <w:lang w:val="ru-RU"/>
        </w:rPr>
        <w:drawing>
          <wp:inline distT="0" distB="0" distL="0" distR="0" wp14:anchorId="77972245" wp14:editId="49C8FC01">
            <wp:extent cx="6009147" cy="3985260"/>
            <wp:effectExtent l="0" t="0" r="0" b="0"/>
            <wp:docPr id="6690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1458" cy="3986793"/>
                    </a:xfrm>
                    <a:prstGeom prst="rect">
                      <a:avLst/>
                    </a:prstGeom>
                    <a:noFill/>
                    <a:ln>
                      <a:noFill/>
                    </a:ln>
                  </pic:spPr>
                </pic:pic>
              </a:graphicData>
            </a:graphic>
          </wp:inline>
        </w:drawing>
      </w:r>
    </w:p>
    <w:p w14:paraId="01118C43" w14:textId="475093A8" w:rsidR="00AE360C" w:rsidRPr="007812C9" w:rsidRDefault="00E11AA3" w:rsidP="001A1852">
      <w:pPr>
        <w:spacing w:after="0" w:line="276" w:lineRule="auto"/>
        <w:jc w:val="both"/>
        <w:rPr>
          <w:rFonts w:ascii="Times New Roman" w:hAnsi="Times New Roman" w:cs="Times New Roman"/>
          <w:color w:val="000000"/>
          <w:lang w:val="ru-RU"/>
        </w:rPr>
      </w:pPr>
      <w:r w:rsidRPr="007812C9">
        <w:rPr>
          <w:rFonts w:ascii="Times New Roman" w:hAnsi="Times New Roman" w:cs="Times New Roman"/>
          <w:color w:val="000000"/>
        </w:rPr>
        <w:t xml:space="preserve">Figure 5. Whole slide images of liver tissue. </w:t>
      </w:r>
      <w:r w:rsidR="00911E59" w:rsidRPr="007812C9">
        <w:rPr>
          <w:rFonts w:ascii="Times New Roman" w:hAnsi="Times New Roman" w:cs="Times New Roman"/>
          <w:color w:val="000000"/>
          <w:lang w:val="ru-RU"/>
        </w:rPr>
        <w:t>Образцы печени экспериментальных животных окрашены по Массону на соединительную ткань. Срезы печени были сфотографированы при увеличении 100Х. В красных рамках представлен желчный проток (увеличение 200Х)</w:t>
      </w:r>
    </w:p>
    <w:p w14:paraId="171F738D" w14:textId="77777777" w:rsidR="00AE360C" w:rsidRPr="00911E59" w:rsidRDefault="00AE360C" w:rsidP="001A1852">
      <w:pPr>
        <w:spacing w:after="0" w:line="276" w:lineRule="auto"/>
        <w:jc w:val="both"/>
        <w:rPr>
          <w:rFonts w:ascii="Times New Roman" w:hAnsi="Times New Roman" w:cs="Times New Roman"/>
          <w:b/>
          <w:bCs/>
          <w:color w:val="000000"/>
          <w:lang w:val="ru-RU"/>
        </w:rPr>
      </w:pPr>
    </w:p>
    <w:p w14:paraId="3674BC76" w14:textId="2B3E28F4" w:rsidR="00EA61AB" w:rsidRPr="00337D54" w:rsidRDefault="006B4D5E" w:rsidP="0053690B">
      <w:pPr>
        <w:spacing w:after="0" w:line="276" w:lineRule="auto"/>
        <w:ind w:firstLine="567"/>
        <w:jc w:val="both"/>
        <w:rPr>
          <w:rFonts w:ascii="Times New Roman" w:hAnsi="Times New Roman" w:cs="Times New Roman"/>
          <w:b/>
          <w:bCs/>
          <w:color w:val="000000"/>
        </w:rPr>
      </w:pPr>
      <w:r w:rsidRPr="006B4D5E">
        <w:rPr>
          <w:rFonts w:ascii="Times New Roman" w:hAnsi="Times New Roman" w:cs="Times New Roman"/>
          <w:b/>
          <w:bCs/>
          <w:color w:val="000000"/>
        </w:rPr>
        <w:t>Discussion</w:t>
      </w:r>
    </w:p>
    <w:p w14:paraId="491A93E8" w14:textId="4C02416C" w:rsidR="00D12E93" w:rsidRPr="00E5477F" w:rsidRDefault="00036121" w:rsidP="00D12E93">
      <w:pPr>
        <w:spacing w:after="0" w:line="276" w:lineRule="auto"/>
        <w:jc w:val="both"/>
        <w:rPr>
          <w:rFonts w:ascii="Times New Roman" w:hAnsi="Times New Roman" w:cs="Times New Roman"/>
          <w:lang w:val="ru-RU"/>
        </w:rPr>
      </w:pPr>
      <w:commentRangeStart w:id="10"/>
      <w:r w:rsidRPr="00166D23">
        <w:rPr>
          <w:rFonts w:ascii="Times New Roman" w:hAnsi="Times New Roman" w:cs="Times New Roman"/>
          <w:lang w:val="ru-RU"/>
        </w:rPr>
        <w:t xml:space="preserve">Выбор </w:t>
      </w:r>
      <w:r w:rsidR="002B43DE">
        <w:rPr>
          <w:rFonts w:ascii="Times New Roman" w:hAnsi="Times New Roman" w:cs="Times New Roman"/>
          <w:lang w:val="ru-RU"/>
        </w:rPr>
        <w:t xml:space="preserve">адекватной лабораторной модели необходим для </w:t>
      </w:r>
      <w:r w:rsidRPr="00166D23">
        <w:rPr>
          <w:rFonts w:ascii="Times New Roman" w:hAnsi="Times New Roman" w:cs="Times New Roman"/>
          <w:lang w:val="ru-RU"/>
        </w:rPr>
        <w:t>корректной интерпретации результатов</w:t>
      </w:r>
      <w:r w:rsidR="00C738C9">
        <w:rPr>
          <w:rFonts w:ascii="Times New Roman" w:hAnsi="Times New Roman" w:cs="Times New Roman"/>
          <w:lang w:val="ru-RU"/>
        </w:rPr>
        <w:t>.</w:t>
      </w:r>
      <w:r w:rsidRPr="00166D23">
        <w:rPr>
          <w:rFonts w:ascii="Times New Roman" w:hAnsi="Times New Roman" w:cs="Times New Roman"/>
          <w:lang w:val="ru-RU"/>
        </w:rPr>
        <w:t xml:space="preserve"> </w:t>
      </w:r>
      <w:commentRangeEnd w:id="10"/>
      <w:r w:rsidR="00944905">
        <w:rPr>
          <w:rStyle w:val="CommentReference"/>
        </w:rPr>
        <w:commentReference w:id="10"/>
      </w:r>
      <w:r w:rsidR="00C738C9">
        <w:rPr>
          <w:rFonts w:ascii="Times New Roman" w:hAnsi="Times New Roman" w:cs="Times New Roman"/>
          <w:lang w:val="ru-RU"/>
        </w:rPr>
        <w:t>Р</w:t>
      </w:r>
      <w:r w:rsidRPr="00166D23">
        <w:rPr>
          <w:rFonts w:ascii="Times New Roman" w:hAnsi="Times New Roman" w:cs="Times New Roman"/>
          <w:lang w:val="ru-RU"/>
        </w:rPr>
        <w:t xml:space="preserve">езистентный или частично восприимчивый вид может не воспроизводить </w:t>
      </w:r>
      <w:r w:rsidR="006A612C">
        <w:rPr>
          <w:rFonts w:ascii="Times New Roman" w:hAnsi="Times New Roman" w:cs="Times New Roman"/>
          <w:lang w:val="ru-RU"/>
        </w:rPr>
        <w:t>патогенез заболевания</w:t>
      </w:r>
      <w:r w:rsidR="00892FC6">
        <w:rPr>
          <w:rFonts w:ascii="Times New Roman" w:hAnsi="Times New Roman" w:cs="Times New Roman"/>
          <w:lang w:val="ru-RU"/>
        </w:rPr>
        <w:t xml:space="preserve"> в полной мере</w:t>
      </w:r>
      <w:r w:rsidRPr="00166D23">
        <w:rPr>
          <w:rFonts w:ascii="Times New Roman" w:hAnsi="Times New Roman" w:cs="Times New Roman"/>
          <w:lang w:val="ru-RU"/>
        </w:rPr>
        <w:t xml:space="preserve">, что </w:t>
      </w:r>
      <w:r w:rsidR="00E546BF">
        <w:rPr>
          <w:rFonts w:ascii="Times New Roman" w:hAnsi="Times New Roman" w:cs="Times New Roman"/>
          <w:lang w:val="ru-RU"/>
        </w:rPr>
        <w:t>может привести к неверным выводам</w:t>
      </w:r>
      <w:r w:rsidRPr="00166D23">
        <w:rPr>
          <w:rFonts w:ascii="Times New Roman" w:hAnsi="Times New Roman" w:cs="Times New Roman"/>
          <w:lang w:val="ru-RU"/>
        </w:rPr>
        <w:t xml:space="preserve"> </w:t>
      </w:r>
      <w:r w:rsidR="00B264A2">
        <w:rPr>
          <w:rFonts w:ascii="Times New Roman" w:hAnsi="Times New Roman" w:cs="Times New Roman"/>
          <w:lang w:val="ru-RU"/>
        </w:rPr>
        <w:t xml:space="preserve">исследования </w:t>
      </w:r>
      <w:r w:rsidRPr="00166D23">
        <w:rPr>
          <w:rFonts w:ascii="Times New Roman" w:hAnsi="Times New Roman" w:cs="Times New Roman"/>
          <w:lang w:val="ru-RU"/>
        </w:rPr>
        <w:t>(</w:t>
      </w:r>
      <w:proofErr w:type="spellStart"/>
      <w:r w:rsidRPr="00166D23">
        <w:rPr>
          <w:rFonts w:ascii="Times New Roman" w:hAnsi="Times New Roman" w:cs="Times New Roman"/>
          <w:lang w:val="ru-RU"/>
        </w:rPr>
        <w:t>Tangkawattana</w:t>
      </w:r>
      <w:proofErr w:type="spellEnd"/>
      <w:r w:rsidRPr="00166D23">
        <w:rPr>
          <w:rFonts w:ascii="Times New Roman"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hAnsi="Times New Roman" w:cs="Times New Roman"/>
          <w:lang w:val="ru-RU"/>
        </w:rPr>
        <w:t>., 2024). Эт</w:t>
      </w:r>
      <w:r w:rsidR="00167C32">
        <w:rPr>
          <w:rFonts w:ascii="Times New Roman" w:hAnsi="Times New Roman" w:cs="Times New Roman"/>
          <w:lang w:val="ru-RU"/>
        </w:rPr>
        <w:t xml:space="preserve">а проблема </w:t>
      </w:r>
      <w:r w:rsidRPr="00166D23">
        <w:rPr>
          <w:rFonts w:ascii="Times New Roman" w:hAnsi="Times New Roman" w:cs="Times New Roman"/>
          <w:lang w:val="ru-RU"/>
        </w:rPr>
        <w:t>особенно актуальн</w:t>
      </w:r>
      <w:r w:rsidR="00167C32">
        <w:rPr>
          <w:rFonts w:ascii="Times New Roman" w:hAnsi="Times New Roman" w:cs="Times New Roman"/>
          <w:lang w:val="ru-RU"/>
        </w:rPr>
        <w:t>а</w:t>
      </w:r>
      <w:r w:rsidRPr="00166D23">
        <w:rPr>
          <w:rFonts w:ascii="Times New Roman" w:hAnsi="Times New Roman" w:cs="Times New Roman"/>
          <w:lang w:val="ru-RU"/>
        </w:rPr>
        <w:t xml:space="preserve"> применительно к </w:t>
      </w:r>
      <w:r w:rsidR="00B921F5">
        <w:rPr>
          <w:rFonts w:ascii="Times New Roman" w:hAnsi="Times New Roman" w:cs="Times New Roman"/>
          <w:lang w:val="ru-RU"/>
        </w:rPr>
        <w:t>изучению</w:t>
      </w:r>
      <w:r w:rsidR="00760379">
        <w:rPr>
          <w:rFonts w:ascii="Times New Roman" w:hAnsi="Times New Roman" w:cs="Times New Roman"/>
          <w:lang w:val="ru-RU"/>
        </w:rPr>
        <w:t xml:space="preserve"> системного ответа</w:t>
      </w:r>
      <w:r w:rsidRPr="00166D23">
        <w:rPr>
          <w:rFonts w:ascii="Times New Roman" w:hAnsi="Times New Roman" w:cs="Times New Roman"/>
          <w:lang w:val="ru-RU"/>
        </w:rPr>
        <w:t xml:space="preserve"> </w:t>
      </w:r>
      <w:r w:rsidRPr="00032D9C">
        <w:rPr>
          <w:rFonts w:ascii="Times New Roman" w:hAnsi="Times New Roman" w:cs="Times New Roman"/>
          <w:i/>
          <w:iCs/>
        </w:rPr>
        <w:t>O</w:t>
      </w:r>
      <w:r w:rsidRPr="00760379">
        <w:rPr>
          <w:rFonts w:ascii="Times New Roman" w:hAnsi="Times New Roman" w:cs="Times New Roman"/>
          <w:i/>
          <w:iCs/>
          <w:lang w:val="ru-RU"/>
        </w:rPr>
        <w:t xml:space="preserve">. </w:t>
      </w:r>
      <w:r w:rsidRPr="00032D9C">
        <w:rPr>
          <w:rFonts w:ascii="Times New Roman" w:hAnsi="Times New Roman" w:cs="Times New Roman"/>
          <w:i/>
          <w:iCs/>
        </w:rPr>
        <w:t>felineus</w:t>
      </w:r>
      <w:r w:rsidR="006F61C2" w:rsidRPr="00760379">
        <w:rPr>
          <w:rFonts w:ascii="Times New Roman" w:hAnsi="Times New Roman" w:cs="Times New Roman"/>
          <w:lang w:val="ru-RU"/>
        </w:rPr>
        <w:t xml:space="preserve"> </w:t>
      </w:r>
      <w:r w:rsidR="006F61C2">
        <w:rPr>
          <w:rFonts w:ascii="Times New Roman" w:hAnsi="Times New Roman" w:cs="Times New Roman"/>
        </w:rPr>
        <w:t>infection</w:t>
      </w:r>
      <w:r w:rsidR="00E42746" w:rsidRPr="00760379">
        <w:rPr>
          <w:rFonts w:ascii="Times New Roman" w:hAnsi="Times New Roman" w:cs="Times New Roman"/>
          <w:lang w:val="ru-RU"/>
        </w:rPr>
        <w:t xml:space="preserve">, </w:t>
      </w:r>
      <w:r w:rsidR="004F5D97">
        <w:rPr>
          <w:rFonts w:ascii="Times New Roman" w:hAnsi="Times New Roman" w:cs="Times New Roman"/>
          <w:lang w:val="ru-RU"/>
        </w:rPr>
        <w:t>где</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основной</w:t>
      </w:r>
      <w:r w:rsidR="004F5D97" w:rsidRPr="00760379">
        <w:rPr>
          <w:rFonts w:ascii="Times New Roman" w:hAnsi="Times New Roman" w:cs="Times New Roman"/>
          <w:lang w:val="ru-RU"/>
        </w:rPr>
        <w:t xml:space="preserve"> </w:t>
      </w:r>
      <w:r w:rsidR="004F5D97">
        <w:rPr>
          <w:rFonts w:ascii="Times New Roman" w:hAnsi="Times New Roman" w:cs="Times New Roman"/>
        </w:rPr>
        <w:t>animal</w:t>
      </w:r>
      <w:r w:rsidR="004F5D97" w:rsidRPr="00760379">
        <w:rPr>
          <w:rFonts w:ascii="Times New Roman" w:hAnsi="Times New Roman" w:cs="Times New Roman"/>
          <w:lang w:val="ru-RU"/>
        </w:rPr>
        <w:t xml:space="preserve"> </w:t>
      </w:r>
      <w:r w:rsidR="004F5D97">
        <w:rPr>
          <w:rFonts w:ascii="Times New Roman" w:hAnsi="Times New Roman" w:cs="Times New Roman"/>
        </w:rPr>
        <w:t>model</w:t>
      </w:r>
      <w:r w:rsidR="004F5D97" w:rsidRPr="00760379">
        <w:rPr>
          <w:rFonts w:ascii="Times New Roman" w:hAnsi="Times New Roman" w:cs="Times New Roman"/>
          <w:lang w:val="ru-RU"/>
        </w:rPr>
        <w:t xml:space="preserve"> </w:t>
      </w:r>
      <w:r w:rsidR="004F5D97">
        <w:rPr>
          <w:rFonts w:ascii="Times New Roman" w:hAnsi="Times New Roman" w:cs="Times New Roman"/>
          <w:lang w:val="ru-RU"/>
        </w:rPr>
        <w:t>выступа</w:t>
      </w:r>
      <w:r w:rsidR="00032D9C">
        <w:rPr>
          <w:rFonts w:ascii="Times New Roman" w:hAnsi="Times New Roman" w:cs="Times New Roman"/>
          <w:lang w:val="ru-RU"/>
        </w:rPr>
        <w:t>е</w:t>
      </w:r>
      <w:r w:rsidR="004F5D97">
        <w:rPr>
          <w:rFonts w:ascii="Times New Roman" w:hAnsi="Times New Roman" w:cs="Times New Roman"/>
          <w:lang w:val="ru-RU"/>
        </w:rPr>
        <w:t>т</w:t>
      </w:r>
      <w:r w:rsidR="004F5D97" w:rsidRPr="00760379">
        <w:rPr>
          <w:rFonts w:ascii="Times New Roman" w:hAnsi="Times New Roman" w:cs="Times New Roman"/>
          <w:lang w:val="ru-RU"/>
        </w:rPr>
        <w:t xml:space="preserve"> </w:t>
      </w:r>
      <w:r w:rsidR="004F5D97">
        <w:rPr>
          <w:rFonts w:ascii="Times New Roman" w:hAnsi="Times New Roman" w:cs="Times New Roman"/>
        </w:rPr>
        <w:t>Syrian</w:t>
      </w:r>
      <w:r w:rsidR="004F5D97" w:rsidRPr="00760379">
        <w:rPr>
          <w:rFonts w:ascii="Times New Roman" w:hAnsi="Times New Roman" w:cs="Times New Roman"/>
          <w:lang w:val="ru-RU"/>
        </w:rPr>
        <w:t xml:space="preserve"> </w:t>
      </w:r>
      <w:r w:rsidR="004F5D97">
        <w:rPr>
          <w:rFonts w:ascii="Times New Roman" w:hAnsi="Times New Roman" w:cs="Times New Roman"/>
        </w:rPr>
        <w:t>hamsters</w:t>
      </w:r>
      <w:r w:rsidR="004F5D97" w:rsidRPr="00760379">
        <w:rPr>
          <w:rFonts w:ascii="Times New Roman" w:hAnsi="Times New Roman" w:cs="Times New Roman"/>
          <w:lang w:val="ru-RU"/>
        </w:rPr>
        <w:t xml:space="preserve"> </w:t>
      </w:r>
      <w:r w:rsidR="00D52ACE" w:rsidRPr="00D52ACE">
        <w:rPr>
          <w:rFonts w:ascii="Times New Roman" w:hAnsi="Times New Roman" w:cs="Times New Roman"/>
          <w:lang w:val="ru-RU"/>
        </w:rPr>
        <w:t>(</w:t>
      </w:r>
      <w:r w:rsidR="004F5D97">
        <w:rPr>
          <w:rFonts w:ascii="Times New Roman" w:hAnsi="Times New Roman" w:cs="Times New Roman"/>
        </w:rPr>
        <w:t>M</w:t>
      </w:r>
      <w:r w:rsidR="00D52ACE">
        <w:rPr>
          <w:rFonts w:ascii="Times New Roman" w:hAnsi="Times New Roman" w:cs="Times New Roman"/>
        </w:rPr>
        <w:t>esocricetus</w:t>
      </w:r>
      <w:r w:rsidR="004F5D97" w:rsidRPr="00760379">
        <w:rPr>
          <w:rFonts w:ascii="Times New Roman" w:hAnsi="Times New Roman" w:cs="Times New Roman"/>
          <w:lang w:val="ru-RU"/>
        </w:rPr>
        <w:t xml:space="preserve"> </w:t>
      </w:r>
      <w:r w:rsidR="004F5D97">
        <w:rPr>
          <w:rFonts w:ascii="Times New Roman" w:hAnsi="Times New Roman" w:cs="Times New Roman"/>
        </w:rPr>
        <w:t>auratus</w:t>
      </w:r>
      <w:r w:rsidR="00D52ACE" w:rsidRPr="00D52ACE">
        <w:rPr>
          <w:rFonts w:ascii="Times New Roman" w:hAnsi="Times New Roman" w:cs="Times New Roman"/>
          <w:lang w:val="ru-RU"/>
        </w:rPr>
        <w:t>)</w:t>
      </w:r>
      <w:r w:rsidR="0044716B" w:rsidRPr="00760379">
        <w:rPr>
          <w:rFonts w:ascii="Times New Roman" w:hAnsi="Times New Roman" w:cs="Times New Roman"/>
          <w:i/>
          <w:iCs/>
          <w:lang w:val="ru-RU"/>
        </w:rPr>
        <w:t>.</w:t>
      </w:r>
      <w:r w:rsidRPr="00760379">
        <w:rPr>
          <w:rFonts w:ascii="Times New Roman" w:hAnsi="Times New Roman" w:cs="Times New Roman"/>
          <w:lang w:val="ru-RU"/>
        </w:rPr>
        <w:t xml:space="preserve"> </w:t>
      </w:r>
      <w:r w:rsidR="00D12E93" w:rsidRPr="00103F0B">
        <w:rPr>
          <w:rFonts w:ascii="Times New Roman" w:hAnsi="Times New Roman" w:cs="Times New Roman"/>
          <w:lang w:val="ru-RU"/>
        </w:rPr>
        <w:t>Ранее на экспериментальной модели, а также материале от пациентов из эндемичного региона (</w:t>
      </w:r>
      <w:proofErr w:type="spellStart"/>
      <w:r w:rsidR="00D12E93" w:rsidRPr="00103F0B">
        <w:rPr>
          <w:rFonts w:ascii="Times New Roman" w:hAnsi="Times New Roman" w:cs="Times New Roman"/>
        </w:rPr>
        <w:t>Zaparina</w:t>
      </w:r>
      <w:proofErr w:type="spellEnd"/>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Kapushchak</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Kovner</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et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al</w:t>
      </w:r>
      <w:r w:rsidR="00D12E93" w:rsidRPr="00103F0B">
        <w:rPr>
          <w:rFonts w:ascii="Times New Roman" w:hAnsi="Times New Roman" w:cs="Times New Roman"/>
          <w:lang w:val="ru-RU"/>
        </w:rPr>
        <w:t>.</w:t>
      </w:r>
      <w:proofErr w:type="gramStart"/>
      <w:r w:rsidR="00D12E93" w:rsidRPr="00103F0B">
        <w:rPr>
          <w:rFonts w:ascii="Times New Roman" w:hAnsi="Times New Roman" w:cs="Times New Roman"/>
          <w:lang w:val="ru-RU"/>
        </w:rPr>
        <w:t>, )</w:t>
      </w:r>
      <w:proofErr w:type="gramEnd"/>
      <w:r w:rsidR="00D12E93" w:rsidRPr="00103F0B">
        <w:rPr>
          <w:rFonts w:ascii="Times New Roman" w:hAnsi="Times New Roman" w:cs="Times New Roman"/>
          <w:lang w:val="ru-RU"/>
        </w:rPr>
        <w:t xml:space="preserve"> </w:t>
      </w:r>
      <w:r w:rsidR="00D12E93" w:rsidRPr="00103F0B">
        <w:rPr>
          <w:rFonts w:ascii="Times New Roman" w:hAnsi="Times New Roman" w:cs="Times New Roman"/>
        </w:rPr>
        <w:t>kidney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injury</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development</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was</w:t>
      </w:r>
      <w:r w:rsidR="00D12E93" w:rsidRPr="00103F0B">
        <w:rPr>
          <w:rFonts w:ascii="Times New Roman" w:hAnsi="Times New Roman" w:cs="Times New Roman"/>
          <w:lang w:val="ru-RU"/>
        </w:rPr>
        <w:t xml:space="preserve"> </w:t>
      </w:r>
      <w:r w:rsidR="00D12E93" w:rsidRPr="00103F0B">
        <w:rPr>
          <w:rFonts w:ascii="Times New Roman" w:hAnsi="Times New Roman" w:cs="Times New Roman"/>
        </w:rPr>
        <w:t>detected</w:t>
      </w:r>
      <w:r w:rsidR="00D52ACE" w:rsidRPr="00D52ACE">
        <w:rPr>
          <w:rFonts w:ascii="Times New Roman" w:hAnsi="Times New Roman" w:cs="Times New Roman"/>
          <w:lang w:val="ru-RU"/>
        </w:rPr>
        <w:t xml:space="preserve"> </w:t>
      </w:r>
      <w:r w:rsidR="00D52ACE">
        <w:rPr>
          <w:rFonts w:ascii="Times New Roman" w:hAnsi="Times New Roman" w:cs="Times New Roman"/>
          <w:lang w:val="ru-RU"/>
        </w:rPr>
        <w:t xml:space="preserve">на фоне </w:t>
      </w:r>
      <w:r w:rsidR="00D52ACE" w:rsidRPr="00D52ACE">
        <w:rPr>
          <w:rFonts w:ascii="Times New Roman" w:hAnsi="Times New Roman" w:cs="Times New Roman"/>
          <w:i/>
          <w:iCs/>
        </w:rPr>
        <w:t>O</w:t>
      </w:r>
      <w:r w:rsidR="00D52ACE" w:rsidRPr="00D52ACE">
        <w:rPr>
          <w:rFonts w:ascii="Times New Roman" w:hAnsi="Times New Roman" w:cs="Times New Roman"/>
          <w:i/>
          <w:iCs/>
          <w:lang w:val="ru-RU"/>
        </w:rPr>
        <w:t xml:space="preserve">. </w:t>
      </w:r>
      <w:r w:rsidR="00D52ACE" w:rsidRPr="00D52ACE">
        <w:rPr>
          <w:rFonts w:ascii="Times New Roman" w:hAnsi="Times New Roman" w:cs="Times New Roman"/>
          <w:i/>
          <w:iCs/>
        </w:rPr>
        <w:t>felineus</w:t>
      </w:r>
      <w:r w:rsidR="00D52ACE" w:rsidRPr="00D52ACE">
        <w:rPr>
          <w:rFonts w:ascii="Times New Roman" w:hAnsi="Times New Roman" w:cs="Times New Roman"/>
          <w:lang w:val="ru-RU"/>
        </w:rPr>
        <w:t xml:space="preserve"> </w:t>
      </w:r>
      <w:r w:rsidR="00D52ACE">
        <w:rPr>
          <w:rFonts w:ascii="Times New Roman" w:hAnsi="Times New Roman" w:cs="Times New Roman"/>
          <w:lang w:val="ru-RU"/>
        </w:rPr>
        <w:t>инвазии</w:t>
      </w:r>
      <w:r w:rsidR="00D12E93" w:rsidRPr="00103F0B">
        <w:rPr>
          <w:rFonts w:ascii="Times New Roman" w:hAnsi="Times New Roman" w:cs="Times New Roman"/>
          <w:lang w:val="ru-RU"/>
        </w:rPr>
        <w:t xml:space="preserve">. В русскоязычной литературе, в том числе и в клинических рекомендациях по лечению описторхоза, указывают на развитие широко спектра синдромов, в том числе и неврологического характера. </w:t>
      </w:r>
    </w:p>
    <w:p w14:paraId="78F98EE9" w14:textId="252540C7" w:rsidR="00036121" w:rsidRPr="00166D23" w:rsidRDefault="00E94FE5"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Е</w:t>
      </w:r>
      <w:r w:rsidR="00241C72">
        <w:rPr>
          <w:rFonts w:ascii="Times New Roman" w:hAnsi="Times New Roman" w:cs="Times New Roman"/>
          <w:lang w:val="ru-RU"/>
        </w:rPr>
        <w:t>сли мы хотим исследовать потенциальный эффект описторхоза на</w:t>
      </w:r>
      <w:r w:rsidR="00103F0B">
        <w:rPr>
          <w:rFonts w:ascii="Times New Roman" w:hAnsi="Times New Roman" w:cs="Times New Roman"/>
          <w:lang w:val="ru-RU"/>
        </w:rPr>
        <w:t xml:space="preserve"> различные органы и системы, мы можем обнаружить, что многие методы не адаптированы под </w:t>
      </w:r>
      <w:r w:rsidR="00103F0B">
        <w:rPr>
          <w:rFonts w:ascii="Times New Roman" w:hAnsi="Times New Roman" w:cs="Times New Roman"/>
        </w:rPr>
        <w:t>M</w:t>
      </w:r>
      <w:r w:rsidR="00103F0B" w:rsidRPr="00760379">
        <w:rPr>
          <w:rFonts w:ascii="Times New Roman" w:hAnsi="Times New Roman" w:cs="Times New Roman"/>
          <w:lang w:val="ru-RU"/>
        </w:rPr>
        <w:t xml:space="preserve">. </w:t>
      </w:r>
      <w:r w:rsidR="00103F0B">
        <w:rPr>
          <w:rFonts w:ascii="Times New Roman" w:hAnsi="Times New Roman" w:cs="Times New Roman"/>
        </w:rPr>
        <w:t>auratus</w:t>
      </w:r>
      <w:r w:rsidR="00103F0B" w:rsidRPr="00760379">
        <w:rPr>
          <w:rFonts w:ascii="Times New Roman" w:hAnsi="Times New Roman" w:cs="Times New Roman"/>
          <w:i/>
          <w:iCs/>
          <w:lang w:val="ru-RU"/>
        </w:rPr>
        <w:t>.</w:t>
      </w:r>
      <w:r w:rsidR="00241C72">
        <w:rPr>
          <w:rFonts w:ascii="Times New Roman" w:hAnsi="Times New Roman" w:cs="Times New Roman"/>
          <w:lang w:val="ru-RU"/>
        </w:rPr>
        <w:t xml:space="preserve"> </w:t>
      </w:r>
      <w:r w:rsidR="00103F0B">
        <w:rPr>
          <w:rFonts w:ascii="Times New Roman" w:hAnsi="Times New Roman" w:cs="Times New Roman"/>
          <w:lang w:val="ru-RU"/>
        </w:rPr>
        <w:lastRenderedPageBreak/>
        <w:t xml:space="preserve">Например, существует множество методов для оценки </w:t>
      </w:r>
      <w:r w:rsidR="00DE3C0A">
        <w:rPr>
          <w:rFonts w:ascii="Times New Roman" w:hAnsi="Times New Roman" w:cs="Times New Roman"/>
          <w:lang w:val="ru-RU"/>
        </w:rPr>
        <w:t>функционально</w:t>
      </w:r>
      <w:r w:rsidR="00103F0B">
        <w:rPr>
          <w:rFonts w:ascii="Times New Roman" w:hAnsi="Times New Roman" w:cs="Times New Roman"/>
          <w:lang w:val="ru-RU"/>
        </w:rPr>
        <w:t>го</w:t>
      </w:r>
      <w:r w:rsidR="00DE3C0A">
        <w:rPr>
          <w:rFonts w:ascii="Times New Roman" w:hAnsi="Times New Roman" w:cs="Times New Roman"/>
          <w:lang w:val="ru-RU"/>
        </w:rPr>
        <w:t xml:space="preserve"> состояни</w:t>
      </w:r>
      <w:r w:rsidR="00103F0B">
        <w:rPr>
          <w:rFonts w:ascii="Times New Roman" w:hAnsi="Times New Roman" w:cs="Times New Roman"/>
          <w:lang w:val="ru-RU"/>
        </w:rPr>
        <w:t>я</w:t>
      </w:r>
      <w:r w:rsidR="00DE3C0A">
        <w:rPr>
          <w:rFonts w:ascii="Times New Roman" w:hAnsi="Times New Roman" w:cs="Times New Roman"/>
          <w:lang w:val="ru-RU"/>
        </w:rPr>
        <w:t xml:space="preserve"> нервной систе</w:t>
      </w:r>
      <w:r w:rsidR="00FB42C4">
        <w:rPr>
          <w:rFonts w:ascii="Times New Roman" w:hAnsi="Times New Roman" w:cs="Times New Roman"/>
          <w:lang w:val="ru-RU"/>
        </w:rPr>
        <w:t>мы</w:t>
      </w:r>
      <w:r w:rsidR="00DE3C0A">
        <w:rPr>
          <w:rFonts w:ascii="Times New Roman" w:hAnsi="Times New Roman" w:cs="Times New Roman"/>
          <w:lang w:val="ru-RU"/>
        </w:rPr>
        <w:t xml:space="preserve"> </w:t>
      </w:r>
      <w:r w:rsidR="00103F0B">
        <w:rPr>
          <w:rFonts w:ascii="Times New Roman" w:hAnsi="Times New Roman" w:cs="Times New Roman"/>
          <w:lang w:val="ru-RU"/>
        </w:rPr>
        <w:t>у лабораторных животных</w:t>
      </w:r>
      <w:r w:rsidR="00FB42C4">
        <w:rPr>
          <w:rFonts w:ascii="Times New Roman" w:hAnsi="Times New Roman" w:cs="Times New Roman"/>
          <w:lang w:val="ru-RU"/>
        </w:rPr>
        <w:t>,</w:t>
      </w:r>
      <w:r w:rsidR="001D5237">
        <w:rPr>
          <w:rFonts w:ascii="Times New Roman" w:hAnsi="Times New Roman" w:cs="Times New Roman"/>
          <w:lang w:val="ru-RU"/>
        </w:rPr>
        <w:t xml:space="preserve"> </w:t>
      </w:r>
      <w:r w:rsidR="00103F0B">
        <w:rPr>
          <w:rFonts w:ascii="Times New Roman" w:hAnsi="Times New Roman" w:cs="Times New Roman"/>
          <w:lang w:val="ru-RU"/>
        </w:rPr>
        <w:t xml:space="preserve">однако </w:t>
      </w:r>
      <w:r w:rsidR="00AB2E68">
        <w:rPr>
          <w:rFonts w:ascii="Times New Roman" w:hAnsi="Times New Roman" w:cs="Times New Roman"/>
          <w:lang w:val="ru-RU"/>
        </w:rPr>
        <w:t xml:space="preserve">большинство </w:t>
      </w:r>
      <w:r w:rsidR="00103F0B">
        <w:rPr>
          <w:rFonts w:ascii="Times New Roman" w:hAnsi="Times New Roman" w:cs="Times New Roman"/>
          <w:lang w:val="ru-RU"/>
        </w:rPr>
        <w:t xml:space="preserve">из них </w:t>
      </w:r>
      <w:r w:rsidR="00AB2E68">
        <w:rPr>
          <w:rFonts w:ascii="Times New Roman" w:hAnsi="Times New Roman" w:cs="Times New Roman"/>
          <w:lang w:val="ru-RU"/>
        </w:rPr>
        <w:t>разработаны для мышей и крыс</w:t>
      </w:r>
      <w:r w:rsidR="0039717B">
        <w:rPr>
          <w:rFonts w:ascii="Times New Roman" w:hAnsi="Times New Roman" w:cs="Times New Roman"/>
          <w:lang w:val="ru-RU"/>
        </w:rPr>
        <w:t>.</w:t>
      </w:r>
      <w:r w:rsidR="00AB2D8C" w:rsidRPr="00AB2D8C">
        <w:rPr>
          <w:rFonts w:ascii="Times New Roman" w:hAnsi="Times New Roman" w:cs="Times New Roman"/>
          <w:lang w:val="ru-RU"/>
        </w:rPr>
        <w:t xml:space="preserve"> </w:t>
      </w:r>
      <w:r>
        <w:rPr>
          <w:rFonts w:ascii="Times New Roman" w:hAnsi="Times New Roman" w:cs="Times New Roman"/>
          <w:lang w:val="ru-RU"/>
        </w:rPr>
        <w:t>Для исследования м</w:t>
      </w:r>
      <w:r w:rsidR="00AB2D8C">
        <w:rPr>
          <w:rFonts w:ascii="Times New Roman" w:hAnsi="Times New Roman" w:cs="Times New Roman"/>
          <w:lang w:val="ru-RU"/>
        </w:rPr>
        <w:t>етаболическ</w:t>
      </w:r>
      <w:r>
        <w:rPr>
          <w:rFonts w:ascii="Times New Roman" w:hAnsi="Times New Roman" w:cs="Times New Roman"/>
          <w:lang w:val="ru-RU"/>
        </w:rPr>
        <w:t>ого</w:t>
      </w:r>
      <w:r w:rsidR="00AB2D8C" w:rsidRPr="00711D59">
        <w:rPr>
          <w:rFonts w:ascii="Times New Roman" w:hAnsi="Times New Roman" w:cs="Times New Roman"/>
          <w:lang w:val="ru-RU"/>
        </w:rPr>
        <w:t xml:space="preserve"> </w:t>
      </w:r>
      <w:r w:rsidR="00AB2D8C">
        <w:rPr>
          <w:rFonts w:ascii="Times New Roman" w:hAnsi="Times New Roman" w:cs="Times New Roman"/>
          <w:lang w:val="ru-RU"/>
        </w:rPr>
        <w:t>синдром</w:t>
      </w:r>
      <w:r>
        <w:rPr>
          <w:rFonts w:ascii="Times New Roman" w:hAnsi="Times New Roman" w:cs="Times New Roman"/>
          <w:lang w:val="ru-RU"/>
        </w:rPr>
        <w:t>а</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и</w:t>
      </w:r>
      <w:r w:rsidR="00AB2D8C" w:rsidRPr="00711D59">
        <w:rPr>
          <w:rFonts w:ascii="Times New Roman" w:hAnsi="Times New Roman" w:cs="Times New Roman"/>
          <w:lang w:val="ru-RU"/>
        </w:rPr>
        <w:t xml:space="preserve"> </w:t>
      </w:r>
      <w:r w:rsidR="00AB2D8C">
        <w:rPr>
          <w:rFonts w:ascii="Times New Roman" w:hAnsi="Times New Roman" w:cs="Times New Roman"/>
          <w:lang w:val="ru-RU"/>
        </w:rPr>
        <w:t>диабет</w:t>
      </w:r>
      <w:r>
        <w:rPr>
          <w:rFonts w:ascii="Times New Roman" w:hAnsi="Times New Roman" w:cs="Times New Roman"/>
          <w:lang w:val="ru-RU"/>
        </w:rPr>
        <w:t xml:space="preserve">а также преимущественно используют мышиные модели. </w:t>
      </w:r>
      <w:r w:rsidRPr="001F342D">
        <w:rPr>
          <w:rFonts w:ascii="Times New Roman" w:hAnsi="Times New Roman" w:cs="Times New Roman"/>
          <w:color w:val="000000"/>
        </w:rPr>
        <w:t>Coronavirus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disease</w:t>
      </w:r>
      <w:r w:rsidRPr="00E94FE5">
        <w:rPr>
          <w:rFonts w:ascii="Times New Roman" w:hAnsi="Times New Roman" w:cs="Times New Roman"/>
          <w:color w:val="000000"/>
          <w:lang w:val="ru-RU"/>
        </w:rPr>
        <w:t xml:space="preserve">-19 </w:t>
      </w:r>
      <w:r w:rsidRPr="001F342D">
        <w:rPr>
          <w:rFonts w:ascii="Times New Roman" w:hAnsi="Times New Roman" w:cs="Times New Roman"/>
          <w:color w:val="000000"/>
        </w:rPr>
        <w:t>pushed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hamster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modeling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the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forefront</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due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to</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its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advantages</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over</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mice</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in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recapitulating</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human</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pathology</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and</w:t>
      </w:r>
      <w:r w:rsidRPr="00E94FE5">
        <w:rPr>
          <w:rFonts w:ascii="Times New Roman" w:hAnsi="Times New Roman" w:cs="Times New Roman"/>
          <w:color w:val="000000"/>
          <w:lang w:val="ru-RU"/>
        </w:rPr>
        <w:t xml:space="preserve"> </w:t>
      </w:r>
      <w:r w:rsidRPr="001F342D">
        <w:rPr>
          <w:rFonts w:ascii="Times New Roman" w:hAnsi="Times New Roman" w:cs="Times New Roman"/>
          <w:color w:val="000000"/>
        </w:rPr>
        <w:t>transmission</w:t>
      </w:r>
      <w:r w:rsidRPr="00E94FE5">
        <w:rPr>
          <w:rFonts w:ascii="Times New Roman" w:hAnsi="Times New Roman" w:cs="Times New Roman"/>
          <w:color w:val="000000"/>
          <w:lang w:val="ru-RU"/>
        </w:rPr>
        <w:t xml:space="preserve"> (</w:t>
      </w:r>
      <w:r w:rsidRPr="001F342D">
        <w:rPr>
          <w:rFonts w:ascii="Times New Roman" w:hAnsi="Times New Roman" w:cs="Times New Roman"/>
        </w:rPr>
        <w:t>Reyna</w:t>
      </w:r>
      <w:r w:rsidRPr="00E94FE5">
        <w:rPr>
          <w:rFonts w:ascii="Times New Roman" w:hAnsi="Times New Roman" w:cs="Times New Roman"/>
          <w:lang w:val="ru-RU"/>
        </w:rPr>
        <w:t xml:space="preserve"> </w:t>
      </w:r>
      <w:r w:rsidRPr="001F342D">
        <w:rPr>
          <w:rFonts w:ascii="Times New Roman" w:hAnsi="Times New Roman" w:cs="Times New Roman"/>
        </w:rPr>
        <w:t>et</w:t>
      </w:r>
      <w:r w:rsidRPr="00E94FE5">
        <w:rPr>
          <w:rFonts w:ascii="Times New Roman" w:hAnsi="Times New Roman" w:cs="Times New Roman"/>
          <w:lang w:val="ru-RU"/>
        </w:rPr>
        <w:t xml:space="preserve"> </w:t>
      </w:r>
      <w:r w:rsidRPr="001F342D">
        <w:rPr>
          <w:rFonts w:ascii="Times New Roman" w:hAnsi="Times New Roman" w:cs="Times New Roman"/>
        </w:rPr>
        <w:t>al</w:t>
      </w:r>
      <w:r w:rsidRPr="00E94FE5">
        <w:rPr>
          <w:rFonts w:ascii="Times New Roman" w:hAnsi="Times New Roman" w:cs="Times New Roman"/>
          <w:lang w:val="ru-RU"/>
        </w:rPr>
        <w:t>., 2025</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однако</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на</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данный</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момент</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мыши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крысы</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остаются</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основными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лабораторными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животными</w:t>
      </w:r>
      <w:r w:rsidRPr="00E94FE5">
        <w:rPr>
          <w:rFonts w:ascii="Times New Roman" w:hAnsi="Times New Roman" w:cs="Times New Roman"/>
          <w:color w:val="000000"/>
          <w:lang w:val="ru-RU"/>
        </w:rPr>
        <w:t xml:space="preserve"> </w:t>
      </w:r>
      <w:r>
        <w:rPr>
          <w:rFonts w:ascii="Times New Roman" w:hAnsi="Times New Roman" w:cs="Times New Roman"/>
          <w:color w:val="000000"/>
          <w:lang w:val="ru-RU"/>
        </w:rPr>
        <w:t>для изучения различных заболеваний</w:t>
      </w:r>
      <w:r w:rsidRPr="00E94FE5">
        <w:rPr>
          <w:rFonts w:ascii="Times New Roman" w:hAnsi="Times New Roman" w:cs="Times New Roman"/>
          <w:color w:val="000000"/>
          <w:lang w:val="ru-RU"/>
        </w:rPr>
        <w:t>.</w:t>
      </w:r>
      <w:r>
        <w:rPr>
          <w:rFonts w:ascii="Times New Roman" w:hAnsi="Times New Roman" w:cs="Times New Roman"/>
          <w:color w:val="000000"/>
          <w:lang w:val="ru-RU"/>
        </w:rPr>
        <w:t xml:space="preserve"> Одна из причин</w:t>
      </w:r>
      <w:r w:rsidR="00DB44DE">
        <w:rPr>
          <w:rFonts w:ascii="Times New Roman" w:hAnsi="Times New Roman" w:cs="Times New Roman"/>
          <w:color w:val="000000"/>
          <w:lang w:val="ru-RU"/>
        </w:rPr>
        <w:t xml:space="preserve">, из-за которых исследователи отдают предпочтение крысам и мышам заключается в том, что </w:t>
      </w:r>
      <w:r w:rsidR="00DB44DE">
        <w:rPr>
          <w:rFonts w:ascii="Times New Roman" w:hAnsi="Times New Roman" w:cs="Times New Roman"/>
          <w:lang w:val="ru-RU"/>
        </w:rPr>
        <w:t>с</w:t>
      </w:r>
      <w:r w:rsidR="00630DBE">
        <w:rPr>
          <w:rFonts w:ascii="Times New Roman" w:hAnsi="Times New Roman" w:cs="Times New Roman"/>
          <w:lang w:val="ru-RU"/>
        </w:rPr>
        <w:t xml:space="preserve">уществует множество коммерчески доступных </w:t>
      </w:r>
      <w:r w:rsidR="00630DBE" w:rsidRPr="001F342D">
        <w:rPr>
          <w:rFonts w:ascii="Times New Roman" w:hAnsi="Times New Roman" w:cs="Times New Roman"/>
          <w:color w:val="000000"/>
        </w:rPr>
        <w:t>transgenic</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and</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knock</w:t>
      </w:r>
      <w:r w:rsidR="00630DBE" w:rsidRPr="00630DBE">
        <w:rPr>
          <w:rFonts w:ascii="Times New Roman" w:hAnsi="Times New Roman" w:cs="Times New Roman"/>
          <w:color w:val="000000"/>
          <w:lang w:val="ru-RU"/>
        </w:rPr>
        <w:t>-</w:t>
      </w:r>
      <w:r w:rsidR="00630DBE" w:rsidRPr="001F342D">
        <w:rPr>
          <w:rFonts w:ascii="Times New Roman" w:hAnsi="Times New Roman" w:cs="Times New Roman"/>
          <w:color w:val="000000"/>
        </w:rPr>
        <w:t>out</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mouse</w:t>
      </w:r>
      <w:r w:rsidR="00630DBE" w:rsidRPr="00630DBE">
        <w:rPr>
          <w:rFonts w:ascii="Times New Roman" w:hAnsi="Times New Roman" w:cs="Times New Roman"/>
          <w:color w:val="000000"/>
          <w:lang w:val="ru-RU"/>
        </w:rPr>
        <w:t xml:space="preserve"> </w:t>
      </w:r>
      <w:r w:rsidR="00630DBE" w:rsidRPr="001F342D">
        <w:rPr>
          <w:rFonts w:ascii="Times New Roman" w:hAnsi="Times New Roman" w:cs="Times New Roman"/>
          <w:color w:val="000000"/>
        </w:rPr>
        <w:t>strains</w:t>
      </w:r>
      <w:r w:rsidR="00630DBE" w:rsidRPr="00630DBE">
        <w:rPr>
          <w:rFonts w:ascii="Times New Roman" w:hAnsi="Times New Roman" w:cs="Times New Roman"/>
          <w:color w:val="000000"/>
          <w:lang w:val="ru-RU"/>
        </w:rPr>
        <w:t xml:space="preserve"> </w:t>
      </w:r>
      <w:r w:rsidR="00630DBE">
        <w:rPr>
          <w:rFonts w:ascii="Times New Roman" w:hAnsi="Times New Roman" w:cs="Times New Roman"/>
          <w:color w:val="000000"/>
          <w:lang w:val="ru-RU"/>
        </w:rPr>
        <w:t>для исследования различных патологий</w:t>
      </w:r>
      <w:r w:rsidR="00DB44DE">
        <w:rPr>
          <w:rFonts w:ascii="Times New Roman" w:hAnsi="Times New Roman" w:cs="Times New Roman"/>
          <w:color w:val="000000"/>
          <w:lang w:val="ru-RU"/>
        </w:rPr>
        <w:t>, как в их изолированном проявлении, так и в комбинации с другими заболеваниями.</w:t>
      </w:r>
      <w:r w:rsidR="00630DBE">
        <w:rPr>
          <w:rFonts w:ascii="Times New Roman" w:hAnsi="Times New Roman" w:cs="Times New Roman"/>
          <w:color w:val="000000"/>
          <w:lang w:val="ru-RU"/>
        </w:rPr>
        <w:t xml:space="preserve"> </w:t>
      </w:r>
      <w:r w:rsidR="00630DBE" w:rsidRPr="00630DBE">
        <w:rPr>
          <w:rFonts w:ascii="Times New Roman" w:hAnsi="Times New Roman" w:cs="Times New Roman"/>
          <w:color w:val="000000"/>
          <w:lang w:val="ru-RU"/>
        </w:rPr>
        <w:t>(</w:t>
      </w:r>
      <w:r w:rsidR="00630DBE" w:rsidRPr="001F342D">
        <w:rPr>
          <w:rFonts w:ascii="Times New Roman" w:hAnsi="Times New Roman" w:cs="Times New Roman"/>
        </w:rPr>
        <w:t>Wong</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et</w:t>
      </w:r>
      <w:r w:rsidR="00630DBE" w:rsidRPr="00630DBE">
        <w:rPr>
          <w:rFonts w:ascii="Times New Roman" w:hAnsi="Times New Roman" w:cs="Times New Roman"/>
          <w:lang w:val="ru-RU"/>
        </w:rPr>
        <w:t xml:space="preserve"> </w:t>
      </w:r>
      <w:r w:rsidR="00630DBE" w:rsidRPr="001F342D">
        <w:rPr>
          <w:rFonts w:ascii="Times New Roman" w:hAnsi="Times New Roman" w:cs="Times New Roman"/>
        </w:rPr>
        <w:t>al</w:t>
      </w:r>
      <w:r w:rsidR="00630DBE" w:rsidRPr="00630DBE">
        <w:rPr>
          <w:rFonts w:ascii="Times New Roman" w:hAnsi="Times New Roman" w:cs="Times New Roman"/>
          <w:lang w:val="ru-RU"/>
        </w:rPr>
        <w:t>., 2016</w:t>
      </w:r>
      <w:r w:rsidR="00630DBE" w:rsidRPr="00630DBE">
        <w:rPr>
          <w:rFonts w:ascii="Times New Roman" w:hAnsi="Times New Roman" w:cs="Times New Roman"/>
          <w:color w:val="000000"/>
          <w:lang w:val="ru-RU"/>
        </w:rPr>
        <w:t>)</w:t>
      </w:r>
      <w:r w:rsidR="003F71F0">
        <w:rPr>
          <w:rFonts w:ascii="Times New Roman" w:hAnsi="Times New Roman" w:cs="Times New Roman"/>
          <w:color w:val="000000"/>
          <w:lang w:val="ru-RU"/>
        </w:rPr>
        <w:t xml:space="preserve">. </w:t>
      </w:r>
      <w:r w:rsidR="0039717B">
        <w:rPr>
          <w:rFonts w:ascii="Times New Roman" w:hAnsi="Times New Roman" w:cs="Times New Roman"/>
          <w:lang w:val="ru-RU"/>
        </w:rPr>
        <w:t xml:space="preserve">Некоторые методы можно адаптировать под </w:t>
      </w:r>
      <w:r w:rsidR="0039717B">
        <w:rPr>
          <w:rFonts w:ascii="Times New Roman" w:hAnsi="Times New Roman" w:cs="Times New Roman"/>
        </w:rPr>
        <w:t>M</w:t>
      </w:r>
      <w:r w:rsidR="0039717B" w:rsidRPr="0039717B">
        <w:rPr>
          <w:rFonts w:ascii="Times New Roman" w:hAnsi="Times New Roman" w:cs="Times New Roman"/>
          <w:lang w:val="ru-RU"/>
        </w:rPr>
        <w:t xml:space="preserve">. </w:t>
      </w:r>
      <w:proofErr w:type="gramStart"/>
      <w:r w:rsidR="0039717B">
        <w:rPr>
          <w:rFonts w:ascii="Times New Roman" w:hAnsi="Times New Roman" w:cs="Times New Roman"/>
        </w:rPr>
        <w:t>auratus</w:t>
      </w:r>
      <w:proofErr w:type="gramEnd"/>
      <w:r w:rsidR="0039717B">
        <w:rPr>
          <w:rFonts w:ascii="Times New Roman" w:hAnsi="Times New Roman" w:cs="Times New Roman"/>
          <w:lang w:val="ru-RU"/>
        </w:rPr>
        <w:t xml:space="preserve"> однако это может </w:t>
      </w:r>
      <w:r w:rsidR="00C70844">
        <w:rPr>
          <w:rFonts w:ascii="Times New Roman" w:hAnsi="Times New Roman" w:cs="Times New Roman"/>
          <w:lang w:val="ru-RU"/>
        </w:rPr>
        <w:t>снижа</w:t>
      </w:r>
      <w:r w:rsidR="00DB44DE">
        <w:rPr>
          <w:rFonts w:ascii="Times New Roman" w:hAnsi="Times New Roman" w:cs="Times New Roman"/>
          <w:lang w:val="ru-RU"/>
        </w:rPr>
        <w:t>ть</w:t>
      </w:r>
      <w:r w:rsidR="00C70844">
        <w:rPr>
          <w:rFonts w:ascii="Times New Roman" w:hAnsi="Times New Roman" w:cs="Times New Roman"/>
          <w:lang w:val="ru-RU"/>
        </w:rPr>
        <w:t xml:space="preserve"> потенциал </w:t>
      </w:r>
      <w:r w:rsidR="00D274D0">
        <w:rPr>
          <w:rFonts w:ascii="Times New Roman" w:hAnsi="Times New Roman" w:cs="Times New Roman"/>
          <w:lang w:val="ru-RU"/>
        </w:rPr>
        <w:t>сравнения полученны</w:t>
      </w:r>
      <w:r w:rsidR="009016B9">
        <w:rPr>
          <w:rFonts w:ascii="Times New Roman" w:hAnsi="Times New Roman" w:cs="Times New Roman"/>
          <w:lang w:val="ru-RU"/>
        </w:rPr>
        <w:t>х</w:t>
      </w:r>
      <w:r w:rsidR="00D274D0">
        <w:rPr>
          <w:rFonts w:ascii="Times New Roman" w:hAnsi="Times New Roman" w:cs="Times New Roman"/>
          <w:lang w:val="ru-RU"/>
        </w:rPr>
        <w:t xml:space="preserve"> результатов с литературными данными. </w:t>
      </w:r>
      <w:r w:rsidR="00036121" w:rsidRPr="00166D23">
        <w:rPr>
          <w:rFonts w:ascii="Times New Roman" w:hAnsi="Times New Roman" w:cs="Times New Roman"/>
          <w:lang w:val="ru-RU"/>
        </w:rPr>
        <w:t xml:space="preserve">В этом контексте выбор </w:t>
      </w:r>
      <w:r w:rsidR="00E91998">
        <w:rPr>
          <w:rFonts w:ascii="Times New Roman" w:hAnsi="Times New Roman" w:cs="Times New Roman"/>
          <w:lang w:val="ru-RU"/>
        </w:rPr>
        <w:t>оптимальной</w:t>
      </w:r>
      <w:r w:rsidR="00036121" w:rsidRPr="00166D23">
        <w:rPr>
          <w:rFonts w:ascii="Times New Roman" w:hAnsi="Times New Roman" w:cs="Times New Roman"/>
          <w:lang w:val="ru-RU"/>
        </w:rPr>
        <w:t xml:space="preserve"> экспериментальной модели представляется принципиально важным для корректного изучения патогенеза</w:t>
      </w:r>
      <w:r w:rsidR="00DB44DE">
        <w:rPr>
          <w:rFonts w:ascii="Times New Roman" w:hAnsi="Times New Roman" w:cs="Times New Roman"/>
          <w:lang w:val="ru-RU"/>
        </w:rPr>
        <w:t xml:space="preserve"> различных заболеваний, в том числе</w:t>
      </w:r>
      <w:r w:rsidR="00036121" w:rsidRPr="00166D23">
        <w:rPr>
          <w:rFonts w:ascii="Times New Roman" w:hAnsi="Times New Roman" w:cs="Times New Roman"/>
          <w:lang w:val="ru-RU"/>
        </w:rPr>
        <w:t xml:space="preserve"> </w:t>
      </w:r>
      <w:r w:rsidR="009016B9">
        <w:rPr>
          <w:rFonts w:ascii="Times New Roman" w:hAnsi="Times New Roman" w:cs="Times New Roman"/>
          <w:lang w:val="ru-RU"/>
        </w:rPr>
        <w:t>описторхоза</w:t>
      </w:r>
      <w:r w:rsidR="00036121" w:rsidRPr="00166D23">
        <w:rPr>
          <w:rFonts w:ascii="Times New Roman" w:hAnsi="Times New Roman" w:cs="Times New Roman"/>
          <w:lang w:val="ru-RU"/>
        </w:rPr>
        <w:t>.</w:t>
      </w:r>
    </w:p>
    <w:p w14:paraId="0B8A34A1" w14:textId="4E61412B" w:rsidR="00C532C6" w:rsidRDefault="00400B6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rPr>
        <w:t>As</w:t>
      </w:r>
      <w:r w:rsidRPr="00166D23">
        <w:rPr>
          <w:rFonts w:ascii="Times New Roman" w:hAnsi="Times New Roman" w:cs="Times New Roman"/>
          <w:lang w:val="ru-RU"/>
        </w:rPr>
        <w:t xml:space="preserve"> </w:t>
      </w:r>
      <w:r w:rsidRPr="00166D23">
        <w:rPr>
          <w:rFonts w:ascii="Times New Roman" w:hAnsi="Times New Roman" w:cs="Times New Roman"/>
        </w:rPr>
        <w:t>expected</w:t>
      </w:r>
      <w:r w:rsidRPr="00166D23">
        <w:rPr>
          <w:rFonts w:ascii="Times New Roman" w:hAnsi="Times New Roman" w:cs="Times New Roman"/>
          <w:lang w:val="ru-RU"/>
        </w:rPr>
        <w:t xml:space="preserve"> сирийские хомячки </w:t>
      </w:r>
      <w:r>
        <w:rPr>
          <w:rFonts w:ascii="Times New Roman" w:hAnsi="Times New Roman" w:cs="Times New Roman"/>
          <w:lang w:val="ru-RU"/>
        </w:rPr>
        <w:t>имели наиболее выраженные проявления</w:t>
      </w:r>
      <w:r w:rsidRPr="00166D23">
        <w:rPr>
          <w:rFonts w:ascii="Times New Roman" w:hAnsi="Times New Roman" w:cs="Times New Roman"/>
          <w:lang w:val="ru-RU"/>
        </w:rPr>
        <w:t xml:space="preserve"> инвазии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sidRPr="00166D23">
        <w:rPr>
          <w:rFonts w:ascii="Times New Roman" w:hAnsi="Times New Roman" w:cs="Times New Roman"/>
          <w:lang w:val="ru-RU"/>
        </w:rPr>
        <w:t xml:space="preserve"> – воспаление, фиброз, а также показатели АЛТ и АСТ у них достига</w:t>
      </w:r>
      <w:r>
        <w:rPr>
          <w:rFonts w:ascii="Times New Roman" w:hAnsi="Times New Roman" w:cs="Times New Roman"/>
          <w:lang w:val="ru-RU"/>
        </w:rPr>
        <w:t>ли</w:t>
      </w:r>
      <w:r w:rsidRPr="00166D23">
        <w:rPr>
          <w:rFonts w:ascii="Times New Roman" w:hAnsi="Times New Roman" w:cs="Times New Roman"/>
          <w:lang w:val="ru-RU"/>
        </w:rPr>
        <w:t xml:space="preserve"> наибольших значений</w:t>
      </w:r>
      <w:r>
        <w:rPr>
          <w:rFonts w:ascii="Times New Roman" w:hAnsi="Times New Roman" w:cs="Times New Roman"/>
          <w:lang w:val="ru-RU"/>
        </w:rPr>
        <w:t>. Это</w:t>
      </w:r>
      <w:r w:rsidRPr="00166D23">
        <w:rPr>
          <w:rFonts w:ascii="Times New Roman" w:hAnsi="Times New Roman" w:cs="Times New Roman"/>
          <w:lang w:val="ru-RU"/>
        </w:rPr>
        <w:t xml:space="preserve"> согласуются с </w:t>
      </w:r>
      <w:r>
        <w:rPr>
          <w:rFonts w:ascii="Times New Roman" w:hAnsi="Times New Roman" w:cs="Times New Roman"/>
          <w:lang w:val="ru-RU"/>
        </w:rPr>
        <w:t>изменениями, характерными для</w:t>
      </w:r>
      <w:r w:rsidRPr="00166D23">
        <w:rPr>
          <w:rFonts w:ascii="Times New Roman" w:hAnsi="Times New Roman" w:cs="Times New Roman"/>
          <w:lang w:val="ru-RU"/>
        </w:rPr>
        <w:t xml:space="preserve"> людей, с хронической формой </w:t>
      </w:r>
      <w:r w:rsidRPr="00166D23">
        <w:rPr>
          <w:rFonts w:ascii="Times New Roman" w:hAnsi="Times New Roman" w:cs="Times New Roman"/>
          <w:i/>
          <w:iCs/>
        </w:rPr>
        <w:t>O</w:t>
      </w:r>
      <w:r w:rsidRPr="00166D23">
        <w:rPr>
          <w:rFonts w:ascii="Times New Roman" w:hAnsi="Times New Roman" w:cs="Times New Roman"/>
          <w:i/>
          <w:iCs/>
          <w:lang w:val="ru-RU"/>
        </w:rPr>
        <w:t xml:space="preserve">. </w:t>
      </w:r>
      <w:r w:rsidRPr="00166D23">
        <w:rPr>
          <w:rFonts w:ascii="Times New Roman" w:hAnsi="Times New Roman" w:cs="Times New Roman"/>
          <w:i/>
          <w:iCs/>
        </w:rPr>
        <w:t>felineus</w:t>
      </w:r>
      <w:r w:rsidRPr="00166D23">
        <w:rPr>
          <w:rFonts w:ascii="Times New Roman" w:hAnsi="Times New Roman" w:cs="Times New Roman"/>
          <w:lang w:val="ru-RU"/>
        </w:rPr>
        <w:t xml:space="preserve"> инфекции </w:t>
      </w:r>
      <w:r w:rsidRPr="00166D23">
        <w:rPr>
          <w:rFonts w:ascii="Times New Roman" w:hAnsi="Times New Roman" w:cs="Times New Roman"/>
          <w:lang w:val="ru-RU"/>
        </w:rPr>
        <w:fldChar w:fldCharType="begin"/>
      </w:r>
      <w:r w:rsidRPr="00166D23">
        <w:rPr>
          <w:rFonts w:ascii="Times New Roman" w:hAnsi="Times New Roman" w:cs="Times New Roman"/>
          <w:lang w:val="ru-RU"/>
        </w:rPr>
        <w:instrText xml:space="preserve"> ADDIN ZOTERO_ITEM CSL_CITATION {"citationID":"Ij54zx6y","properties":{"unsorted":false,"formattedCitation":"(Lvova \\uc0\\u1080{} \\uc0\\u1076{}\\uc0\\u1088{}., 2012)","plainCitation":"(Lvova и др., 2012)","noteIndex":0},"citationItems":[{"id":48,"uris":["http://zotero.org/users/18479671/items/ZDU5WI7T"],"itemData":{"id":48,"type":"article-journal","container-title":"Parasitology International","DOI":"10.1016/j.parint.2011.08.005","ISSN":"13835769","issue":"1","journalAbbreviation":"Parasitology International","language":"en","license":"https://www.elsevier.com/tdm/userlicense/1.0/","page":"167-172","source":"DOI.org (Crossref)","title":"Comparative histopathology of Opisthorchis felineus and Opisthorchis viverrini in a hamster model: An implication of high pathogenicity of the European liver fluke","title-short":"Comparative histopathology of Opisthorchis felineus and Opisthorchis viverrini in a hamster model","volume":"61","author":[{"family":"Lvova","given":"Maria N."},{"family":"Tangkawattana","given":"Sirikachorn"},{"family":"Balthaisong","given":"Suwit"},{"family":"Katokhin","given":"Alexey V."},{"family":"Mordvinov","given":"Viatcheslav A."},{"family":"Sripa","given":"Banchob"}],"issued":{"date-parts":[["2012",3]]}}}],"schema":"https://github.com/citation-style-language/schema/raw/master/csl-citation.json"} </w:instrText>
      </w:r>
      <w:r w:rsidRPr="00166D23">
        <w:rPr>
          <w:rFonts w:ascii="Times New Roman" w:hAnsi="Times New Roman" w:cs="Times New Roman"/>
          <w:lang w:val="ru-RU"/>
        </w:rPr>
        <w:fldChar w:fldCharType="separate"/>
      </w:r>
      <w:r w:rsidRPr="00166D23">
        <w:rPr>
          <w:rFonts w:ascii="Times New Roman" w:eastAsiaTheme="minorEastAsia" w:hAnsi="Times New Roman" w:cs="Times New Roman"/>
          <w:lang w:val="ru-RU"/>
        </w:rPr>
        <w:t>(</w:t>
      </w:r>
      <w:r w:rsidRPr="00166D23">
        <w:rPr>
          <w:rFonts w:ascii="Times New Roman" w:eastAsiaTheme="minorEastAsia" w:hAnsi="Times New Roman" w:cs="Times New Roman"/>
        </w:rPr>
        <w:t>Lvova</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et</w:t>
      </w:r>
      <w:r w:rsidRPr="00166D23">
        <w:rPr>
          <w:rFonts w:ascii="Times New Roman" w:eastAsiaTheme="minorEastAsia" w:hAnsi="Times New Roman" w:cs="Times New Roman"/>
          <w:lang w:val="ru-RU"/>
        </w:rPr>
        <w:t xml:space="preserve"> </w:t>
      </w:r>
      <w:r w:rsidRPr="00166D23">
        <w:rPr>
          <w:rFonts w:ascii="Times New Roman" w:eastAsiaTheme="minorEastAsia" w:hAnsi="Times New Roman" w:cs="Times New Roman"/>
        </w:rPr>
        <w:t>al</w:t>
      </w:r>
      <w:r w:rsidRPr="00166D23">
        <w:rPr>
          <w:rFonts w:ascii="Times New Roman" w:eastAsiaTheme="minorEastAsia" w:hAnsi="Times New Roman" w:cs="Times New Roman"/>
          <w:lang w:val="ru-RU"/>
        </w:rPr>
        <w:t>, 2012)</w:t>
      </w:r>
      <w:r w:rsidRPr="00166D23">
        <w:rPr>
          <w:rFonts w:ascii="Times New Roman" w:hAnsi="Times New Roman" w:cs="Times New Roman"/>
          <w:lang w:val="ru-RU"/>
        </w:rPr>
        <w:fldChar w:fldCharType="end"/>
      </w:r>
      <w:r w:rsidRPr="00166D23">
        <w:rPr>
          <w:rFonts w:ascii="Times New Roman" w:hAnsi="Times New Roman" w:cs="Times New Roman"/>
          <w:lang w:val="ru-RU"/>
        </w:rPr>
        <w:t>. Также количество</w:t>
      </w:r>
      <w:r w:rsidR="003F71F0">
        <w:rPr>
          <w:rFonts w:ascii="Times New Roman" w:hAnsi="Times New Roman" w:cs="Times New Roman"/>
          <w:lang w:val="ru-RU"/>
        </w:rPr>
        <w:t xml:space="preserve"> выделенных </w:t>
      </w:r>
      <w:r w:rsidR="004D79EE">
        <w:rPr>
          <w:rFonts w:ascii="Times New Roman" w:hAnsi="Times New Roman" w:cs="Times New Roman"/>
          <w:lang w:val="ru-RU"/>
        </w:rPr>
        <w:t xml:space="preserve">из печени </w:t>
      </w:r>
      <w:r w:rsidRPr="00166D23">
        <w:rPr>
          <w:rFonts w:ascii="Times New Roman" w:hAnsi="Times New Roman" w:cs="Times New Roman"/>
          <w:lang w:val="ru-RU"/>
        </w:rPr>
        <w:t>червей</w:t>
      </w:r>
      <w:r w:rsidR="003F71F0">
        <w:rPr>
          <w:rFonts w:ascii="Times New Roman" w:hAnsi="Times New Roman" w:cs="Times New Roman"/>
          <w:lang w:val="ru-RU"/>
        </w:rPr>
        <w:t xml:space="preserve"> </w:t>
      </w:r>
      <w:r w:rsidRPr="00166D23">
        <w:rPr>
          <w:rFonts w:ascii="Times New Roman" w:hAnsi="Times New Roman" w:cs="Times New Roman"/>
          <w:lang w:val="ru-RU"/>
        </w:rPr>
        <w:t xml:space="preserve">у хомячков достигает наибольшего уровня. </w:t>
      </w:r>
      <w:r>
        <w:rPr>
          <w:rFonts w:ascii="Times New Roman" w:hAnsi="Times New Roman" w:cs="Times New Roman"/>
          <w:lang w:val="ru-RU"/>
        </w:rPr>
        <w:t xml:space="preserve">Мыши линии </w:t>
      </w:r>
      <w:r w:rsidRPr="00166D23">
        <w:rPr>
          <w:rFonts w:ascii="Times New Roman" w:hAnsi="Times New Roman" w:cs="Times New Roman"/>
          <w:lang w:val="ru-RU"/>
        </w:rPr>
        <w:t>BALB/c</w:t>
      </w:r>
      <w:r>
        <w:rPr>
          <w:rFonts w:ascii="Times New Roman" w:hAnsi="Times New Roman" w:cs="Times New Roman"/>
          <w:lang w:val="ru-RU"/>
        </w:rPr>
        <w:t xml:space="preserve"> и </w:t>
      </w:r>
      <w:r w:rsidRPr="00166D23">
        <w:rPr>
          <w:rFonts w:ascii="Times New Roman" w:hAnsi="Times New Roman" w:cs="Times New Roman"/>
          <w:lang w:val="ru-RU"/>
        </w:rPr>
        <w:t>C57Bl/6j</w:t>
      </w:r>
      <w:r>
        <w:rPr>
          <w:rFonts w:ascii="Times New Roman" w:hAnsi="Times New Roman" w:cs="Times New Roman"/>
          <w:lang w:val="ru-RU"/>
        </w:rPr>
        <w:t xml:space="preserve"> обладали заметно менее выраженной чувствительностью к описторхозу. Тем не менее, в небольшом количестве описторхиды приживились и у них. </w:t>
      </w:r>
      <w:r w:rsidR="00E85033">
        <w:rPr>
          <w:rFonts w:ascii="Times New Roman" w:hAnsi="Times New Roman" w:cs="Times New Roman"/>
          <w:lang w:val="ru-RU"/>
        </w:rPr>
        <w:t>В</w:t>
      </w:r>
      <w:r w:rsidR="00E85033" w:rsidRPr="00166D23">
        <w:rPr>
          <w:rFonts w:ascii="Times New Roman" w:hAnsi="Times New Roman" w:cs="Times New Roman"/>
          <w:lang w:val="ru-RU"/>
        </w:rPr>
        <w:t xml:space="preserve">оспалительные, </w:t>
      </w:r>
      <w:r w:rsidR="00E85033" w:rsidRPr="00E85033">
        <w:rPr>
          <w:rFonts w:ascii="Times New Roman" w:hAnsi="Times New Roman" w:cs="Times New Roman"/>
          <w:highlight w:val="yellow"/>
          <w:lang w:val="ru-RU"/>
        </w:rPr>
        <w:t>пролиферативные</w:t>
      </w:r>
      <w:r w:rsidR="00E85033" w:rsidRPr="00166D23">
        <w:rPr>
          <w:rFonts w:ascii="Times New Roman" w:hAnsi="Times New Roman" w:cs="Times New Roman"/>
          <w:lang w:val="ru-RU"/>
        </w:rPr>
        <w:t xml:space="preserve"> и фиброзные изменения в печени были сопоставимы у двух линий мышей BALB/c и C57Bl/6j. Уровни фиброза не отличались между линиями мышей, хотя были ниже, чем у зараженных хомячков. </w:t>
      </w:r>
      <w:r w:rsidRPr="00166D23">
        <w:rPr>
          <w:rFonts w:ascii="Times New Roman" w:hAnsi="Times New Roman" w:cs="Times New Roman"/>
          <w:lang w:val="ru-RU"/>
        </w:rPr>
        <w:t xml:space="preserve">Крысы линии </w:t>
      </w:r>
      <w:r w:rsidRPr="00166D23">
        <w:rPr>
          <w:rFonts w:ascii="Times New Roman" w:hAnsi="Times New Roman" w:cs="Times New Roman"/>
        </w:rPr>
        <w:t>WISTAR</w:t>
      </w:r>
      <w:r w:rsidRPr="00166D23">
        <w:rPr>
          <w:rFonts w:ascii="Times New Roman" w:hAnsi="Times New Roman" w:cs="Times New Roman"/>
          <w:lang w:val="ru-RU"/>
        </w:rPr>
        <w:t xml:space="preserve"> продемонстрировали полную резистентность к заражению </w:t>
      </w:r>
      <w:r w:rsidRPr="00166D23">
        <w:rPr>
          <w:rFonts w:ascii="Times New Roman" w:hAnsi="Times New Roman" w:cs="Times New Roman"/>
        </w:rPr>
        <w:t>O</w:t>
      </w:r>
      <w:r w:rsidRPr="00166D23">
        <w:rPr>
          <w:rFonts w:ascii="Times New Roman" w:hAnsi="Times New Roman" w:cs="Times New Roman"/>
          <w:lang w:val="ru-RU"/>
        </w:rPr>
        <w:t xml:space="preserve">. </w:t>
      </w:r>
      <w:r w:rsidRPr="00166D23">
        <w:rPr>
          <w:rFonts w:ascii="Times New Roman" w:hAnsi="Times New Roman" w:cs="Times New Roman"/>
        </w:rPr>
        <w:t>felineus</w:t>
      </w:r>
      <w:r>
        <w:rPr>
          <w:rFonts w:ascii="Times New Roman" w:hAnsi="Times New Roman" w:cs="Times New Roman"/>
          <w:lang w:val="ru-RU"/>
        </w:rPr>
        <w:t>.</w:t>
      </w:r>
      <w:r w:rsidR="004033F1" w:rsidRPr="004033F1">
        <w:rPr>
          <w:rFonts w:ascii="Times New Roman" w:hAnsi="Times New Roman" w:cs="Times New Roman"/>
          <w:lang w:val="ru-RU"/>
        </w:rPr>
        <w:t xml:space="preserve"> </w:t>
      </w:r>
    </w:p>
    <w:p w14:paraId="7962166F" w14:textId="42467109" w:rsidR="004033F1" w:rsidRPr="00166D23" w:rsidRDefault="004033F1"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 xml:space="preserve">Продукция яиц у хомячков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наблюдалась преимущественно на 3 месяце инфекции, что является нормальным для этой </w:t>
      </w:r>
      <w:r w:rsidRPr="00166D23">
        <w:rPr>
          <w:rFonts w:ascii="Times New Roman" w:hAnsi="Times New Roman" w:cs="Times New Roman"/>
        </w:rPr>
        <w:t>animal</w:t>
      </w:r>
      <w:r w:rsidRPr="00166D23">
        <w:rPr>
          <w:rFonts w:ascii="Times New Roman" w:hAnsi="Times New Roman" w:cs="Times New Roman"/>
          <w:lang w:val="ru-RU"/>
        </w:rPr>
        <w:t xml:space="preserve"> </w:t>
      </w:r>
      <w:r w:rsidRPr="00166D23">
        <w:rPr>
          <w:rFonts w:ascii="Times New Roman" w:hAnsi="Times New Roman" w:cs="Times New Roman"/>
        </w:rPr>
        <w:t>model</w:t>
      </w:r>
      <w:r w:rsidRPr="00166D23">
        <w:rPr>
          <w:rFonts w:ascii="Times New Roman" w:hAnsi="Times New Roman" w:cs="Times New Roman"/>
          <w:lang w:val="ru-RU"/>
        </w:rPr>
        <w:t xml:space="preserve">. Это связано с созреванием паразитических червей и достижения ими половой зрелости. У мышей C57Bl/6j и BALB/c прослеживалась аналогичная динамика, то есть количество яиц, обнаруженных в фекалиях, преобладало на третьем месяце по сравнению с первым. Несмотря на это, их количество на одного червя было значительно ниже, чем у </w:t>
      </w:r>
      <w:r w:rsidRPr="00166D23">
        <w:rPr>
          <w:rFonts w:ascii="Times New Roman" w:hAnsi="Times New Roman" w:cs="Times New Roman"/>
        </w:rPr>
        <w:t>M</w:t>
      </w:r>
      <w:r w:rsidRPr="00166D23">
        <w:rPr>
          <w:rFonts w:ascii="Times New Roman" w:hAnsi="Times New Roman" w:cs="Times New Roman"/>
          <w:lang w:val="ru-RU"/>
        </w:rPr>
        <w:t xml:space="preserve">. </w:t>
      </w:r>
      <w:r w:rsidRPr="00166D23">
        <w:rPr>
          <w:rFonts w:ascii="Times New Roman" w:hAnsi="Times New Roman" w:cs="Times New Roman"/>
        </w:rPr>
        <w:t>auratus</w:t>
      </w:r>
      <w:r w:rsidRPr="00166D23">
        <w:rPr>
          <w:rFonts w:ascii="Times New Roman" w:hAnsi="Times New Roman" w:cs="Times New Roman"/>
          <w:lang w:val="ru-RU"/>
        </w:rPr>
        <w:t xml:space="preserve"> и было сравнимо скорее с 1-ым месяцем. Это указывает на то, что у мышей </w:t>
      </w:r>
      <w:proofErr w:type="spellStart"/>
      <w:r w:rsidRPr="00166D23">
        <w:rPr>
          <w:rFonts w:ascii="Times New Roman" w:hAnsi="Times New Roman" w:cs="Times New Roman"/>
          <w:lang w:val="ru-RU"/>
        </w:rPr>
        <w:t>описторхи</w:t>
      </w:r>
      <w:proofErr w:type="spellEnd"/>
      <w:r>
        <w:rPr>
          <w:rFonts w:ascii="Times New Roman" w:hAnsi="Times New Roman" w:cs="Times New Roman"/>
          <w:lang w:val="ru-RU"/>
        </w:rPr>
        <w:t xml:space="preserve"> развиваются медленнее и </w:t>
      </w:r>
      <w:r w:rsidRPr="00166D23">
        <w:rPr>
          <w:rFonts w:ascii="Times New Roman" w:hAnsi="Times New Roman" w:cs="Times New Roman"/>
          <w:lang w:val="ru-RU"/>
        </w:rPr>
        <w:t>не достигают половой зрелости к 3-му месяцу</w:t>
      </w:r>
      <w:r w:rsidR="00E31D20">
        <w:rPr>
          <w:rFonts w:ascii="Times New Roman" w:hAnsi="Times New Roman" w:cs="Times New Roman"/>
          <w:lang w:val="ru-RU"/>
        </w:rPr>
        <w:t xml:space="preserve"> у мышей</w:t>
      </w:r>
      <w:r w:rsidRPr="00166D23">
        <w:rPr>
          <w:rFonts w:ascii="Times New Roman" w:hAnsi="Times New Roman" w:cs="Times New Roman"/>
          <w:lang w:val="ru-RU"/>
        </w:rPr>
        <w:t xml:space="preserve">. </w:t>
      </w:r>
    </w:p>
    <w:p w14:paraId="524B814E" w14:textId="4777B279" w:rsidR="00720F4C" w:rsidRDefault="007E39A9" w:rsidP="00D76CBC">
      <w:pPr>
        <w:spacing w:after="0" w:line="276" w:lineRule="auto"/>
        <w:ind w:firstLine="567"/>
        <w:jc w:val="both"/>
        <w:rPr>
          <w:rFonts w:ascii="Times New Roman" w:hAnsi="Times New Roman" w:cs="Times New Roman"/>
          <w:lang w:val="ru-RU"/>
        </w:rPr>
      </w:pPr>
      <w:r>
        <w:rPr>
          <w:rFonts w:ascii="Times New Roman" w:hAnsi="Times New Roman" w:cs="Times New Roman"/>
          <w:lang w:val="ru-RU"/>
        </w:rPr>
        <w:t>В контексте способности</w:t>
      </w:r>
      <w:r w:rsidR="00036121" w:rsidRPr="00166D23">
        <w:rPr>
          <w:rFonts w:ascii="Times New Roman" w:hAnsi="Times New Roman" w:cs="Times New Roman"/>
          <w:lang w:val="ru-RU"/>
        </w:rPr>
        <w:t xml:space="preserve"> </w:t>
      </w:r>
      <w:r>
        <w:rPr>
          <w:rFonts w:ascii="Times New Roman" w:hAnsi="Times New Roman" w:cs="Times New Roman"/>
          <w:lang w:val="ru-RU"/>
        </w:rPr>
        <w:t xml:space="preserve">инфицировать различные виды </w:t>
      </w:r>
      <w:r w:rsidRPr="00166D23">
        <w:rPr>
          <w:rFonts w:ascii="Times New Roman" w:hAnsi="Times New Roman" w:cs="Times New Roman"/>
          <w:i/>
          <w:iCs/>
          <w:lang w:val="ru-RU"/>
        </w:rPr>
        <w:t>O. viverrini</w:t>
      </w:r>
      <w:r>
        <w:rPr>
          <w:rFonts w:ascii="Times New Roman" w:hAnsi="Times New Roman" w:cs="Times New Roman"/>
          <w:i/>
          <w:iCs/>
          <w:lang w:val="ru-RU"/>
        </w:rPr>
        <w:t xml:space="preserve"> </w:t>
      </w:r>
      <w:r>
        <w:rPr>
          <w:rFonts w:ascii="Times New Roman" w:hAnsi="Times New Roman" w:cs="Times New Roman"/>
          <w:lang w:val="ru-RU"/>
        </w:rPr>
        <w:t>обладает сходными характеристиками</w:t>
      </w:r>
      <w:r w:rsidR="006457D3" w:rsidRPr="00166D23">
        <w:rPr>
          <w:rFonts w:ascii="Times New Roman" w:hAnsi="Times New Roman" w:cs="Times New Roman"/>
          <w:lang w:val="ru-RU"/>
        </w:rPr>
        <w:t>.</w:t>
      </w:r>
      <w:r w:rsidR="00036121" w:rsidRPr="00166D23">
        <w:rPr>
          <w:rFonts w:ascii="Times New Roman" w:hAnsi="Times New Roman" w:cs="Times New Roman"/>
          <w:lang w:val="ru-RU"/>
        </w:rPr>
        <w:t xml:space="preserve"> </w:t>
      </w:r>
      <w:r w:rsidR="006457D3" w:rsidRPr="00166D23">
        <w:rPr>
          <w:rFonts w:ascii="Times New Roman" w:hAnsi="Times New Roman" w:cs="Times New Roman"/>
          <w:lang w:val="ru-RU"/>
        </w:rPr>
        <w:t>Х</w:t>
      </w:r>
      <w:r w:rsidR="00036121" w:rsidRPr="00166D23">
        <w:rPr>
          <w:rFonts w:ascii="Times New Roman" w:hAnsi="Times New Roman" w:cs="Times New Roman"/>
          <w:lang w:val="ru-RU"/>
        </w:rPr>
        <w:t>омячки и мыши C57Bl/6j считаются восприимчивыми моделями, тогда как у мышей BALB/c инвазия протекает значительно менее выражено, что связывают с различиями в характере иммунного ответа (</w:t>
      </w:r>
      <w:proofErr w:type="spellStart"/>
      <w:r w:rsidR="00036121" w:rsidRPr="00166D23">
        <w:rPr>
          <w:rFonts w:ascii="Times New Roman" w:hAnsi="Times New Roman" w:cs="Times New Roman"/>
          <w:lang w:val="ru-RU"/>
        </w:rPr>
        <w:t>Tangkawattana</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xml:space="preserve">., 2024; </w:t>
      </w:r>
      <w:proofErr w:type="spellStart"/>
      <w:r w:rsidR="00036121" w:rsidRPr="00166D23">
        <w:rPr>
          <w:rFonts w:ascii="Times New Roman" w:hAnsi="Times New Roman" w:cs="Times New Roman"/>
          <w:lang w:val="ru-RU"/>
        </w:rPr>
        <w:t>Srisai</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et</w:t>
      </w:r>
      <w:proofErr w:type="spellEnd"/>
      <w:r w:rsidR="00036121" w:rsidRPr="00166D23">
        <w:rPr>
          <w:rFonts w:ascii="Times New Roman" w:hAnsi="Times New Roman" w:cs="Times New Roman"/>
          <w:lang w:val="ru-RU"/>
        </w:rPr>
        <w:t xml:space="preserve"> </w:t>
      </w:r>
      <w:proofErr w:type="spellStart"/>
      <w:r w:rsidR="00036121" w:rsidRPr="00166D23">
        <w:rPr>
          <w:rFonts w:ascii="Times New Roman" w:hAnsi="Times New Roman" w:cs="Times New Roman"/>
          <w:lang w:val="ru-RU"/>
        </w:rPr>
        <w:t>al</w:t>
      </w:r>
      <w:proofErr w:type="spellEnd"/>
      <w:r w:rsidR="00036121" w:rsidRPr="00166D23">
        <w:rPr>
          <w:rFonts w:ascii="Times New Roman" w:hAnsi="Times New Roman" w:cs="Times New Roman"/>
          <w:lang w:val="ru-RU"/>
        </w:rPr>
        <w:t>., 2024).</w:t>
      </w:r>
      <w:r w:rsidR="00D15203" w:rsidRPr="00166D23">
        <w:rPr>
          <w:rFonts w:ascii="Times New Roman" w:hAnsi="Times New Roman" w:cs="Times New Roman"/>
          <w:lang w:val="ru-RU"/>
        </w:rPr>
        <w:t xml:space="preserve"> </w:t>
      </w:r>
      <w:r w:rsidR="00D15203" w:rsidRPr="00166D23">
        <w:rPr>
          <w:rFonts w:ascii="Times New Roman" w:hAnsi="Times New Roman" w:cs="Times New Roman"/>
          <w:i/>
          <w:iCs/>
          <w:lang w:val="ru-RU"/>
        </w:rPr>
        <w:t>O. viverrini</w:t>
      </w:r>
      <w:r w:rsidR="00D15203" w:rsidRPr="00166D23">
        <w:rPr>
          <w:rFonts w:ascii="Times New Roman" w:hAnsi="Times New Roman" w:cs="Times New Roman"/>
          <w:lang w:val="ru-RU"/>
        </w:rPr>
        <w:t xml:space="preserve"> также</w:t>
      </w:r>
      <w:r w:rsidR="00720F4C">
        <w:rPr>
          <w:rFonts w:ascii="Times New Roman" w:hAnsi="Times New Roman" w:cs="Times New Roman"/>
          <w:lang w:val="ru-RU"/>
        </w:rPr>
        <w:t xml:space="preserve"> как и </w:t>
      </w:r>
      <w:r w:rsidR="00720F4C">
        <w:rPr>
          <w:rFonts w:ascii="Times New Roman" w:hAnsi="Times New Roman" w:cs="Times New Roman"/>
        </w:rPr>
        <w:t>O</w:t>
      </w:r>
      <w:r w:rsidR="00720F4C" w:rsidRPr="00720F4C">
        <w:rPr>
          <w:rFonts w:ascii="Times New Roman" w:hAnsi="Times New Roman" w:cs="Times New Roman"/>
          <w:lang w:val="ru-RU"/>
        </w:rPr>
        <w:t xml:space="preserve">. </w:t>
      </w:r>
      <w:r w:rsidR="00720F4C">
        <w:rPr>
          <w:rFonts w:ascii="Times New Roman" w:hAnsi="Times New Roman" w:cs="Times New Roman"/>
        </w:rPr>
        <w:t>felineus</w:t>
      </w:r>
      <w:r w:rsidR="00D15203" w:rsidRPr="00166D23">
        <w:rPr>
          <w:rFonts w:ascii="Times New Roman" w:hAnsi="Times New Roman" w:cs="Times New Roman"/>
          <w:lang w:val="ru-RU"/>
        </w:rPr>
        <w:t xml:space="preserve"> не приживается у крыс</w:t>
      </w:r>
      <w:r w:rsidR="00CF5A10" w:rsidRPr="00166D23">
        <w:rPr>
          <w:rFonts w:ascii="Times New Roman" w:hAnsi="Times New Roman" w:cs="Times New Roman"/>
          <w:lang w:val="ru-RU"/>
        </w:rPr>
        <w:t xml:space="preserve"> (</w:t>
      </w:r>
      <w:bookmarkStart w:id="11" w:name="_Hlk235028707"/>
      <w:proofErr w:type="spellStart"/>
      <w:r w:rsidR="002F0266" w:rsidRPr="001F342D">
        <w:rPr>
          <w:rFonts w:ascii="Times New Roman" w:hAnsi="Times New Roman" w:cs="Times New Roman"/>
        </w:rPr>
        <w:t>Boonmars</w:t>
      </w:r>
      <w:proofErr w:type="spellEnd"/>
      <w:r w:rsidR="002F0266" w:rsidRPr="002F0266">
        <w:rPr>
          <w:rFonts w:ascii="Times New Roman" w:hAnsi="Times New Roman" w:cs="Times New Roman"/>
          <w:lang w:val="ru-RU"/>
        </w:rPr>
        <w:t xml:space="preserve"> </w:t>
      </w:r>
      <w:r w:rsidR="002F0266" w:rsidRPr="001F342D">
        <w:rPr>
          <w:rFonts w:ascii="Times New Roman" w:hAnsi="Times New Roman" w:cs="Times New Roman"/>
        </w:rPr>
        <w:t>et</w:t>
      </w:r>
      <w:r w:rsidR="002F0266" w:rsidRPr="002F0266">
        <w:rPr>
          <w:rFonts w:ascii="Times New Roman" w:hAnsi="Times New Roman" w:cs="Times New Roman"/>
          <w:lang w:val="ru-RU"/>
        </w:rPr>
        <w:t xml:space="preserve"> </w:t>
      </w:r>
      <w:r w:rsidR="002F0266" w:rsidRPr="001F342D">
        <w:rPr>
          <w:rFonts w:ascii="Times New Roman" w:hAnsi="Times New Roman" w:cs="Times New Roman"/>
        </w:rPr>
        <w:t>al</w:t>
      </w:r>
      <w:r w:rsidR="002F0266" w:rsidRPr="002F0266">
        <w:rPr>
          <w:rFonts w:ascii="Times New Roman" w:hAnsi="Times New Roman" w:cs="Times New Roman"/>
          <w:lang w:val="ru-RU"/>
        </w:rPr>
        <w:t>., 2009</w:t>
      </w:r>
      <w:bookmarkEnd w:id="11"/>
      <w:r w:rsidR="00CF5A10" w:rsidRPr="00166D23">
        <w:rPr>
          <w:rFonts w:ascii="Times New Roman" w:hAnsi="Times New Roman" w:cs="Times New Roman"/>
          <w:lang w:val="ru-RU"/>
        </w:rPr>
        <w:t>)</w:t>
      </w:r>
      <w:r w:rsidR="00D15203" w:rsidRPr="00166D23">
        <w:rPr>
          <w:rFonts w:ascii="Times New Roman" w:hAnsi="Times New Roman" w:cs="Times New Roman"/>
          <w:lang w:val="ru-RU"/>
        </w:rPr>
        <w:t xml:space="preserve">. </w:t>
      </w:r>
      <w:r w:rsidR="00E348BE">
        <w:rPr>
          <w:rFonts w:ascii="Times New Roman" w:hAnsi="Times New Roman" w:cs="Times New Roman"/>
          <w:lang w:val="ru-RU"/>
        </w:rPr>
        <w:t>Однако</w:t>
      </w:r>
      <w:r w:rsidR="00720F4C" w:rsidRPr="00166D23">
        <w:rPr>
          <w:rFonts w:ascii="Times New Roman" w:hAnsi="Times New Roman" w:cs="Times New Roman"/>
          <w:lang w:val="ru-RU"/>
        </w:rPr>
        <w:t xml:space="preserve"> крысы могут быть чувствительны к другим трематодозам</w:t>
      </w:r>
      <w:r w:rsidR="00E348BE">
        <w:rPr>
          <w:rFonts w:ascii="Times New Roman" w:hAnsi="Times New Roman" w:cs="Times New Roman"/>
          <w:lang w:val="ru-RU"/>
        </w:rPr>
        <w:t>, например</w:t>
      </w:r>
      <w:r w:rsidR="00720F4C" w:rsidRPr="00166D23">
        <w:rPr>
          <w:rFonts w:ascii="Times New Roman" w:hAnsi="Times New Roman" w:cs="Times New Roman"/>
          <w:i/>
          <w:iCs/>
          <w:lang w:val="ru-RU"/>
        </w:rPr>
        <w:t xml:space="preserve"> C. sinensis</w:t>
      </w:r>
      <w:r w:rsidR="00E348BE">
        <w:rPr>
          <w:rFonts w:ascii="Times New Roman" w:hAnsi="Times New Roman" w:cs="Times New Roman"/>
          <w:i/>
          <w:iCs/>
          <w:lang w:val="ru-RU"/>
        </w:rPr>
        <w:t>.</w:t>
      </w:r>
      <w:r w:rsidR="00720F4C" w:rsidRPr="00166D23">
        <w:rPr>
          <w:rFonts w:ascii="Times New Roman" w:hAnsi="Times New Roman" w:cs="Times New Roman"/>
          <w:lang w:val="ru-RU"/>
        </w:rPr>
        <w:t xml:space="preserve"> </w:t>
      </w:r>
      <w:r w:rsidR="007E1FE8">
        <w:rPr>
          <w:rFonts w:ascii="Times New Roman" w:hAnsi="Times New Roman" w:cs="Times New Roman"/>
          <w:lang w:val="ru-RU"/>
        </w:rPr>
        <w:t xml:space="preserve">Этот </w:t>
      </w:r>
      <w:r w:rsidR="007E1FE8">
        <w:rPr>
          <w:rFonts w:ascii="Times New Roman" w:hAnsi="Times New Roman" w:cs="Times New Roman"/>
        </w:rPr>
        <w:t>liver</w:t>
      </w:r>
      <w:r w:rsidR="007E1FE8" w:rsidRPr="007E1FE8">
        <w:rPr>
          <w:rFonts w:ascii="Times New Roman" w:hAnsi="Times New Roman" w:cs="Times New Roman"/>
          <w:lang w:val="ru-RU"/>
        </w:rPr>
        <w:t xml:space="preserve"> </w:t>
      </w:r>
      <w:r w:rsidR="007E1FE8">
        <w:rPr>
          <w:rFonts w:ascii="Times New Roman" w:hAnsi="Times New Roman" w:cs="Times New Roman"/>
        </w:rPr>
        <w:t>fluke</w:t>
      </w:r>
      <w:r w:rsidR="007E1FE8" w:rsidRPr="007E1FE8">
        <w:rPr>
          <w:rFonts w:ascii="Times New Roman" w:hAnsi="Times New Roman" w:cs="Times New Roman"/>
          <w:lang w:val="ru-RU"/>
        </w:rPr>
        <w:t xml:space="preserve"> </w:t>
      </w:r>
      <w:r w:rsidR="00720F4C" w:rsidRPr="00166D23">
        <w:rPr>
          <w:rFonts w:ascii="Times New Roman" w:hAnsi="Times New Roman" w:cs="Times New Roman"/>
          <w:lang w:val="ru-RU"/>
        </w:rPr>
        <w:t xml:space="preserve">успешно приживается в желчных протоках крыс </w:t>
      </w:r>
      <w:proofErr w:type="spellStart"/>
      <w:r w:rsidR="00720F4C" w:rsidRPr="00166D23">
        <w:rPr>
          <w:rFonts w:ascii="Times New Roman" w:hAnsi="Times New Roman" w:cs="Times New Roman"/>
          <w:lang w:val="ru-RU"/>
        </w:rPr>
        <w:t>Sprague-Dawley</w:t>
      </w:r>
      <w:proofErr w:type="spellEnd"/>
      <w:r w:rsidR="00720F4C" w:rsidRPr="00166D23">
        <w:rPr>
          <w:rFonts w:ascii="Times New Roman" w:hAnsi="Times New Roman" w:cs="Times New Roman"/>
          <w:lang w:val="ru-RU"/>
        </w:rPr>
        <w:t xml:space="preserve"> и </w:t>
      </w:r>
      <w:proofErr w:type="spellStart"/>
      <w:r w:rsidR="00720F4C" w:rsidRPr="00166D23">
        <w:rPr>
          <w:rFonts w:ascii="Times New Roman" w:hAnsi="Times New Roman" w:cs="Times New Roman"/>
          <w:lang w:val="ru-RU"/>
        </w:rPr>
        <w:t>Wistar</w:t>
      </w:r>
      <w:proofErr w:type="spellEnd"/>
      <w:r w:rsidR="00720F4C" w:rsidRPr="00166D23">
        <w:rPr>
          <w:rFonts w:ascii="Times New Roman" w:hAnsi="Times New Roman" w:cs="Times New Roman"/>
          <w:lang w:val="ru-RU"/>
        </w:rPr>
        <w:t xml:space="preserve">, вызывая гиперплазию эпителия и перидуктальный фиброз, что делает эту модель востребованной в изучении данного паразита </w:t>
      </w:r>
      <w:r w:rsidR="00720F4C" w:rsidRPr="00166D23">
        <w:rPr>
          <w:rFonts w:ascii="Times New Roman" w:hAnsi="Times New Roman" w:cs="Times New Roman"/>
          <w:lang w:val="ru-RU"/>
        </w:rPr>
        <w:fldChar w:fldCharType="begin"/>
      </w:r>
      <w:r w:rsidR="00720F4C" w:rsidRPr="00166D23">
        <w:rPr>
          <w:rFonts w:ascii="Times New Roman" w:hAnsi="Times New Roman" w:cs="Times New Roman"/>
          <w:lang w:val="ru-RU"/>
        </w:rPr>
        <w:instrText xml:space="preserve"> ADDIN ZOTERO_ITEM CSL_CITATION {"citationID":"5A1woKGz","properties":{"unsorted":false,"formattedCitation":"(Qian \\uc0\\u1080{} \\uc0\\u1076{}\\uc0\\u1088{}., 2024; Wang \\uc0\\u1080{} \\uc0\\u1076{}\\uc0\\u1088{}., 2009)","plainCitation":"(Qian и др., 2024; Wang и др., 2009)","dontUpdate":true,"noteIndex":0},"citationItems":[{"id":65,"uris":["http://zotero.org/users/18479671/items/T5RE57HY"],"itemData":{"id":65,"type":"article-journal","abstract":"SUMMARY\n            \n              Clonorchis sinensis\n              ,\n              Opisthorchis viverrini\n              , and\n              Opisthorchis felineus\n              are important liver flukes that cause a considerable public health burden in eastern Asia, southeastern Asia, and eastern Europe, respectively. The life cycles are complex, involving humans, animal reservoirs, and two kinds of intermediate hosts. An interplay of biological, cultural, ecological, economic, and social factors drives transmission. Chronic infections are associated with liver and biliary complications, most importantly cholangiocarcinoma. With regard to diagnosis, stool microscopy is widely used in epidemiologic surveys and for individual diagnosis. Immunologic techniques are employed for screening purposes, and molecular techniques facilitate species differentiation in reference laboratories. The mainstay of control is preventive chemotherapy with praziquantel, usually combined with behavioral change through information, education and communication, and environmental control. Tribendimidine, a drug registered in the People’s Republic of China for soil-transmitted helminth infections, shows potential against both\n              C. sinensis\n              and\n              O. viverrini\n              and, hence, warrants further clinical development. Novel control approaches include fish vaccine and biological control. Considerable advances have been made using multi-omics which may trigger the development of new interventions. Pressing research needs include mapping the current distribution, disentangling the transmission, accurately estimating the disease burden, and developing new diagnostic and treatment tools, which would aid to optimize control and elimination measures.","container-title":"Clinical Microbiology Reviews","DOI":"10.1128/cmr.00009-23","ISSN":"0893-8512, 1098-6618","issue":"1","journalAbbreviation":"Clin Microbiol Rev","language":"en","page":"e00009-23","source":"DOI.org (Crossref)","title":"Clonorchiasis and opisthorchiasis: epidemiology, transmission, clinical features, morbidity, diagnosis, treatment, and control","title-short":"Clonorchiasis and opisthorchiasis","volume":"37","author":[{"family":"Qian","given":"Men-Bao"},{"family":"Keiser","given":"Jennifer"},{"family":"Utzinger","given":"Jürg"},{"family":"Zhou","given":"Xiao-Nong"}],"editor":[{"family":"Forrest","given":"Graeme N."}],"issued":{"date-parts":[["2024",3,14]]}}},{"id":102,"uris":["http://zotero.org/users/18479671/items/Q2Q5FMDJ"],"itemData":{"id":102,"type":"article-journal","container-title":"Parasitology Research","DOI":"10.1007/s00436-009-1622-7","ISSN":"0932-0113, 1432-1955","issue":"1","journalAbbreviation":"Parasitol Res","language":"en","license":"http://www.springer.com/tdm","page":"15-21","source":"DOI.org (Crossref)","title":"Experimental model in rats for study on transmission dynamics and evaluation of Clonorchis sinensis infection immunologically, morphologically, and pathologically","volume":"106","author":[{"family":"Wang","given":"Xiaoyun"},{"family":"Liang","given":"Chi"},{"family":"Chen","given":"Wenjun"},{"family":"Fan","given":"Yongxiu"},{"family":"Hu","given":"Xuchu"},{"family":"Xu","given":"Jin"},{"family":"Yu","given":"Xinbing"}],"issued":{"date-parts":[["2009",12]]}}}],"schema":"https://github.com/citation-style-language/schema/raw/master/csl-citation.json"} </w:instrText>
      </w:r>
      <w:r w:rsidR="00720F4C" w:rsidRPr="00166D23">
        <w:rPr>
          <w:rFonts w:ascii="Times New Roman" w:hAnsi="Times New Roman" w:cs="Times New Roman"/>
          <w:lang w:val="ru-RU"/>
        </w:rPr>
        <w:fldChar w:fldCharType="separate"/>
      </w:r>
      <w:r w:rsidR="00720F4C" w:rsidRPr="00166D23">
        <w:rPr>
          <w:rFonts w:ascii="Times New Roman" w:eastAsiaTheme="minorEastAsia" w:hAnsi="Times New Roman" w:cs="Times New Roman"/>
          <w:lang w:val="ru-RU"/>
        </w:rPr>
        <w:t>(</w:t>
      </w:r>
      <w:r w:rsidR="00720F4C" w:rsidRPr="00166D23">
        <w:rPr>
          <w:rFonts w:ascii="Times New Roman" w:eastAsiaTheme="minorEastAsia" w:hAnsi="Times New Roman" w:cs="Times New Roman"/>
        </w:rPr>
        <w:t>Qian</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xml:space="preserve">., 2024; </w:t>
      </w:r>
      <w:r w:rsidR="00720F4C" w:rsidRPr="00166D23">
        <w:rPr>
          <w:rFonts w:ascii="Times New Roman" w:eastAsiaTheme="minorEastAsia" w:hAnsi="Times New Roman" w:cs="Times New Roman"/>
        </w:rPr>
        <w:t>Wang</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et</w:t>
      </w:r>
      <w:r w:rsidR="00720F4C" w:rsidRPr="00166D23">
        <w:rPr>
          <w:rFonts w:ascii="Times New Roman" w:eastAsiaTheme="minorEastAsia" w:hAnsi="Times New Roman" w:cs="Times New Roman"/>
          <w:lang w:val="ru-RU"/>
        </w:rPr>
        <w:t xml:space="preserve"> </w:t>
      </w:r>
      <w:r w:rsidR="00720F4C" w:rsidRPr="00166D23">
        <w:rPr>
          <w:rFonts w:ascii="Times New Roman" w:eastAsiaTheme="minorEastAsia" w:hAnsi="Times New Roman" w:cs="Times New Roman"/>
        </w:rPr>
        <w:t>al</w:t>
      </w:r>
      <w:r w:rsidR="00720F4C" w:rsidRPr="00166D23">
        <w:rPr>
          <w:rFonts w:ascii="Times New Roman" w:eastAsiaTheme="minorEastAsia" w:hAnsi="Times New Roman" w:cs="Times New Roman"/>
          <w:lang w:val="ru-RU"/>
        </w:rPr>
        <w:t>., 2009)</w:t>
      </w:r>
      <w:r w:rsidR="00720F4C" w:rsidRPr="00166D23">
        <w:rPr>
          <w:rFonts w:ascii="Times New Roman" w:hAnsi="Times New Roman" w:cs="Times New Roman"/>
          <w:lang w:val="ru-RU"/>
        </w:rPr>
        <w:fldChar w:fldCharType="end"/>
      </w:r>
      <w:r w:rsidR="00720F4C" w:rsidRPr="00166D23">
        <w:rPr>
          <w:rFonts w:ascii="Times New Roman" w:hAnsi="Times New Roman" w:cs="Times New Roman"/>
          <w:lang w:val="ru-RU"/>
        </w:rPr>
        <w:t xml:space="preserve">. </w:t>
      </w:r>
    </w:p>
    <w:p w14:paraId="484062FC" w14:textId="6CD07187" w:rsidR="002E54C6" w:rsidRPr="00166D23" w:rsidRDefault="00BD0978" w:rsidP="00D76CBC">
      <w:pPr>
        <w:spacing w:after="0" w:line="276" w:lineRule="auto"/>
        <w:ind w:firstLine="567"/>
        <w:jc w:val="both"/>
        <w:rPr>
          <w:rFonts w:ascii="Times New Roman" w:hAnsi="Times New Roman" w:cs="Times New Roman"/>
          <w:lang w:val="ru-RU"/>
        </w:rPr>
      </w:pPr>
      <w:r w:rsidRPr="00166D23">
        <w:rPr>
          <w:rFonts w:ascii="Times New Roman" w:hAnsi="Times New Roman" w:cs="Times New Roman"/>
          <w:lang w:val="ru-RU"/>
        </w:rPr>
        <w:t>На данный момент не до конца очевидно, с чем именно связаны р</w:t>
      </w:r>
      <w:r w:rsidR="00036121" w:rsidRPr="00166D23">
        <w:rPr>
          <w:rFonts w:ascii="Times New Roman" w:hAnsi="Times New Roman" w:cs="Times New Roman"/>
          <w:lang w:val="ru-RU"/>
        </w:rPr>
        <w:t xml:space="preserve">азличия </w:t>
      </w:r>
      <w:r w:rsidR="00462FBE" w:rsidRPr="00166D23">
        <w:rPr>
          <w:rFonts w:ascii="Times New Roman" w:hAnsi="Times New Roman" w:cs="Times New Roman"/>
          <w:lang w:val="ru-RU"/>
        </w:rPr>
        <w:t xml:space="preserve">восприимчивости к описторхозу </w:t>
      </w:r>
      <w:r w:rsidR="00036121" w:rsidRPr="00166D23">
        <w:rPr>
          <w:rFonts w:ascii="Times New Roman" w:hAnsi="Times New Roman" w:cs="Times New Roman"/>
          <w:lang w:val="ru-RU"/>
        </w:rPr>
        <w:t>между линиями мышей</w:t>
      </w:r>
      <w:r w:rsidRPr="00166D23">
        <w:rPr>
          <w:rFonts w:ascii="Times New Roman" w:hAnsi="Times New Roman" w:cs="Times New Roman"/>
          <w:lang w:val="ru-RU"/>
        </w:rPr>
        <w:t xml:space="preserve">. </w:t>
      </w:r>
      <w:r w:rsidR="00173151" w:rsidRPr="00166D23">
        <w:rPr>
          <w:rFonts w:ascii="Times New Roman" w:hAnsi="Times New Roman" w:cs="Times New Roman"/>
          <w:lang w:val="ru-RU"/>
        </w:rPr>
        <w:t>По-видимому, существуют видоспецифические различия в механизмах взаимодействия паразита с хозяином, природа которых остаётся не выясненной.</w:t>
      </w:r>
      <w:r w:rsidR="00173151" w:rsidRPr="00173151">
        <w:rPr>
          <w:rFonts w:ascii="Times New Roman" w:hAnsi="Times New Roman" w:cs="Times New Roman"/>
          <w:lang w:val="ru-RU"/>
        </w:rPr>
        <w:t xml:space="preserve"> </w:t>
      </w:r>
      <w:r w:rsidR="00452649">
        <w:rPr>
          <w:rFonts w:ascii="Times New Roman" w:hAnsi="Times New Roman" w:cs="Times New Roman"/>
          <w:lang w:val="ru-RU"/>
        </w:rPr>
        <w:t>Предположительно,</w:t>
      </w:r>
      <w:r w:rsidRPr="00166D23">
        <w:rPr>
          <w:rFonts w:ascii="Times New Roman" w:hAnsi="Times New Roman" w:cs="Times New Roman"/>
          <w:lang w:val="ru-RU"/>
        </w:rPr>
        <w:t xml:space="preserve"> это</w:t>
      </w:r>
      <w:r w:rsidR="00E65FB2">
        <w:rPr>
          <w:rFonts w:ascii="Times New Roman" w:hAnsi="Times New Roman" w:cs="Times New Roman"/>
          <w:lang w:val="ru-RU"/>
        </w:rPr>
        <w:t xml:space="preserve"> явление</w:t>
      </w:r>
      <w:r w:rsidRPr="00166D23">
        <w:rPr>
          <w:rFonts w:ascii="Times New Roman" w:hAnsi="Times New Roman" w:cs="Times New Roman"/>
          <w:lang w:val="ru-RU"/>
        </w:rPr>
        <w:t xml:space="preserve"> может быть </w:t>
      </w:r>
      <w:r w:rsidR="00345068" w:rsidRPr="00166D23">
        <w:rPr>
          <w:rFonts w:ascii="Times New Roman" w:hAnsi="Times New Roman" w:cs="Times New Roman"/>
          <w:lang w:val="ru-RU"/>
        </w:rPr>
        <w:lastRenderedPageBreak/>
        <w:t>ассоциировано с различиями в иммунном ответе</w:t>
      </w:r>
      <w:r w:rsidR="00DB383E">
        <w:rPr>
          <w:rFonts w:ascii="Times New Roman" w:hAnsi="Times New Roman" w:cs="Times New Roman"/>
          <w:lang w:val="ru-RU"/>
        </w:rPr>
        <w:t xml:space="preserve"> на паразит</w:t>
      </w:r>
      <w:r w:rsidR="00A538FD">
        <w:rPr>
          <w:rFonts w:ascii="Times New Roman" w:hAnsi="Times New Roman" w:cs="Times New Roman"/>
          <w:lang w:val="ru-RU"/>
        </w:rPr>
        <w:t>а</w:t>
      </w:r>
      <w:r w:rsidR="00DB383E">
        <w:rPr>
          <w:rFonts w:ascii="Times New Roman" w:hAnsi="Times New Roman" w:cs="Times New Roman"/>
          <w:lang w:val="ru-RU"/>
        </w:rPr>
        <w:t>.</w:t>
      </w:r>
      <w:r w:rsidR="008C364A">
        <w:rPr>
          <w:rFonts w:ascii="Times New Roman" w:hAnsi="Times New Roman" w:cs="Times New Roman"/>
          <w:lang w:val="ru-RU"/>
        </w:rPr>
        <w:t xml:space="preserve"> У </w:t>
      </w:r>
      <w:r w:rsidR="00A538FD" w:rsidRPr="00166D23">
        <w:rPr>
          <w:rFonts w:ascii="Times New Roman" w:hAnsi="Times New Roman" w:cs="Times New Roman"/>
          <w:lang w:val="ru-RU"/>
        </w:rPr>
        <w:t>BALB/c</w:t>
      </w:r>
      <w:r w:rsidR="00A538FD">
        <w:rPr>
          <w:rFonts w:ascii="Times New Roman" w:hAnsi="Times New Roman" w:cs="Times New Roman"/>
          <w:lang w:val="ru-RU"/>
        </w:rPr>
        <w:t xml:space="preserve"> </w:t>
      </w:r>
      <w:r w:rsidR="005C4DA6">
        <w:rPr>
          <w:rFonts w:ascii="Times New Roman" w:hAnsi="Times New Roman" w:cs="Times New Roman"/>
        </w:rPr>
        <w:t>mice</w:t>
      </w:r>
      <w:r w:rsidR="008C364A">
        <w:rPr>
          <w:rFonts w:ascii="Times New Roman" w:hAnsi="Times New Roman" w:cs="Times New Roman"/>
          <w:lang w:val="ru-RU"/>
        </w:rPr>
        <w:t xml:space="preserve"> </w:t>
      </w:r>
      <w:r w:rsidR="00E35521">
        <w:rPr>
          <w:rFonts w:ascii="Times New Roman" w:hAnsi="Times New Roman" w:cs="Times New Roman"/>
          <w:lang w:val="ru-RU"/>
        </w:rPr>
        <w:t xml:space="preserve">преобладает </w:t>
      </w:r>
      <w:r w:rsidR="00F71C35" w:rsidRPr="00166D23">
        <w:rPr>
          <w:rFonts w:ascii="Times New Roman" w:hAnsi="Times New Roman" w:cs="Times New Roman"/>
        </w:rPr>
        <w:t>Th</w:t>
      </w:r>
      <w:r w:rsidR="00F71C35" w:rsidRPr="00166D23">
        <w:rPr>
          <w:rFonts w:ascii="Times New Roman" w:hAnsi="Times New Roman" w:cs="Times New Roman"/>
          <w:lang w:val="ru-RU"/>
        </w:rPr>
        <w:t>-2 иммунный ответ</w:t>
      </w:r>
      <w:r w:rsidR="00213C24">
        <w:rPr>
          <w:rFonts w:ascii="Times New Roman" w:hAnsi="Times New Roman" w:cs="Times New Roman"/>
          <w:lang w:val="ru-RU"/>
        </w:rPr>
        <w:t>, который</w:t>
      </w:r>
      <w:r w:rsidR="00F71C35" w:rsidRPr="00166D23">
        <w:rPr>
          <w:rFonts w:ascii="Times New Roman" w:hAnsi="Times New Roman" w:cs="Times New Roman"/>
          <w:lang w:val="ru-RU"/>
        </w:rPr>
        <w:t xml:space="preserve"> </w:t>
      </w:r>
      <w:r w:rsidR="00175FFE" w:rsidRPr="00166D23">
        <w:rPr>
          <w:rFonts w:ascii="Times New Roman" w:hAnsi="Times New Roman" w:cs="Times New Roman"/>
          <w:lang w:val="ru-RU"/>
        </w:rPr>
        <w:t>связан с</w:t>
      </w:r>
      <w:r w:rsidR="00DB222F" w:rsidRPr="00166D23">
        <w:rPr>
          <w:rFonts w:ascii="Times New Roman" w:hAnsi="Times New Roman" w:cs="Times New Roman"/>
          <w:lang w:val="ru-RU"/>
        </w:rPr>
        <w:t xml:space="preserve"> активацией </w:t>
      </w:r>
      <w:r w:rsidR="005C50A2" w:rsidRPr="00166D23">
        <w:rPr>
          <w:rFonts w:ascii="Times New Roman" w:hAnsi="Times New Roman" w:cs="Times New Roman"/>
          <w:lang w:val="ru-RU"/>
        </w:rPr>
        <w:t xml:space="preserve">продукции </w:t>
      </w:r>
      <w:proofErr w:type="spellStart"/>
      <w:r w:rsidR="005C50A2" w:rsidRPr="00166D23">
        <w:rPr>
          <w:rFonts w:ascii="Times New Roman" w:hAnsi="Times New Roman" w:cs="Times New Roman"/>
        </w:rPr>
        <w:t>IgE</w:t>
      </w:r>
      <w:proofErr w:type="spellEnd"/>
      <w:r w:rsidR="00C150C1" w:rsidRPr="00166D23">
        <w:rPr>
          <w:rFonts w:ascii="Times New Roman" w:hAnsi="Times New Roman" w:cs="Times New Roman"/>
          <w:lang w:val="ru-RU"/>
        </w:rPr>
        <w:t xml:space="preserve">, а также привлечением эозинофилов в очаг </w:t>
      </w:r>
      <w:r w:rsidR="00400577" w:rsidRPr="00166D23">
        <w:rPr>
          <w:rFonts w:ascii="Times New Roman" w:hAnsi="Times New Roman" w:cs="Times New Roman"/>
          <w:lang w:val="ru-RU"/>
        </w:rPr>
        <w:t>инфекции</w:t>
      </w:r>
      <w:r w:rsidR="00F10A33" w:rsidRPr="00166D23">
        <w:rPr>
          <w:rFonts w:ascii="Times New Roman" w:hAnsi="Times New Roman" w:cs="Times New Roman"/>
          <w:lang w:val="ru-RU"/>
        </w:rPr>
        <w:t xml:space="preserve">, через </w:t>
      </w:r>
      <w:r w:rsidR="00F10A33" w:rsidRPr="00166D23">
        <w:rPr>
          <w:rFonts w:ascii="Times New Roman" w:hAnsi="Times New Roman" w:cs="Times New Roman"/>
        </w:rPr>
        <w:t>Il</w:t>
      </w:r>
      <w:r w:rsidR="00F10A33" w:rsidRPr="00166D23">
        <w:rPr>
          <w:rFonts w:ascii="Times New Roman" w:hAnsi="Times New Roman" w:cs="Times New Roman"/>
          <w:lang w:val="ru-RU"/>
        </w:rPr>
        <w:t>-5</w:t>
      </w:r>
      <w:r w:rsidR="00400577" w:rsidRPr="00166D23">
        <w:rPr>
          <w:rFonts w:ascii="Times New Roman" w:hAnsi="Times New Roman" w:cs="Times New Roman"/>
          <w:lang w:val="ru-RU"/>
        </w:rPr>
        <w:t>.</w:t>
      </w:r>
      <w:r w:rsidR="00B64C2C">
        <w:rPr>
          <w:rFonts w:ascii="Times New Roman" w:hAnsi="Times New Roman" w:cs="Times New Roman"/>
          <w:lang w:val="ru-RU"/>
        </w:rPr>
        <w:t xml:space="preserve"> </w:t>
      </w:r>
      <w:r w:rsidR="00AD5742" w:rsidRPr="00166D23">
        <w:rPr>
          <w:rFonts w:ascii="Times New Roman" w:hAnsi="Times New Roman" w:cs="Times New Roman"/>
          <w:lang w:val="ru-RU"/>
        </w:rPr>
        <w:t>Эт</w:t>
      </w:r>
      <w:r w:rsidR="009229B9">
        <w:rPr>
          <w:rFonts w:ascii="Times New Roman" w:hAnsi="Times New Roman" w:cs="Times New Roman"/>
          <w:lang w:val="ru-RU"/>
        </w:rPr>
        <w:t>от</w:t>
      </w:r>
      <w:r w:rsidR="005C50A2" w:rsidRPr="00166D23">
        <w:rPr>
          <w:rFonts w:ascii="Times New Roman" w:hAnsi="Times New Roman" w:cs="Times New Roman"/>
          <w:lang w:val="ru-RU"/>
        </w:rPr>
        <w:t xml:space="preserve"> фактор</w:t>
      </w:r>
      <w:r w:rsidR="009229B9">
        <w:rPr>
          <w:rFonts w:ascii="Times New Roman" w:hAnsi="Times New Roman" w:cs="Times New Roman"/>
          <w:lang w:val="ru-RU"/>
        </w:rPr>
        <w:t xml:space="preserve"> </w:t>
      </w:r>
      <w:r w:rsidR="00AD5742" w:rsidRPr="00166D23">
        <w:rPr>
          <w:rFonts w:ascii="Times New Roman" w:hAnsi="Times New Roman" w:cs="Times New Roman"/>
          <w:lang w:val="ru-RU"/>
        </w:rPr>
        <w:t>мо</w:t>
      </w:r>
      <w:r w:rsidR="009229B9">
        <w:rPr>
          <w:rFonts w:ascii="Times New Roman" w:hAnsi="Times New Roman" w:cs="Times New Roman"/>
          <w:lang w:val="ru-RU"/>
        </w:rPr>
        <w:t>жет</w:t>
      </w:r>
      <w:r w:rsidR="00AD5742" w:rsidRPr="00166D23">
        <w:rPr>
          <w:rFonts w:ascii="Times New Roman" w:hAnsi="Times New Roman" w:cs="Times New Roman"/>
          <w:lang w:val="ru-RU"/>
        </w:rPr>
        <w:t xml:space="preserve"> быть ключевыми </w:t>
      </w:r>
      <w:r w:rsidR="005C50A2" w:rsidRPr="00166D23">
        <w:rPr>
          <w:rFonts w:ascii="Times New Roman" w:hAnsi="Times New Roman" w:cs="Times New Roman"/>
          <w:lang w:val="ru-RU"/>
        </w:rPr>
        <w:t xml:space="preserve">в борьбе с </w:t>
      </w:r>
      <w:r w:rsidR="00AD5742" w:rsidRPr="00166D23">
        <w:rPr>
          <w:rFonts w:ascii="Times New Roman" w:hAnsi="Times New Roman" w:cs="Times New Roman"/>
          <w:lang w:val="ru-RU"/>
        </w:rPr>
        <w:t>инвазией трематод</w:t>
      </w:r>
      <w:r w:rsidR="005C50A2" w:rsidRPr="00166D23">
        <w:rPr>
          <w:rFonts w:ascii="Times New Roman" w:hAnsi="Times New Roman" w:cs="Times New Roman"/>
          <w:lang w:val="ru-RU"/>
        </w:rPr>
        <w:t xml:space="preserve"> </w:t>
      </w:r>
      <w:r w:rsidR="00AD5742" w:rsidRPr="00166D23">
        <w:rPr>
          <w:rFonts w:ascii="Times New Roman" w:hAnsi="Times New Roman" w:cs="Times New Roman"/>
          <w:lang w:val="ru-RU"/>
        </w:rPr>
        <w:t>в ранний</w:t>
      </w:r>
      <w:r w:rsidR="005C50A2" w:rsidRPr="00166D23">
        <w:rPr>
          <w:rFonts w:ascii="Times New Roman" w:hAnsi="Times New Roman" w:cs="Times New Roman"/>
          <w:lang w:val="ru-RU"/>
        </w:rPr>
        <w:t xml:space="preserve"> период</w:t>
      </w:r>
      <w:r w:rsidR="00AD5742" w:rsidRPr="00166D23">
        <w:rPr>
          <w:rFonts w:ascii="Times New Roman" w:hAnsi="Times New Roman" w:cs="Times New Roman"/>
          <w:lang w:val="ru-RU"/>
        </w:rPr>
        <w:t>.</w:t>
      </w:r>
      <w:r w:rsidR="00183AC4">
        <w:rPr>
          <w:rFonts w:ascii="Times New Roman" w:hAnsi="Times New Roman" w:cs="Times New Roman"/>
          <w:lang w:val="ru-RU"/>
        </w:rPr>
        <w:t xml:space="preserve"> Однако побочным свойством этого сдвига иммунного ответа является более высока </w:t>
      </w:r>
      <w:ins w:id="12" w:author="Yaroslave Kapushchak" w:date="2026-10-02T15:47:00Z" w16du:dateUtc="2026-10-02T08:47:00Z">
        <w:r w:rsidR="00DB44DE">
          <w:rPr>
            <w:rFonts w:ascii="Times New Roman" w:hAnsi="Times New Roman" w:cs="Times New Roman"/>
            <w:lang w:val="ru-RU"/>
          </w:rPr>
          <w:t xml:space="preserve">чувствительность </w:t>
        </w:r>
      </w:ins>
      <w:r w:rsidR="00183AC4">
        <w:rPr>
          <w:rFonts w:ascii="Times New Roman" w:hAnsi="Times New Roman" w:cs="Times New Roman"/>
          <w:lang w:val="ru-RU"/>
        </w:rPr>
        <w:t xml:space="preserve">к канцерогенезу. Так как у мышей линии </w:t>
      </w:r>
      <w:proofErr w:type="spellStart"/>
      <w:r w:rsidR="00183AC4">
        <w:rPr>
          <w:rFonts w:ascii="Times New Roman" w:hAnsi="Times New Roman" w:cs="Times New Roman"/>
        </w:rPr>
        <w:t>Balb</w:t>
      </w:r>
      <w:proofErr w:type="spellEnd"/>
      <w:r w:rsidR="00183AC4" w:rsidRPr="00B64C2C">
        <w:rPr>
          <w:rFonts w:ascii="Times New Roman" w:hAnsi="Times New Roman" w:cs="Times New Roman"/>
          <w:lang w:val="ru-RU"/>
        </w:rPr>
        <w:t>/</w:t>
      </w:r>
      <w:r w:rsidR="00183AC4">
        <w:rPr>
          <w:rFonts w:ascii="Times New Roman" w:hAnsi="Times New Roman" w:cs="Times New Roman"/>
        </w:rPr>
        <w:t>c</w:t>
      </w:r>
      <w:r w:rsidR="00183AC4">
        <w:rPr>
          <w:rFonts w:ascii="Times New Roman" w:hAnsi="Times New Roman" w:cs="Times New Roman"/>
          <w:lang w:val="ru-RU"/>
        </w:rPr>
        <w:t xml:space="preserve"> сниженная активность </w:t>
      </w:r>
      <w:r w:rsidR="00183AC4">
        <w:rPr>
          <w:rFonts w:ascii="Times New Roman" w:hAnsi="Times New Roman" w:cs="Times New Roman"/>
        </w:rPr>
        <w:t>Th</w:t>
      </w:r>
      <w:r w:rsidR="00183AC4" w:rsidRPr="00B64C2C">
        <w:rPr>
          <w:rFonts w:ascii="Times New Roman" w:hAnsi="Times New Roman" w:cs="Times New Roman"/>
          <w:lang w:val="ru-RU"/>
        </w:rPr>
        <w:t xml:space="preserve">-1 </w:t>
      </w:r>
      <w:r w:rsidR="00183AC4">
        <w:rPr>
          <w:rFonts w:ascii="Times New Roman" w:hAnsi="Times New Roman" w:cs="Times New Roman"/>
          <w:lang w:val="ru-RU"/>
        </w:rPr>
        <w:t xml:space="preserve">ответа, активность их </w:t>
      </w:r>
      <w:r w:rsidR="00183AC4">
        <w:rPr>
          <w:rFonts w:ascii="Times New Roman" w:hAnsi="Times New Roman" w:cs="Times New Roman"/>
        </w:rPr>
        <w:t>NK</w:t>
      </w:r>
      <w:r w:rsidR="00183AC4" w:rsidRPr="00B64C2C">
        <w:rPr>
          <w:rFonts w:ascii="Times New Roman" w:hAnsi="Times New Roman" w:cs="Times New Roman"/>
          <w:lang w:val="ru-RU"/>
        </w:rPr>
        <w:t>-</w:t>
      </w:r>
      <w:r w:rsidR="00183AC4">
        <w:rPr>
          <w:rFonts w:ascii="Times New Roman" w:hAnsi="Times New Roman" w:cs="Times New Roman"/>
          <w:lang w:val="ru-RU"/>
        </w:rPr>
        <w:t>клеток также снижена, что может способствовать развитию неоплазии на фоне заражения описторхозом.</w:t>
      </w:r>
      <w:r w:rsidR="002E54C6" w:rsidRPr="00166D23">
        <w:rPr>
          <w:rFonts w:ascii="Times New Roman" w:hAnsi="Times New Roman" w:cs="Times New Roman"/>
          <w:lang w:val="ru-RU"/>
        </w:rPr>
        <w:t xml:space="preserve"> </w:t>
      </w:r>
      <w:r w:rsidR="00D7064B">
        <w:rPr>
          <w:rFonts w:ascii="Times New Roman" w:hAnsi="Times New Roman" w:cs="Times New Roman"/>
          <w:lang w:val="ru-RU"/>
        </w:rPr>
        <w:t>У</w:t>
      </w:r>
      <w:r w:rsidR="002E54C6" w:rsidRPr="00166D23">
        <w:rPr>
          <w:rFonts w:ascii="Times New Roman" w:hAnsi="Times New Roman" w:cs="Times New Roman"/>
          <w:lang w:val="ru-RU"/>
        </w:rPr>
        <w:t xml:space="preserve"> C57Bl/6j </w:t>
      </w:r>
      <w:r w:rsidR="00D7064B">
        <w:rPr>
          <w:rFonts w:ascii="Times New Roman" w:hAnsi="Times New Roman" w:cs="Times New Roman"/>
        </w:rPr>
        <w:t>mice</w:t>
      </w:r>
      <w:r w:rsidR="00D7064B" w:rsidRPr="00D7064B">
        <w:rPr>
          <w:rFonts w:ascii="Times New Roman" w:hAnsi="Times New Roman" w:cs="Times New Roman"/>
          <w:lang w:val="ru-RU"/>
        </w:rPr>
        <w:t xml:space="preserve"> </w:t>
      </w:r>
      <w:r w:rsidR="00D7064B">
        <w:rPr>
          <w:rFonts w:ascii="Times New Roman" w:hAnsi="Times New Roman" w:cs="Times New Roman"/>
          <w:lang w:val="ru-RU"/>
        </w:rPr>
        <w:t xml:space="preserve">наоборот </w:t>
      </w:r>
      <w:r w:rsidR="002E54C6" w:rsidRPr="00166D23">
        <w:rPr>
          <w:rFonts w:ascii="Times New Roman" w:hAnsi="Times New Roman" w:cs="Times New Roman"/>
          <w:lang w:val="ru-RU"/>
        </w:rPr>
        <w:t>преобладает Th1-</w:t>
      </w:r>
      <w:r w:rsidR="00AD5742" w:rsidRPr="00166D23">
        <w:rPr>
          <w:rFonts w:ascii="Times New Roman" w:hAnsi="Times New Roman" w:cs="Times New Roman"/>
          <w:lang w:val="ru-RU"/>
        </w:rPr>
        <w:t xml:space="preserve">иммунный </w:t>
      </w:r>
      <w:r w:rsidR="002E54C6" w:rsidRPr="00166D23">
        <w:rPr>
          <w:rFonts w:ascii="Times New Roman" w:hAnsi="Times New Roman" w:cs="Times New Roman"/>
          <w:lang w:val="ru-RU"/>
        </w:rPr>
        <w:t xml:space="preserve">ответ </w:t>
      </w:r>
      <w:r w:rsidR="0033137E">
        <w:rPr>
          <w:rFonts w:ascii="Times New Roman" w:hAnsi="Times New Roman" w:cs="Times New Roman"/>
          <w:lang w:val="ru-RU"/>
        </w:rPr>
        <w:t xml:space="preserve">нежели </w:t>
      </w:r>
      <w:r w:rsidR="0033137E">
        <w:rPr>
          <w:rFonts w:ascii="Times New Roman" w:hAnsi="Times New Roman" w:cs="Times New Roman"/>
        </w:rPr>
        <w:t>Th</w:t>
      </w:r>
      <w:r w:rsidR="0033137E" w:rsidRPr="0033137E">
        <w:rPr>
          <w:rFonts w:ascii="Times New Roman" w:hAnsi="Times New Roman" w:cs="Times New Roman"/>
          <w:lang w:val="ru-RU"/>
        </w:rPr>
        <w:t>-2</w:t>
      </w:r>
      <w:r w:rsidR="0033137E">
        <w:rPr>
          <w:rFonts w:ascii="Times New Roman" w:hAnsi="Times New Roman" w:cs="Times New Roman"/>
          <w:lang w:val="ru-RU"/>
        </w:rPr>
        <w:t>, что может обуславливать их большую чувствительность</w:t>
      </w:r>
      <w:r w:rsidR="0055234B" w:rsidRPr="0055234B">
        <w:rPr>
          <w:rFonts w:ascii="Times New Roman" w:hAnsi="Times New Roman" w:cs="Times New Roman"/>
          <w:lang w:val="ru-RU"/>
        </w:rPr>
        <w:t xml:space="preserve"> </w:t>
      </w:r>
      <w:r w:rsidR="0055234B">
        <w:rPr>
          <w:rFonts w:ascii="Times New Roman" w:hAnsi="Times New Roman" w:cs="Times New Roman"/>
          <w:lang w:val="ru-RU"/>
        </w:rPr>
        <w:t>к</w:t>
      </w:r>
      <w:r w:rsidR="00183AC4">
        <w:rPr>
          <w:rFonts w:ascii="Times New Roman" w:hAnsi="Times New Roman" w:cs="Times New Roman"/>
          <w:lang w:val="ru-RU"/>
        </w:rPr>
        <w:t xml:space="preserve"> заражению</w:t>
      </w:r>
      <w:r w:rsidR="0055234B">
        <w:rPr>
          <w:rFonts w:ascii="Times New Roman" w:hAnsi="Times New Roman" w:cs="Times New Roman"/>
          <w:lang w:val="ru-RU"/>
        </w:rPr>
        <w:t xml:space="preserve"> опис</w:t>
      </w:r>
      <w:ins w:id="13" w:author="Yaroslave Kapushchak" w:date="2026-10-02T15:47:00Z" w16du:dateUtc="2026-10-02T08:47:00Z">
        <w:r w:rsidR="00DB44DE">
          <w:rPr>
            <w:rFonts w:ascii="Times New Roman" w:hAnsi="Times New Roman" w:cs="Times New Roman"/>
            <w:lang w:val="ru-RU"/>
          </w:rPr>
          <w:t>т</w:t>
        </w:r>
      </w:ins>
      <w:r w:rsidR="0055234B">
        <w:rPr>
          <w:rFonts w:ascii="Times New Roman" w:hAnsi="Times New Roman" w:cs="Times New Roman"/>
          <w:lang w:val="ru-RU"/>
        </w:rPr>
        <w:t>орхоз</w:t>
      </w:r>
      <w:r w:rsidR="00183AC4">
        <w:rPr>
          <w:rFonts w:ascii="Times New Roman" w:hAnsi="Times New Roman" w:cs="Times New Roman"/>
          <w:lang w:val="ru-RU"/>
        </w:rPr>
        <w:t xml:space="preserve">ом, однако менее выраженную неоплазию в более поздний хронический период </w:t>
      </w:r>
      <w:r w:rsidR="002E54C6" w:rsidRPr="00166D23">
        <w:rPr>
          <w:rFonts w:ascii="Times New Roman" w:hAnsi="Times New Roman" w:cs="Times New Roman"/>
          <w:lang w:val="ru-RU"/>
        </w:rPr>
        <w:t>(</w:t>
      </w:r>
      <w:proofErr w:type="spellStart"/>
      <w:r w:rsidR="002E54C6" w:rsidRPr="00166D23">
        <w:rPr>
          <w:rFonts w:ascii="Times New Roman" w:hAnsi="Times New Roman" w:cs="Times New Roman"/>
          <w:lang w:val="ru-RU"/>
        </w:rPr>
        <w:t>Watanabe</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et</w:t>
      </w:r>
      <w:proofErr w:type="spellEnd"/>
      <w:r w:rsidR="002E54C6" w:rsidRPr="00166D23">
        <w:rPr>
          <w:rFonts w:ascii="Times New Roman" w:hAnsi="Times New Roman" w:cs="Times New Roman"/>
          <w:lang w:val="ru-RU"/>
        </w:rPr>
        <w:t xml:space="preserve"> </w:t>
      </w:r>
      <w:proofErr w:type="spellStart"/>
      <w:r w:rsidR="002E54C6" w:rsidRPr="00166D23">
        <w:rPr>
          <w:rFonts w:ascii="Times New Roman" w:hAnsi="Times New Roman" w:cs="Times New Roman"/>
          <w:lang w:val="ru-RU"/>
        </w:rPr>
        <w:t>al</w:t>
      </w:r>
      <w:proofErr w:type="spellEnd"/>
      <w:r w:rsidR="002E54C6" w:rsidRPr="00166D23">
        <w:rPr>
          <w:rFonts w:ascii="Times New Roman" w:hAnsi="Times New Roman" w:cs="Times New Roman"/>
          <w:lang w:val="ru-RU"/>
        </w:rPr>
        <w:t>., 2004</w:t>
      </w:r>
      <w:r w:rsidR="0033137E">
        <w:rPr>
          <w:rFonts w:ascii="Times New Roman" w:hAnsi="Times New Roman" w:cs="Times New Roman"/>
          <w:lang w:val="ru-RU"/>
        </w:rPr>
        <w:t>).</w:t>
      </w:r>
    </w:p>
    <w:p w14:paraId="7F5F7972" w14:textId="20FD2737" w:rsidR="00ED2075" w:rsidRPr="00166D23" w:rsidRDefault="008F42B0" w:rsidP="00D76CBC">
      <w:pPr>
        <w:spacing w:after="0" w:line="276" w:lineRule="auto"/>
        <w:ind w:firstLine="567"/>
        <w:jc w:val="both"/>
        <w:rPr>
          <w:rFonts w:ascii="Times New Roman" w:hAnsi="Times New Roman" w:cs="Times New Roman"/>
          <w:color w:val="000000"/>
          <w:lang w:val="ru-RU"/>
        </w:rPr>
      </w:pPr>
      <w:r w:rsidRPr="00166D23">
        <w:rPr>
          <w:rFonts w:ascii="Times New Roman" w:hAnsi="Times New Roman" w:cs="Times New Roman"/>
          <w:color w:val="000000"/>
          <w:lang w:val="ru-RU"/>
        </w:rPr>
        <w:t xml:space="preserve">Если просуммировать результаты исследования, можно заключить, что сирийские хомячки являются оптимальной моделью описторхоза. Однако, </w:t>
      </w:r>
      <w:r w:rsidR="00DA7F7D">
        <w:rPr>
          <w:rFonts w:ascii="Times New Roman" w:hAnsi="Times New Roman" w:cs="Times New Roman"/>
          <w:color w:val="000000"/>
          <w:lang w:val="ru-RU"/>
        </w:rPr>
        <w:t>если</w:t>
      </w:r>
      <w:r w:rsidRPr="00166D23">
        <w:rPr>
          <w:rFonts w:ascii="Times New Roman" w:hAnsi="Times New Roman" w:cs="Times New Roman"/>
          <w:color w:val="000000"/>
          <w:lang w:val="ru-RU"/>
        </w:rPr>
        <w:t xml:space="preserve"> существует необходимость применять методы, недоступные или плохо адаптированные для этой экспериментальной модели, </w:t>
      </w:r>
      <w:r w:rsidR="00590F3A" w:rsidRPr="00166D23">
        <w:rPr>
          <w:rFonts w:ascii="Times New Roman" w:hAnsi="Times New Roman" w:cs="Times New Roman"/>
          <w:color w:val="000000"/>
          <w:lang w:val="ru-RU"/>
        </w:rPr>
        <w:t xml:space="preserve">можно попробовать воспроизвести инфекцию на </w:t>
      </w:r>
      <w:r w:rsidR="003D6A5C" w:rsidRPr="00166D23">
        <w:rPr>
          <w:rFonts w:ascii="Times New Roman" w:hAnsi="Times New Roman" w:cs="Times New Roman"/>
          <w:color w:val="000000"/>
          <w:lang w:val="ru-RU"/>
        </w:rPr>
        <w:t xml:space="preserve">мышах линии </w:t>
      </w:r>
      <w:r w:rsidR="003D6A5C" w:rsidRPr="00166D23">
        <w:rPr>
          <w:rFonts w:ascii="Times New Roman" w:hAnsi="Times New Roman" w:cs="Times New Roman"/>
          <w:lang w:val="ru-RU"/>
        </w:rPr>
        <w:t xml:space="preserve">C57Bl/6j. </w:t>
      </w:r>
      <w:r w:rsidR="007F0546" w:rsidRPr="00166D23">
        <w:rPr>
          <w:rFonts w:ascii="Times New Roman" w:hAnsi="Times New Roman" w:cs="Times New Roman"/>
          <w:lang w:val="ru-RU"/>
        </w:rPr>
        <w:t>Тем не менее, необходимо учитывать ограничения, связанные с этой моделью.</w:t>
      </w:r>
      <w:r w:rsidR="00F467CA" w:rsidRPr="00166D23">
        <w:rPr>
          <w:rFonts w:ascii="Times New Roman" w:hAnsi="Times New Roman" w:cs="Times New Roman"/>
          <w:lang w:val="ru-RU"/>
        </w:rPr>
        <w:t xml:space="preserve"> Ключевы</w:t>
      </w:r>
      <w:r w:rsidR="006A1B8B" w:rsidRPr="00166D23">
        <w:rPr>
          <w:rFonts w:ascii="Times New Roman" w:hAnsi="Times New Roman" w:cs="Times New Roman"/>
          <w:lang w:val="ru-RU"/>
        </w:rPr>
        <w:t>м</w:t>
      </w:r>
      <w:r w:rsidR="00F467CA" w:rsidRPr="00166D23">
        <w:rPr>
          <w:rFonts w:ascii="Times New Roman" w:hAnsi="Times New Roman" w:cs="Times New Roman"/>
          <w:lang w:val="ru-RU"/>
        </w:rPr>
        <w:t xml:space="preserve"> ограничени</w:t>
      </w:r>
      <w:r w:rsidR="006A1B8B" w:rsidRPr="00166D23">
        <w:rPr>
          <w:rFonts w:ascii="Times New Roman" w:hAnsi="Times New Roman" w:cs="Times New Roman"/>
          <w:lang w:val="ru-RU"/>
        </w:rPr>
        <w:t>ем</w:t>
      </w:r>
      <w:r w:rsidR="00F467CA" w:rsidRPr="00166D23">
        <w:rPr>
          <w:rFonts w:ascii="Times New Roman" w:hAnsi="Times New Roman" w:cs="Times New Roman"/>
          <w:lang w:val="ru-RU"/>
        </w:rPr>
        <w:t xml:space="preserve"> </w:t>
      </w:r>
      <w:r w:rsidR="006A1B8B" w:rsidRPr="00166D23">
        <w:rPr>
          <w:rFonts w:ascii="Times New Roman" w:hAnsi="Times New Roman" w:cs="Times New Roman"/>
          <w:lang w:val="ru-RU"/>
        </w:rPr>
        <w:t xml:space="preserve">является то, что </w:t>
      </w:r>
      <w:r w:rsidR="00470566" w:rsidRPr="00166D23">
        <w:rPr>
          <w:rFonts w:ascii="Times New Roman" w:hAnsi="Times New Roman" w:cs="Times New Roman"/>
          <w:lang w:val="ru-RU"/>
        </w:rPr>
        <w:t>уровень приживаемости метацеркарий у мышей</w:t>
      </w:r>
      <w:r w:rsidR="00532FCF" w:rsidRPr="00166D23">
        <w:rPr>
          <w:rFonts w:ascii="Times New Roman" w:hAnsi="Times New Roman" w:cs="Times New Roman"/>
          <w:lang w:val="ru-RU"/>
        </w:rPr>
        <w:t xml:space="preserve"> достаточно низкий. </w:t>
      </w:r>
      <w:r w:rsidR="0069142E" w:rsidRPr="00166D23">
        <w:rPr>
          <w:rFonts w:ascii="Times New Roman" w:hAnsi="Times New Roman" w:cs="Times New Roman"/>
          <w:lang w:val="ru-RU"/>
        </w:rPr>
        <w:t>Даже при</w:t>
      </w:r>
      <w:r w:rsidR="00E34F1C" w:rsidRPr="00166D23">
        <w:rPr>
          <w:rFonts w:ascii="Times New Roman" w:hAnsi="Times New Roman" w:cs="Times New Roman"/>
          <w:lang w:val="ru-RU"/>
        </w:rPr>
        <w:t xml:space="preserve"> дозе </w:t>
      </w:r>
      <w:r w:rsidR="0069142E" w:rsidRPr="00166D23">
        <w:rPr>
          <w:rFonts w:ascii="Times New Roman" w:hAnsi="Times New Roman" w:cs="Times New Roman"/>
          <w:lang w:val="ru-RU"/>
        </w:rPr>
        <w:t>заражени</w:t>
      </w:r>
      <w:r w:rsidR="00E34F1C" w:rsidRPr="00166D23">
        <w:rPr>
          <w:rFonts w:ascii="Times New Roman" w:hAnsi="Times New Roman" w:cs="Times New Roman"/>
          <w:lang w:val="ru-RU"/>
        </w:rPr>
        <w:t>я в</w:t>
      </w:r>
      <w:r w:rsidR="0069142E" w:rsidRPr="00166D23">
        <w:rPr>
          <w:rFonts w:ascii="Times New Roman" w:hAnsi="Times New Roman" w:cs="Times New Roman"/>
          <w:lang w:val="ru-RU"/>
        </w:rPr>
        <w:t xml:space="preserve"> 100 метацеркари</w:t>
      </w:r>
      <w:r w:rsidR="00E34F1C" w:rsidRPr="00166D23">
        <w:rPr>
          <w:rFonts w:ascii="Times New Roman" w:hAnsi="Times New Roman" w:cs="Times New Roman"/>
          <w:lang w:val="ru-RU"/>
        </w:rPr>
        <w:t xml:space="preserve">й, количество выделенных червей не превышало 15. </w:t>
      </w:r>
      <w:r w:rsidR="006A1B8B" w:rsidRPr="00166D23">
        <w:rPr>
          <w:rFonts w:ascii="Times New Roman" w:hAnsi="Times New Roman" w:cs="Times New Roman"/>
          <w:lang w:val="ru-RU"/>
        </w:rPr>
        <w:t xml:space="preserve">Другим, крайне важным ограничением является созревание </w:t>
      </w:r>
      <w:r w:rsidR="000E600C" w:rsidRPr="00166D23">
        <w:rPr>
          <w:rFonts w:ascii="Times New Roman" w:hAnsi="Times New Roman" w:cs="Times New Roman"/>
          <w:lang w:val="ru-RU"/>
        </w:rPr>
        <w:t xml:space="preserve">паразитов. Даже спустя 3 месяца после инфицирования </w:t>
      </w:r>
      <w:r w:rsidR="000E600C" w:rsidRPr="00166D23">
        <w:rPr>
          <w:rFonts w:ascii="Times New Roman" w:hAnsi="Times New Roman" w:cs="Times New Roman"/>
        </w:rPr>
        <w:t>O</w:t>
      </w:r>
      <w:r w:rsidR="000E600C" w:rsidRPr="00166D23">
        <w:rPr>
          <w:rFonts w:ascii="Times New Roman" w:hAnsi="Times New Roman" w:cs="Times New Roman"/>
          <w:lang w:val="ru-RU"/>
        </w:rPr>
        <w:t xml:space="preserve">. </w:t>
      </w:r>
      <w:r w:rsidR="000E600C" w:rsidRPr="00166D23">
        <w:rPr>
          <w:rFonts w:ascii="Times New Roman" w:hAnsi="Times New Roman" w:cs="Times New Roman"/>
        </w:rPr>
        <w:t>felineus</w:t>
      </w:r>
      <w:r w:rsidR="000E600C" w:rsidRPr="00166D23">
        <w:rPr>
          <w:rFonts w:ascii="Times New Roman" w:hAnsi="Times New Roman" w:cs="Times New Roman"/>
          <w:lang w:val="ru-RU"/>
        </w:rPr>
        <w:t xml:space="preserve"> не достигают половой </w:t>
      </w:r>
      <w:r w:rsidR="00502153" w:rsidRPr="00166D23">
        <w:rPr>
          <w:rFonts w:ascii="Times New Roman" w:hAnsi="Times New Roman" w:cs="Times New Roman"/>
          <w:lang w:val="ru-RU"/>
        </w:rPr>
        <w:t xml:space="preserve">зрелости и не начинают продукцию яиц в полной мере. Возможно, стоит выжидать больший срок между </w:t>
      </w:r>
      <w:r w:rsidR="00F92F0B" w:rsidRPr="00166D23">
        <w:rPr>
          <w:rFonts w:ascii="Times New Roman" w:hAnsi="Times New Roman" w:cs="Times New Roman"/>
          <w:lang w:val="ru-RU"/>
        </w:rPr>
        <w:t xml:space="preserve">заражением и забором материала, либо учитывать это ограничение. </w:t>
      </w:r>
      <w:r w:rsidR="00FC4100">
        <w:rPr>
          <w:rFonts w:ascii="Times New Roman" w:hAnsi="Times New Roman" w:cs="Times New Roman"/>
          <w:color w:val="000000"/>
          <w:lang w:val="ru-RU"/>
        </w:rPr>
        <w:t xml:space="preserve">Если для моделирования описторхоза требуется какая-либо не описанная ранее линия мышей, оценка ее чувствительности к инфекции необходима. </w:t>
      </w:r>
      <w:r w:rsidR="00B00FFC" w:rsidRPr="00166D23">
        <w:rPr>
          <w:rFonts w:ascii="Times New Roman" w:hAnsi="Times New Roman" w:cs="Times New Roman"/>
          <w:lang w:val="ru-RU"/>
        </w:rPr>
        <w:t xml:space="preserve">Также очень важно отметить, что </w:t>
      </w:r>
      <w:r w:rsidR="00B00FFC" w:rsidRPr="00166D23">
        <w:rPr>
          <w:rFonts w:ascii="Times New Roman" w:hAnsi="Times New Roman" w:cs="Times New Roman"/>
        </w:rPr>
        <w:t>WISTAR</w:t>
      </w:r>
      <w:r w:rsidR="00B00FFC" w:rsidRPr="00166D23">
        <w:rPr>
          <w:rFonts w:ascii="Times New Roman" w:hAnsi="Times New Roman" w:cs="Times New Roman"/>
          <w:lang w:val="ru-RU"/>
        </w:rPr>
        <w:t xml:space="preserve"> </w:t>
      </w:r>
      <w:r w:rsidR="00987BC2" w:rsidRPr="00166D23">
        <w:rPr>
          <w:rFonts w:ascii="Times New Roman" w:hAnsi="Times New Roman" w:cs="Times New Roman"/>
        </w:rPr>
        <w:t>rats</w:t>
      </w:r>
      <w:r w:rsidR="00987BC2" w:rsidRPr="00166D23">
        <w:rPr>
          <w:rFonts w:ascii="Times New Roman" w:hAnsi="Times New Roman" w:cs="Times New Roman"/>
          <w:lang w:val="ru-RU"/>
        </w:rPr>
        <w:t xml:space="preserve"> абсолютно не подходят для моделирования </w:t>
      </w:r>
      <w:r w:rsidR="00987BC2" w:rsidRPr="00166D23">
        <w:rPr>
          <w:rFonts w:ascii="Times New Roman" w:hAnsi="Times New Roman" w:cs="Times New Roman"/>
        </w:rPr>
        <w:t>O</w:t>
      </w:r>
      <w:r w:rsidR="00987BC2" w:rsidRPr="00166D23">
        <w:rPr>
          <w:rFonts w:ascii="Times New Roman" w:hAnsi="Times New Roman" w:cs="Times New Roman"/>
          <w:lang w:val="ru-RU"/>
        </w:rPr>
        <w:t xml:space="preserve">. </w:t>
      </w:r>
      <w:r w:rsidR="00987BC2" w:rsidRPr="00166D23">
        <w:rPr>
          <w:rFonts w:ascii="Times New Roman" w:hAnsi="Times New Roman" w:cs="Times New Roman"/>
        </w:rPr>
        <w:t>felineus</w:t>
      </w:r>
      <w:r w:rsidR="00987BC2" w:rsidRPr="00166D23">
        <w:rPr>
          <w:rFonts w:ascii="Times New Roman" w:hAnsi="Times New Roman" w:cs="Times New Roman"/>
          <w:lang w:val="ru-RU"/>
        </w:rPr>
        <w:t xml:space="preserve"> инвазии</w:t>
      </w:r>
      <w:r w:rsidR="00FF5E9B" w:rsidRPr="00166D23">
        <w:rPr>
          <w:rFonts w:ascii="Times New Roman" w:hAnsi="Times New Roman" w:cs="Times New Roman"/>
          <w:lang w:val="ru-RU"/>
        </w:rPr>
        <w:t>.</w:t>
      </w:r>
    </w:p>
    <w:sectPr w:rsidR="00ED2075" w:rsidRPr="00166D23" w:rsidSect="001A1852">
      <w:pgSz w:w="11906" w:h="16838"/>
      <w:pgMar w:top="1134" w:right="850" w:bottom="1134" w:left="156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ya" w:date="2026-09-26T19:19:00Z" w:initials="M">
    <w:p w14:paraId="446C8CB7" w14:textId="0BC983E4" w:rsidR="00711D59" w:rsidRPr="00711D59" w:rsidRDefault="00711D59">
      <w:pPr>
        <w:pStyle w:val="CommentText"/>
        <w:rPr>
          <w:lang w:val="ru-RU"/>
        </w:rPr>
      </w:pPr>
      <w:r>
        <w:rPr>
          <w:rStyle w:val="CommentReference"/>
        </w:rPr>
        <w:annotationRef/>
      </w:r>
      <w:r>
        <w:rPr>
          <w:lang w:val="ru-RU"/>
        </w:rPr>
        <w:t>Не настаиваю, можно еще придумать несколько вариантов</w:t>
      </w:r>
    </w:p>
  </w:comment>
  <w:comment w:id="2" w:author="Mariya" w:date="2026-09-26T19:30:00Z" w:initials="M">
    <w:p w14:paraId="6C64CE76" w14:textId="3D0AB404" w:rsidR="00C77BF7" w:rsidRPr="00C77BF7" w:rsidRDefault="00C77BF7">
      <w:pPr>
        <w:pStyle w:val="CommentText"/>
        <w:rPr>
          <w:lang w:val="ru-RU"/>
        </w:rPr>
      </w:pPr>
      <w:r>
        <w:rPr>
          <w:rStyle w:val="CommentReference"/>
        </w:rPr>
        <w:annotationRef/>
      </w:r>
      <w:r>
        <w:rPr>
          <w:lang w:val="ru-RU"/>
        </w:rPr>
        <w:t>Будет или нет ИГХ?</w:t>
      </w:r>
    </w:p>
  </w:comment>
  <w:comment w:id="4" w:author="Mariya" w:date="2026-09-26T19:31:00Z" w:initials="M">
    <w:p w14:paraId="66FA60EA" w14:textId="77777777" w:rsidR="00D12E93" w:rsidRPr="00C77BF7" w:rsidRDefault="00D12E93" w:rsidP="00D12E93">
      <w:pPr>
        <w:pStyle w:val="CommentText"/>
        <w:rPr>
          <w:lang w:val="ru-RU"/>
        </w:rPr>
      </w:pPr>
      <w:r>
        <w:rPr>
          <w:rStyle w:val="CommentReference"/>
        </w:rPr>
        <w:annotationRef/>
      </w:r>
      <w:r>
        <w:rPr>
          <w:lang w:val="ru-RU"/>
        </w:rPr>
        <w:t>Это в методы</w:t>
      </w:r>
    </w:p>
  </w:comment>
  <w:comment w:id="7" w:author="Mariya" w:date="2026-09-26T19:32:00Z" w:initials="M">
    <w:p w14:paraId="42A222F1" w14:textId="1A8F9A29" w:rsidR="00D93BAB" w:rsidRPr="00D93BAB" w:rsidRDefault="00D93BAB">
      <w:pPr>
        <w:pStyle w:val="CommentText"/>
        <w:rPr>
          <w:lang w:val="ru-RU"/>
        </w:rPr>
      </w:pPr>
      <w:r>
        <w:rPr>
          <w:rStyle w:val="CommentReference"/>
        </w:rPr>
        <w:annotationRef/>
      </w:r>
      <w:r>
        <w:rPr>
          <w:lang w:val="ru-RU"/>
        </w:rPr>
        <w:t>Корреляция или необязательно?</w:t>
      </w:r>
    </w:p>
  </w:comment>
  <w:comment w:id="9" w:author="Mariya" w:date="2026-09-26T19:37:00Z" w:initials="M">
    <w:p w14:paraId="13CD6E01" w14:textId="2FB083FE" w:rsidR="00944905" w:rsidRPr="00944905" w:rsidRDefault="00944905">
      <w:pPr>
        <w:pStyle w:val="CommentText"/>
        <w:rPr>
          <w:lang w:val="ru-RU"/>
        </w:rPr>
      </w:pPr>
      <w:r>
        <w:rPr>
          <w:rStyle w:val="CommentReference"/>
        </w:rPr>
        <w:annotationRef/>
      </w:r>
      <w:r>
        <w:rPr>
          <w:lang w:val="ru-RU"/>
        </w:rPr>
        <w:t xml:space="preserve">Не хватает </w:t>
      </w:r>
      <w:r>
        <w:t>egg</w:t>
      </w:r>
      <w:r w:rsidRPr="00944905">
        <w:rPr>
          <w:lang w:val="ru-RU"/>
        </w:rPr>
        <w:t xml:space="preserve"> </w:t>
      </w:r>
      <w:r>
        <w:t>granuloma</w:t>
      </w:r>
      <w:r w:rsidRPr="00944905">
        <w:rPr>
          <w:lang w:val="ru-RU"/>
        </w:rPr>
        <w:t xml:space="preserve"> </w:t>
      </w:r>
      <w:proofErr w:type="gramStart"/>
      <w:r>
        <w:rPr>
          <w:lang w:val="ru-RU"/>
        </w:rPr>
        <w:t>и возможно</w:t>
      </w:r>
      <w:proofErr w:type="gramEnd"/>
      <w:r>
        <w:rPr>
          <w:lang w:val="ru-RU"/>
        </w:rPr>
        <w:t xml:space="preserve"> </w:t>
      </w:r>
      <w:r>
        <w:t>neoplasia</w:t>
      </w:r>
      <w:r w:rsidRPr="00944905">
        <w:rPr>
          <w:lang w:val="ru-RU"/>
        </w:rPr>
        <w:t>,</w:t>
      </w:r>
      <w:r>
        <w:rPr>
          <w:lang w:val="ru-RU"/>
        </w:rPr>
        <w:t xml:space="preserve"> почему решили не добавлять неоплазию и </w:t>
      </w:r>
      <w:r>
        <w:t>egg</w:t>
      </w:r>
      <w:r w:rsidRPr="00944905">
        <w:rPr>
          <w:lang w:val="ru-RU"/>
        </w:rPr>
        <w:t xml:space="preserve"> </w:t>
      </w:r>
      <w:r>
        <w:t>granuloma</w:t>
      </w:r>
      <w:r>
        <w:rPr>
          <w:lang w:val="ru-RU"/>
        </w:rPr>
        <w:t>, не напомните?</w:t>
      </w:r>
    </w:p>
  </w:comment>
  <w:comment w:id="10" w:author="Mariya" w:date="2026-09-26T19:38:00Z" w:initials="M">
    <w:p w14:paraId="21C47E58" w14:textId="1C9CBFB0" w:rsidR="00944905" w:rsidRPr="00944905" w:rsidRDefault="00944905">
      <w:pPr>
        <w:pStyle w:val="CommentText"/>
        <w:rPr>
          <w:lang w:val="ru-RU"/>
        </w:rPr>
      </w:pPr>
      <w:r>
        <w:rPr>
          <w:rStyle w:val="CommentReference"/>
        </w:rPr>
        <w:annotationRef/>
      </w:r>
      <w:r>
        <w:rPr>
          <w:lang w:val="ru-RU"/>
        </w:rPr>
        <w:t xml:space="preserve">Как будто бы не хватает одной последней таблицы по сравнению всех четырех моделей по разным параметрам (воспаление, фиброз, биохимия крови, </w:t>
      </w:r>
      <w:r>
        <w:t>eggs</w:t>
      </w:r>
      <w:r w:rsidRPr="00944905">
        <w:rPr>
          <w:lang w:val="ru-RU"/>
        </w:rPr>
        <w:t xml:space="preserve">, </w:t>
      </w:r>
      <w:r>
        <w:rPr>
          <w:lang w:val="ru-RU"/>
        </w:rPr>
        <w:t xml:space="preserve">количество яиц в фекалиях, т.е. </w:t>
      </w:r>
      <w:r>
        <w:t>sexual</w:t>
      </w:r>
      <w:r w:rsidRPr="00944905">
        <w:rPr>
          <w:lang w:val="ru-RU"/>
        </w:rPr>
        <w:t xml:space="preserve"> </w:t>
      </w:r>
      <w:r>
        <w:t>maturation</w:t>
      </w:r>
      <w:r w:rsidRPr="00944905">
        <w:rPr>
          <w:lang w:val="ru-RU"/>
        </w:rPr>
        <w:t xml:space="preserve">, </w:t>
      </w:r>
      <w:r>
        <w:t>neoplasia</w:t>
      </w:r>
      <w:r w:rsidRPr="00944905">
        <w:rPr>
          <w:lang w:val="ru-RU"/>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C8CB7" w15:done="0"/>
  <w15:commentEx w15:paraId="6C64CE76" w15:done="1"/>
  <w15:commentEx w15:paraId="66FA60EA" w15:done="1"/>
  <w15:commentEx w15:paraId="42A222F1" w15:done="1"/>
  <w15:commentEx w15:paraId="13CD6E01" w15:done="0"/>
  <w15:commentEx w15:paraId="21C47E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C8CB7" w16cid:durableId="446C8CB7"/>
  <w16cid:commentId w16cid:paraId="6C64CE76" w16cid:durableId="6C64CE76"/>
  <w16cid:commentId w16cid:paraId="66FA60EA" w16cid:durableId="564981FF"/>
  <w16cid:commentId w16cid:paraId="42A222F1" w16cid:durableId="42A222F1"/>
  <w16cid:commentId w16cid:paraId="13CD6E01" w16cid:durableId="13CD6E01"/>
  <w16cid:commentId w16cid:paraId="21C47E58" w16cid:durableId="21C47E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3287496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ya">
    <w15:presenceInfo w15:providerId="None" w15:userId="Mariya"/>
  </w15:person>
  <w15:person w15:author="Yaroslave Kapushchak">
    <w15:presenceInfo w15:providerId="Windows Live" w15:userId="e91640961c0a8f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A7"/>
    <w:rsid w:val="00007434"/>
    <w:rsid w:val="00013951"/>
    <w:rsid w:val="0001765F"/>
    <w:rsid w:val="000205A3"/>
    <w:rsid w:val="00020D5C"/>
    <w:rsid w:val="0002394C"/>
    <w:rsid w:val="00030E56"/>
    <w:rsid w:val="00032D9C"/>
    <w:rsid w:val="00036121"/>
    <w:rsid w:val="00057DE5"/>
    <w:rsid w:val="00065978"/>
    <w:rsid w:val="00072802"/>
    <w:rsid w:val="000806BC"/>
    <w:rsid w:val="00082893"/>
    <w:rsid w:val="00085101"/>
    <w:rsid w:val="00086D37"/>
    <w:rsid w:val="0009240B"/>
    <w:rsid w:val="000A6E3E"/>
    <w:rsid w:val="000B124A"/>
    <w:rsid w:val="000B3F2F"/>
    <w:rsid w:val="000B636D"/>
    <w:rsid w:val="000D31CF"/>
    <w:rsid w:val="000E600C"/>
    <w:rsid w:val="000E746E"/>
    <w:rsid w:val="000E779B"/>
    <w:rsid w:val="000F0EC4"/>
    <w:rsid w:val="000F42BE"/>
    <w:rsid w:val="00100669"/>
    <w:rsid w:val="00103F0B"/>
    <w:rsid w:val="00106844"/>
    <w:rsid w:val="001220EA"/>
    <w:rsid w:val="0013153D"/>
    <w:rsid w:val="00131582"/>
    <w:rsid w:val="00141B1A"/>
    <w:rsid w:val="00144C60"/>
    <w:rsid w:val="00144D33"/>
    <w:rsid w:val="00144DD5"/>
    <w:rsid w:val="00146A27"/>
    <w:rsid w:val="00151D94"/>
    <w:rsid w:val="00154262"/>
    <w:rsid w:val="0015617F"/>
    <w:rsid w:val="00166D23"/>
    <w:rsid w:val="00167C32"/>
    <w:rsid w:val="00173151"/>
    <w:rsid w:val="00175FFE"/>
    <w:rsid w:val="00183AC4"/>
    <w:rsid w:val="00190D3D"/>
    <w:rsid w:val="001A00A7"/>
    <w:rsid w:val="001A07CC"/>
    <w:rsid w:val="001A1852"/>
    <w:rsid w:val="001B2082"/>
    <w:rsid w:val="001B2149"/>
    <w:rsid w:val="001B5A4A"/>
    <w:rsid w:val="001D38BF"/>
    <w:rsid w:val="001D5237"/>
    <w:rsid w:val="001E0898"/>
    <w:rsid w:val="001E6493"/>
    <w:rsid w:val="001E766B"/>
    <w:rsid w:val="001F194C"/>
    <w:rsid w:val="001F3153"/>
    <w:rsid w:val="001F4BAB"/>
    <w:rsid w:val="00205CD6"/>
    <w:rsid w:val="00213C24"/>
    <w:rsid w:val="002213D4"/>
    <w:rsid w:val="00223D28"/>
    <w:rsid w:val="00241C72"/>
    <w:rsid w:val="00255B5A"/>
    <w:rsid w:val="00271446"/>
    <w:rsid w:val="002A2D7E"/>
    <w:rsid w:val="002A49D3"/>
    <w:rsid w:val="002B43DE"/>
    <w:rsid w:val="002C18B1"/>
    <w:rsid w:val="002C4E1E"/>
    <w:rsid w:val="002C67A7"/>
    <w:rsid w:val="002C7068"/>
    <w:rsid w:val="002D6192"/>
    <w:rsid w:val="002E0AFB"/>
    <w:rsid w:val="002E1B86"/>
    <w:rsid w:val="002E54C6"/>
    <w:rsid w:val="002F0266"/>
    <w:rsid w:val="002F19AE"/>
    <w:rsid w:val="00300371"/>
    <w:rsid w:val="00300840"/>
    <w:rsid w:val="00305A1E"/>
    <w:rsid w:val="003104F3"/>
    <w:rsid w:val="0033137E"/>
    <w:rsid w:val="0033557A"/>
    <w:rsid w:val="00337D54"/>
    <w:rsid w:val="00340C40"/>
    <w:rsid w:val="003415D9"/>
    <w:rsid w:val="003435D2"/>
    <w:rsid w:val="00345068"/>
    <w:rsid w:val="003502F4"/>
    <w:rsid w:val="003503AA"/>
    <w:rsid w:val="00350561"/>
    <w:rsid w:val="003539B5"/>
    <w:rsid w:val="00353FCE"/>
    <w:rsid w:val="00364A1C"/>
    <w:rsid w:val="00381CCE"/>
    <w:rsid w:val="0039006F"/>
    <w:rsid w:val="00393C4C"/>
    <w:rsid w:val="003963D3"/>
    <w:rsid w:val="0039717B"/>
    <w:rsid w:val="003D6A5C"/>
    <w:rsid w:val="003E3C2C"/>
    <w:rsid w:val="003E3D91"/>
    <w:rsid w:val="003F04D2"/>
    <w:rsid w:val="003F71F0"/>
    <w:rsid w:val="00400577"/>
    <w:rsid w:val="00400B61"/>
    <w:rsid w:val="004033F1"/>
    <w:rsid w:val="00410F05"/>
    <w:rsid w:val="004125FE"/>
    <w:rsid w:val="004158BB"/>
    <w:rsid w:val="00426ECB"/>
    <w:rsid w:val="00431BC6"/>
    <w:rsid w:val="004376FF"/>
    <w:rsid w:val="004421C9"/>
    <w:rsid w:val="00442637"/>
    <w:rsid w:val="0044716B"/>
    <w:rsid w:val="00452649"/>
    <w:rsid w:val="00460395"/>
    <w:rsid w:val="00462FBE"/>
    <w:rsid w:val="00463A7B"/>
    <w:rsid w:val="00470566"/>
    <w:rsid w:val="004705D9"/>
    <w:rsid w:val="00482D77"/>
    <w:rsid w:val="004A0F48"/>
    <w:rsid w:val="004B2599"/>
    <w:rsid w:val="004C4A38"/>
    <w:rsid w:val="004D79EE"/>
    <w:rsid w:val="004F1E57"/>
    <w:rsid w:val="004F5523"/>
    <w:rsid w:val="004F5D97"/>
    <w:rsid w:val="00502153"/>
    <w:rsid w:val="0050260B"/>
    <w:rsid w:val="00505C49"/>
    <w:rsid w:val="00510825"/>
    <w:rsid w:val="00514723"/>
    <w:rsid w:val="0053011A"/>
    <w:rsid w:val="00532FCF"/>
    <w:rsid w:val="00534928"/>
    <w:rsid w:val="0053690B"/>
    <w:rsid w:val="0054056A"/>
    <w:rsid w:val="00542B70"/>
    <w:rsid w:val="00542C39"/>
    <w:rsid w:val="005441BB"/>
    <w:rsid w:val="0054453D"/>
    <w:rsid w:val="0055234B"/>
    <w:rsid w:val="005539F6"/>
    <w:rsid w:val="00571A09"/>
    <w:rsid w:val="00590F3A"/>
    <w:rsid w:val="005922C3"/>
    <w:rsid w:val="0059426D"/>
    <w:rsid w:val="005950B1"/>
    <w:rsid w:val="005B09AF"/>
    <w:rsid w:val="005B11B6"/>
    <w:rsid w:val="005C4DA6"/>
    <w:rsid w:val="005C50A2"/>
    <w:rsid w:val="005D0736"/>
    <w:rsid w:val="005D1140"/>
    <w:rsid w:val="005F6378"/>
    <w:rsid w:val="00612A35"/>
    <w:rsid w:val="00614B17"/>
    <w:rsid w:val="00620E84"/>
    <w:rsid w:val="00624D3D"/>
    <w:rsid w:val="00625B8C"/>
    <w:rsid w:val="00630DBE"/>
    <w:rsid w:val="006350B1"/>
    <w:rsid w:val="0064216B"/>
    <w:rsid w:val="006428D9"/>
    <w:rsid w:val="006457D3"/>
    <w:rsid w:val="00655D0F"/>
    <w:rsid w:val="00660D8D"/>
    <w:rsid w:val="00665205"/>
    <w:rsid w:val="0066674B"/>
    <w:rsid w:val="0067745D"/>
    <w:rsid w:val="00683ECA"/>
    <w:rsid w:val="0069142E"/>
    <w:rsid w:val="00691C91"/>
    <w:rsid w:val="006A0442"/>
    <w:rsid w:val="006A1801"/>
    <w:rsid w:val="006A1B8B"/>
    <w:rsid w:val="006A612C"/>
    <w:rsid w:val="006A795F"/>
    <w:rsid w:val="006B21EB"/>
    <w:rsid w:val="006B4D5E"/>
    <w:rsid w:val="006B5D93"/>
    <w:rsid w:val="006D2692"/>
    <w:rsid w:val="006F37B0"/>
    <w:rsid w:val="006F5FF8"/>
    <w:rsid w:val="006F61C2"/>
    <w:rsid w:val="006F6665"/>
    <w:rsid w:val="006F68B9"/>
    <w:rsid w:val="00707D74"/>
    <w:rsid w:val="00711D59"/>
    <w:rsid w:val="00720121"/>
    <w:rsid w:val="00720F4C"/>
    <w:rsid w:val="0072660B"/>
    <w:rsid w:val="00726A8C"/>
    <w:rsid w:val="0075014D"/>
    <w:rsid w:val="00760379"/>
    <w:rsid w:val="00776E9F"/>
    <w:rsid w:val="007812C9"/>
    <w:rsid w:val="0079213F"/>
    <w:rsid w:val="00797DA2"/>
    <w:rsid w:val="007A087A"/>
    <w:rsid w:val="007A25CA"/>
    <w:rsid w:val="007D1F87"/>
    <w:rsid w:val="007D286B"/>
    <w:rsid w:val="007E0918"/>
    <w:rsid w:val="007E1FE8"/>
    <w:rsid w:val="007E39A9"/>
    <w:rsid w:val="007F0546"/>
    <w:rsid w:val="007F0590"/>
    <w:rsid w:val="00801030"/>
    <w:rsid w:val="00830868"/>
    <w:rsid w:val="00837B0E"/>
    <w:rsid w:val="0086228A"/>
    <w:rsid w:val="00875051"/>
    <w:rsid w:val="008800B8"/>
    <w:rsid w:val="00883BCB"/>
    <w:rsid w:val="00892FC6"/>
    <w:rsid w:val="008957FE"/>
    <w:rsid w:val="008A2BF3"/>
    <w:rsid w:val="008A300D"/>
    <w:rsid w:val="008A3501"/>
    <w:rsid w:val="008B3344"/>
    <w:rsid w:val="008C01A4"/>
    <w:rsid w:val="008C364A"/>
    <w:rsid w:val="008C4139"/>
    <w:rsid w:val="008C48E3"/>
    <w:rsid w:val="008C54DA"/>
    <w:rsid w:val="008C736E"/>
    <w:rsid w:val="008D120E"/>
    <w:rsid w:val="008D1A5A"/>
    <w:rsid w:val="008E0489"/>
    <w:rsid w:val="008E0926"/>
    <w:rsid w:val="008F42B0"/>
    <w:rsid w:val="009016B9"/>
    <w:rsid w:val="00902E4D"/>
    <w:rsid w:val="00907C8A"/>
    <w:rsid w:val="00911E59"/>
    <w:rsid w:val="009229B9"/>
    <w:rsid w:val="00933FEB"/>
    <w:rsid w:val="009378EF"/>
    <w:rsid w:val="00943B96"/>
    <w:rsid w:val="00944905"/>
    <w:rsid w:val="00944D15"/>
    <w:rsid w:val="00956841"/>
    <w:rsid w:val="0096142B"/>
    <w:rsid w:val="00963B1A"/>
    <w:rsid w:val="00972A7F"/>
    <w:rsid w:val="00976B07"/>
    <w:rsid w:val="00987BC2"/>
    <w:rsid w:val="009A20AB"/>
    <w:rsid w:val="009B7991"/>
    <w:rsid w:val="009C13BB"/>
    <w:rsid w:val="009D0F5A"/>
    <w:rsid w:val="009D14E9"/>
    <w:rsid w:val="009D2FA1"/>
    <w:rsid w:val="009D6D69"/>
    <w:rsid w:val="009E39D0"/>
    <w:rsid w:val="009E3E45"/>
    <w:rsid w:val="009F1B68"/>
    <w:rsid w:val="00A020F2"/>
    <w:rsid w:val="00A174BA"/>
    <w:rsid w:val="00A21DFE"/>
    <w:rsid w:val="00A26A8C"/>
    <w:rsid w:val="00A27992"/>
    <w:rsid w:val="00A3075F"/>
    <w:rsid w:val="00A42F65"/>
    <w:rsid w:val="00A4339B"/>
    <w:rsid w:val="00A538FD"/>
    <w:rsid w:val="00A55198"/>
    <w:rsid w:val="00A55ABD"/>
    <w:rsid w:val="00A70C3E"/>
    <w:rsid w:val="00A72768"/>
    <w:rsid w:val="00AA1FF3"/>
    <w:rsid w:val="00AB1ACB"/>
    <w:rsid w:val="00AB2354"/>
    <w:rsid w:val="00AB2792"/>
    <w:rsid w:val="00AB2D8C"/>
    <w:rsid w:val="00AB2E68"/>
    <w:rsid w:val="00AB4E0B"/>
    <w:rsid w:val="00AB748C"/>
    <w:rsid w:val="00AC13E3"/>
    <w:rsid w:val="00AD206C"/>
    <w:rsid w:val="00AD521B"/>
    <w:rsid w:val="00AD5742"/>
    <w:rsid w:val="00AD59F5"/>
    <w:rsid w:val="00AD6589"/>
    <w:rsid w:val="00AE360C"/>
    <w:rsid w:val="00AE4ADC"/>
    <w:rsid w:val="00AF2333"/>
    <w:rsid w:val="00AF2F77"/>
    <w:rsid w:val="00AF3BF3"/>
    <w:rsid w:val="00B00FFC"/>
    <w:rsid w:val="00B07107"/>
    <w:rsid w:val="00B15EF7"/>
    <w:rsid w:val="00B264A2"/>
    <w:rsid w:val="00B374B8"/>
    <w:rsid w:val="00B407CB"/>
    <w:rsid w:val="00B576FB"/>
    <w:rsid w:val="00B60DE6"/>
    <w:rsid w:val="00B64B3D"/>
    <w:rsid w:val="00B64C2C"/>
    <w:rsid w:val="00B74AC9"/>
    <w:rsid w:val="00B83098"/>
    <w:rsid w:val="00B921F5"/>
    <w:rsid w:val="00B9664B"/>
    <w:rsid w:val="00BA1991"/>
    <w:rsid w:val="00BA3FB2"/>
    <w:rsid w:val="00BB3000"/>
    <w:rsid w:val="00BB33E6"/>
    <w:rsid w:val="00BC6D0A"/>
    <w:rsid w:val="00BD0978"/>
    <w:rsid w:val="00BE4248"/>
    <w:rsid w:val="00C01421"/>
    <w:rsid w:val="00C150C1"/>
    <w:rsid w:val="00C228FB"/>
    <w:rsid w:val="00C25E63"/>
    <w:rsid w:val="00C33A97"/>
    <w:rsid w:val="00C357E2"/>
    <w:rsid w:val="00C428B8"/>
    <w:rsid w:val="00C50AEE"/>
    <w:rsid w:val="00C532C6"/>
    <w:rsid w:val="00C55F97"/>
    <w:rsid w:val="00C64A43"/>
    <w:rsid w:val="00C6529A"/>
    <w:rsid w:val="00C70844"/>
    <w:rsid w:val="00C70AB2"/>
    <w:rsid w:val="00C738C9"/>
    <w:rsid w:val="00C77BF7"/>
    <w:rsid w:val="00C94556"/>
    <w:rsid w:val="00CA468B"/>
    <w:rsid w:val="00CA5D2F"/>
    <w:rsid w:val="00CB41E0"/>
    <w:rsid w:val="00CD049B"/>
    <w:rsid w:val="00CD08FC"/>
    <w:rsid w:val="00CD0A8F"/>
    <w:rsid w:val="00CE0C08"/>
    <w:rsid w:val="00CE3639"/>
    <w:rsid w:val="00CF149C"/>
    <w:rsid w:val="00CF5A10"/>
    <w:rsid w:val="00D03E02"/>
    <w:rsid w:val="00D10DDB"/>
    <w:rsid w:val="00D12E93"/>
    <w:rsid w:val="00D15203"/>
    <w:rsid w:val="00D25240"/>
    <w:rsid w:val="00D274D0"/>
    <w:rsid w:val="00D50D4A"/>
    <w:rsid w:val="00D512D3"/>
    <w:rsid w:val="00D52ACE"/>
    <w:rsid w:val="00D54EE7"/>
    <w:rsid w:val="00D54F7B"/>
    <w:rsid w:val="00D60557"/>
    <w:rsid w:val="00D619CE"/>
    <w:rsid w:val="00D7064B"/>
    <w:rsid w:val="00D72825"/>
    <w:rsid w:val="00D76CBC"/>
    <w:rsid w:val="00D92967"/>
    <w:rsid w:val="00D93BAB"/>
    <w:rsid w:val="00DA7E16"/>
    <w:rsid w:val="00DA7F7D"/>
    <w:rsid w:val="00DB222F"/>
    <w:rsid w:val="00DB383E"/>
    <w:rsid w:val="00DB44DE"/>
    <w:rsid w:val="00DC2809"/>
    <w:rsid w:val="00DC3695"/>
    <w:rsid w:val="00DC4862"/>
    <w:rsid w:val="00DC59B1"/>
    <w:rsid w:val="00DC5F57"/>
    <w:rsid w:val="00DD0F3E"/>
    <w:rsid w:val="00DE1B43"/>
    <w:rsid w:val="00DE3C0A"/>
    <w:rsid w:val="00DF326E"/>
    <w:rsid w:val="00DF6508"/>
    <w:rsid w:val="00DF728B"/>
    <w:rsid w:val="00E03D83"/>
    <w:rsid w:val="00E11AA3"/>
    <w:rsid w:val="00E11F06"/>
    <w:rsid w:val="00E224D5"/>
    <w:rsid w:val="00E24C65"/>
    <w:rsid w:val="00E31757"/>
    <w:rsid w:val="00E31D20"/>
    <w:rsid w:val="00E32532"/>
    <w:rsid w:val="00E348BE"/>
    <w:rsid w:val="00E34F1C"/>
    <w:rsid w:val="00E35521"/>
    <w:rsid w:val="00E42746"/>
    <w:rsid w:val="00E54646"/>
    <w:rsid w:val="00E546BF"/>
    <w:rsid w:val="00E5477F"/>
    <w:rsid w:val="00E65FB2"/>
    <w:rsid w:val="00E70A5E"/>
    <w:rsid w:val="00E72594"/>
    <w:rsid w:val="00E82673"/>
    <w:rsid w:val="00E85033"/>
    <w:rsid w:val="00E91998"/>
    <w:rsid w:val="00E94FE5"/>
    <w:rsid w:val="00EA0E34"/>
    <w:rsid w:val="00EA61AB"/>
    <w:rsid w:val="00EC464F"/>
    <w:rsid w:val="00ED2075"/>
    <w:rsid w:val="00EE0615"/>
    <w:rsid w:val="00EE2144"/>
    <w:rsid w:val="00EE7985"/>
    <w:rsid w:val="00EF5E2B"/>
    <w:rsid w:val="00F006C0"/>
    <w:rsid w:val="00F06D42"/>
    <w:rsid w:val="00F10A33"/>
    <w:rsid w:val="00F13FDC"/>
    <w:rsid w:val="00F17E2E"/>
    <w:rsid w:val="00F31667"/>
    <w:rsid w:val="00F32B6D"/>
    <w:rsid w:val="00F352C5"/>
    <w:rsid w:val="00F43C8D"/>
    <w:rsid w:val="00F467CA"/>
    <w:rsid w:val="00F53042"/>
    <w:rsid w:val="00F65EB4"/>
    <w:rsid w:val="00F70378"/>
    <w:rsid w:val="00F71BA3"/>
    <w:rsid w:val="00F71C35"/>
    <w:rsid w:val="00F874F6"/>
    <w:rsid w:val="00F87B50"/>
    <w:rsid w:val="00F90EA9"/>
    <w:rsid w:val="00F92F0B"/>
    <w:rsid w:val="00F95D48"/>
    <w:rsid w:val="00FB42C4"/>
    <w:rsid w:val="00FC4100"/>
    <w:rsid w:val="00FE27D9"/>
    <w:rsid w:val="00FE2DA0"/>
    <w:rsid w:val="00FE7F70"/>
    <w:rsid w:val="00FF5E9B"/>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B61"/>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customStyle="1" w:styleId="UnresolvedMention1">
    <w:name w:val="Unresolved Mention1"/>
    <w:basedOn w:val="DefaultParagraphFont"/>
    <w:uiPriority w:val="99"/>
    <w:semiHidden/>
    <w:unhideWhenUsed/>
    <w:rsid w:val="00B407CB"/>
    <w:rPr>
      <w:color w:val="605E5C"/>
      <w:shd w:val="clear" w:color="auto" w:fill="E1DFDD"/>
    </w:rPr>
  </w:style>
  <w:style w:type="character" w:styleId="CommentReference">
    <w:name w:val="annotation reference"/>
    <w:basedOn w:val="DefaultParagraphFont"/>
    <w:uiPriority w:val="99"/>
    <w:semiHidden/>
    <w:unhideWhenUsed/>
    <w:rsid w:val="00711D59"/>
    <w:rPr>
      <w:sz w:val="16"/>
      <w:szCs w:val="16"/>
    </w:rPr>
  </w:style>
  <w:style w:type="paragraph" w:styleId="CommentText">
    <w:name w:val="annotation text"/>
    <w:basedOn w:val="Normal"/>
    <w:link w:val="CommentTextChar"/>
    <w:uiPriority w:val="99"/>
    <w:semiHidden/>
    <w:unhideWhenUsed/>
    <w:rsid w:val="00711D59"/>
    <w:pPr>
      <w:spacing w:line="240" w:lineRule="auto"/>
    </w:pPr>
    <w:rPr>
      <w:sz w:val="20"/>
      <w:szCs w:val="20"/>
    </w:rPr>
  </w:style>
  <w:style w:type="character" w:customStyle="1" w:styleId="CommentTextChar">
    <w:name w:val="Comment Text Char"/>
    <w:basedOn w:val="DefaultParagraphFont"/>
    <w:link w:val="CommentText"/>
    <w:uiPriority w:val="99"/>
    <w:semiHidden/>
    <w:rsid w:val="00711D59"/>
    <w:rPr>
      <w:sz w:val="20"/>
      <w:szCs w:val="20"/>
    </w:rPr>
  </w:style>
  <w:style w:type="paragraph" w:styleId="CommentSubject">
    <w:name w:val="annotation subject"/>
    <w:basedOn w:val="CommentText"/>
    <w:next w:val="CommentText"/>
    <w:link w:val="CommentSubjectChar"/>
    <w:uiPriority w:val="99"/>
    <w:semiHidden/>
    <w:unhideWhenUsed/>
    <w:rsid w:val="00711D59"/>
    <w:rPr>
      <w:b/>
      <w:bCs/>
    </w:rPr>
  </w:style>
  <w:style w:type="character" w:customStyle="1" w:styleId="CommentSubjectChar">
    <w:name w:val="Comment Subject Char"/>
    <w:basedOn w:val="CommentTextChar"/>
    <w:link w:val="CommentSubject"/>
    <w:uiPriority w:val="99"/>
    <w:semiHidden/>
    <w:rsid w:val="00711D59"/>
    <w:rPr>
      <w:b/>
      <w:bCs/>
      <w:sz w:val="20"/>
      <w:szCs w:val="20"/>
    </w:rPr>
  </w:style>
  <w:style w:type="paragraph" w:styleId="BalloonText">
    <w:name w:val="Balloon Text"/>
    <w:basedOn w:val="Normal"/>
    <w:link w:val="BalloonTextChar"/>
    <w:uiPriority w:val="99"/>
    <w:semiHidden/>
    <w:unhideWhenUsed/>
    <w:rsid w:val="00711D5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1D59"/>
    <w:rPr>
      <w:rFonts w:ascii="Segoe UI" w:hAnsi="Segoe UI" w:cs="Segoe UI"/>
      <w:sz w:val="18"/>
      <w:szCs w:val="18"/>
    </w:rPr>
  </w:style>
  <w:style w:type="paragraph" w:styleId="Revision">
    <w:name w:val="Revision"/>
    <w:hidden/>
    <w:uiPriority w:val="99"/>
    <w:semiHidden/>
    <w:rsid w:val="00D12E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1234</TotalTime>
  <Pages>10</Pages>
  <Words>4128</Words>
  <Characters>23536</Characters>
  <Application>Microsoft Office Word</Application>
  <DocSecurity>0</DocSecurity>
  <Lines>196</Lines>
  <Paragraphs>55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440</cp:revision>
  <dcterms:created xsi:type="dcterms:W3CDTF">2026-06-29T06:49:00Z</dcterms:created>
  <dcterms:modified xsi:type="dcterms:W3CDTF">2026-10-05T06:29:00Z</dcterms:modified>
</cp:coreProperties>
</file>