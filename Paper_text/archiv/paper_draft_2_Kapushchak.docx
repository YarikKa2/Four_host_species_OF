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761FCA" w14:textId="301544BD" w:rsidR="00711D59" w:rsidRDefault="00711D59" w:rsidP="00EA61AB">
      <w:pPr>
        <w:spacing w:after="0" w:line="276" w:lineRule="auto"/>
        <w:jc w:val="both"/>
        <w:rPr>
          <w:ins w:id="0" w:author="Mariya" w:date="2026-09-26T19:19:00Z"/>
          <w:rFonts w:ascii="Times New Roman" w:hAnsi="Times New Roman" w:cs="Times New Roman"/>
          <w:b/>
          <w:bCs/>
        </w:rPr>
      </w:pPr>
      <w:bookmarkStart w:id="1" w:name="_Hlk241077641"/>
      <w:bookmarkEnd w:id="1"/>
      <w:commentRangeStart w:id="2"/>
      <w:ins w:id="3" w:author="Mariya" w:date="2026-09-26T19:19:00Z">
        <w:r>
          <w:rPr>
            <w:rFonts w:ascii="Times New Roman" w:hAnsi="Times New Roman" w:cs="Times New Roman"/>
            <w:b/>
            <w:bCs/>
          </w:rPr>
          <w:t xml:space="preserve">Establishment of animal model for Opisthorchis </w:t>
        </w:r>
        <w:proofErr w:type="spellStart"/>
        <w:r>
          <w:rPr>
            <w:rFonts w:ascii="Times New Roman" w:hAnsi="Times New Roman" w:cs="Times New Roman"/>
            <w:b/>
            <w:bCs/>
          </w:rPr>
          <w:t>felineus</w:t>
        </w:r>
        <w:proofErr w:type="spellEnd"/>
        <w:r>
          <w:rPr>
            <w:rFonts w:ascii="Times New Roman" w:hAnsi="Times New Roman" w:cs="Times New Roman"/>
            <w:b/>
            <w:bCs/>
          </w:rPr>
          <w:t xml:space="preserve"> liver fluke infection</w:t>
        </w:r>
        <w:commentRangeEnd w:id="2"/>
        <w:r>
          <w:rPr>
            <w:rStyle w:val="af"/>
          </w:rPr>
          <w:commentReference w:id="2"/>
        </w:r>
      </w:ins>
    </w:p>
    <w:p w14:paraId="3AFAD93B" w14:textId="77777777" w:rsidR="00711D59" w:rsidRDefault="00711D59" w:rsidP="00EA61AB">
      <w:pPr>
        <w:spacing w:after="0" w:line="276" w:lineRule="auto"/>
        <w:jc w:val="both"/>
        <w:rPr>
          <w:ins w:id="4" w:author="Mariya" w:date="2026-09-26T19:19:00Z"/>
          <w:rFonts w:ascii="Times New Roman" w:hAnsi="Times New Roman" w:cs="Times New Roman"/>
          <w:b/>
          <w:bCs/>
        </w:rPr>
      </w:pPr>
    </w:p>
    <w:p w14:paraId="0967FF3F" w14:textId="74A8BD61" w:rsidR="00F006C0" w:rsidRPr="00D92967" w:rsidRDefault="00F006C0" w:rsidP="00EA61AB">
      <w:pPr>
        <w:spacing w:after="0" w:line="276" w:lineRule="auto"/>
        <w:jc w:val="both"/>
        <w:rPr>
          <w:rFonts w:ascii="Times New Roman" w:hAnsi="Times New Roman" w:cs="Times New Roman"/>
          <w:b/>
          <w:bCs/>
        </w:rPr>
      </w:pPr>
      <w:r w:rsidRPr="00D92967">
        <w:rPr>
          <w:rFonts w:ascii="Times New Roman" w:hAnsi="Times New Roman" w:cs="Times New Roman"/>
          <w:b/>
          <w:bCs/>
        </w:rPr>
        <w:t xml:space="preserve">Introduction </w:t>
      </w:r>
    </w:p>
    <w:p w14:paraId="68AD5825" w14:textId="01D3AE69" w:rsidR="00151D94" w:rsidRPr="00D92967" w:rsidRDefault="00F006C0" w:rsidP="00EA61AB">
      <w:pPr>
        <w:spacing w:after="0" w:line="276" w:lineRule="auto"/>
        <w:jc w:val="both"/>
        <w:rPr>
          <w:rFonts w:ascii="Times New Roman" w:hAnsi="Times New Roman" w:cs="Times New Roman"/>
          <w:lang w:val="ru-RU"/>
        </w:rPr>
      </w:pPr>
      <w:r w:rsidRPr="00D92967">
        <w:rPr>
          <w:rFonts w:ascii="Times New Roman" w:hAnsi="Times New Roman" w:cs="Times New Roman"/>
          <w:lang w:val="ru-RU"/>
        </w:rPr>
        <w:t>Описторхоз</w:t>
      </w:r>
      <w:r w:rsidRPr="00D92967">
        <w:rPr>
          <w:rFonts w:ascii="Times New Roman" w:hAnsi="Times New Roman" w:cs="Times New Roman"/>
        </w:rPr>
        <w:t xml:space="preserve"> – </w:t>
      </w:r>
      <w:r w:rsidRPr="00D92967">
        <w:rPr>
          <w:rFonts w:ascii="Times New Roman" w:hAnsi="Times New Roman" w:cs="Times New Roman"/>
          <w:lang w:val="ru-RU"/>
        </w:rPr>
        <w:t>это</w:t>
      </w:r>
      <w:r w:rsidRPr="00D92967">
        <w:rPr>
          <w:rFonts w:ascii="Times New Roman" w:hAnsi="Times New Roman" w:cs="Times New Roman"/>
        </w:rPr>
        <w:t xml:space="preserve"> </w:t>
      </w:r>
      <w:r w:rsidRPr="00D92967">
        <w:rPr>
          <w:rFonts w:ascii="Times New Roman" w:hAnsi="Times New Roman" w:cs="Times New Roman"/>
          <w:lang w:val="ru-RU"/>
        </w:rPr>
        <w:t>заболевание</w:t>
      </w:r>
      <w:r w:rsidRPr="00D92967">
        <w:rPr>
          <w:rFonts w:ascii="Times New Roman" w:hAnsi="Times New Roman" w:cs="Times New Roman"/>
        </w:rPr>
        <w:t xml:space="preserve">, </w:t>
      </w:r>
      <w:r w:rsidRPr="00D92967">
        <w:rPr>
          <w:rFonts w:ascii="Times New Roman" w:hAnsi="Times New Roman" w:cs="Times New Roman"/>
          <w:lang w:val="ru-RU"/>
        </w:rPr>
        <w:t>вызываемое</w:t>
      </w:r>
      <w:r w:rsidRPr="00D92967">
        <w:rPr>
          <w:rFonts w:ascii="Times New Roman" w:hAnsi="Times New Roman" w:cs="Times New Roman"/>
        </w:rPr>
        <w:t xml:space="preserve"> </w:t>
      </w:r>
      <w:r w:rsidR="00E32532" w:rsidRPr="00D92967">
        <w:rPr>
          <w:rFonts w:ascii="Times New Roman" w:hAnsi="Times New Roman" w:cs="Times New Roman"/>
        </w:rPr>
        <w:t>food borne trematodes</w:t>
      </w:r>
      <w:ins w:id="5" w:author="Mariya" w:date="2026-09-26T19:13:00Z">
        <w:r w:rsidR="00711D59" w:rsidRPr="00711D59">
          <w:rPr>
            <w:rFonts w:ascii="Times New Roman" w:hAnsi="Times New Roman" w:cs="Times New Roman"/>
            <w:rPrChange w:id="6" w:author="Mariya" w:date="2026-09-26T19:13:00Z">
              <w:rPr>
                <w:rFonts w:ascii="Times New Roman" w:hAnsi="Times New Roman" w:cs="Times New Roman"/>
                <w:lang w:val="ru-RU"/>
              </w:rPr>
            </w:rPrChange>
          </w:rPr>
          <w:t xml:space="preserve">, </w:t>
        </w:r>
        <w:r w:rsidR="00711D59">
          <w:rPr>
            <w:rFonts w:ascii="Times New Roman" w:hAnsi="Times New Roman" w:cs="Times New Roman"/>
            <w:lang w:val="ru-RU"/>
          </w:rPr>
          <w:t>таких</w:t>
        </w:r>
        <w:r w:rsidR="00711D59" w:rsidRPr="00711D59">
          <w:rPr>
            <w:rFonts w:ascii="Times New Roman" w:hAnsi="Times New Roman" w:cs="Times New Roman"/>
            <w:rPrChange w:id="7" w:author="Mariya" w:date="2026-09-26T19:13:00Z">
              <w:rPr>
                <w:rFonts w:ascii="Times New Roman" w:hAnsi="Times New Roman" w:cs="Times New Roman"/>
                <w:lang w:val="ru-RU"/>
              </w:rPr>
            </w:rPrChange>
          </w:rPr>
          <w:t xml:space="preserve"> </w:t>
        </w:r>
        <w:r w:rsidR="00711D59">
          <w:rPr>
            <w:rFonts w:ascii="Times New Roman" w:hAnsi="Times New Roman" w:cs="Times New Roman"/>
            <w:lang w:val="ru-RU"/>
          </w:rPr>
          <w:t>как</w:t>
        </w:r>
        <w:r w:rsidR="00711D59" w:rsidRPr="00711D59">
          <w:rPr>
            <w:rFonts w:ascii="Times New Roman" w:hAnsi="Times New Roman" w:cs="Times New Roman"/>
            <w:rPrChange w:id="8" w:author="Mariya" w:date="2026-09-26T19:13:00Z">
              <w:rPr>
                <w:rFonts w:ascii="Times New Roman" w:hAnsi="Times New Roman" w:cs="Times New Roman"/>
                <w:lang w:val="ru-RU"/>
              </w:rPr>
            </w:rPrChange>
          </w:rPr>
          <w:t xml:space="preserve"> </w:t>
        </w:r>
        <w:r w:rsidR="00711D59">
          <w:rPr>
            <w:rFonts w:ascii="Times New Roman" w:hAnsi="Times New Roman" w:cs="Times New Roman"/>
          </w:rPr>
          <w:t>liver flukes</w:t>
        </w:r>
      </w:ins>
      <w:r w:rsidR="00E32532" w:rsidRPr="00D92967">
        <w:rPr>
          <w:rFonts w:ascii="Times New Roman" w:hAnsi="Times New Roman" w:cs="Times New Roman"/>
        </w:rPr>
        <w:t xml:space="preserve"> Opisthorchis </w:t>
      </w:r>
      <w:proofErr w:type="spellStart"/>
      <w:r w:rsidR="00E32532" w:rsidRPr="00D92967">
        <w:rPr>
          <w:rFonts w:ascii="Times New Roman" w:hAnsi="Times New Roman" w:cs="Times New Roman"/>
        </w:rPr>
        <w:t>felineus</w:t>
      </w:r>
      <w:proofErr w:type="spellEnd"/>
      <w:r w:rsidR="00E32532" w:rsidRPr="00D92967">
        <w:rPr>
          <w:rFonts w:ascii="Times New Roman" w:hAnsi="Times New Roman" w:cs="Times New Roman"/>
        </w:rPr>
        <w:t xml:space="preserve">, Opisthorchis </w:t>
      </w:r>
      <w:proofErr w:type="spellStart"/>
      <w:r w:rsidR="00E32532" w:rsidRPr="00D92967">
        <w:rPr>
          <w:rFonts w:ascii="Times New Roman" w:hAnsi="Times New Roman" w:cs="Times New Roman"/>
        </w:rPr>
        <w:t>viverrini</w:t>
      </w:r>
      <w:proofErr w:type="spellEnd"/>
      <w:r w:rsidR="00E32532" w:rsidRPr="00D92967">
        <w:rPr>
          <w:rFonts w:ascii="Times New Roman" w:hAnsi="Times New Roman" w:cs="Times New Roman"/>
        </w:rPr>
        <w:t xml:space="preserve"> and </w:t>
      </w:r>
      <w:proofErr w:type="spellStart"/>
      <w:r w:rsidR="00E32532" w:rsidRPr="00D92967">
        <w:rPr>
          <w:rFonts w:ascii="Times New Roman" w:hAnsi="Times New Roman" w:cs="Times New Roman"/>
        </w:rPr>
        <w:t>Clonorchis</w:t>
      </w:r>
      <w:proofErr w:type="spellEnd"/>
      <w:r w:rsidR="00E32532" w:rsidRPr="00D92967">
        <w:rPr>
          <w:rFonts w:ascii="Times New Roman" w:hAnsi="Times New Roman" w:cs="Times New Roman"/>
        </w:rPr>
        <w:t xml:space="preserve"> </w:t>
      </w:r>
      <w:proofErr w:type="spellStart"/>
      <w:r w:rsidR="00E32532" w:rsidRPr="00D92967">
        <w:rPr>
          <w:rFonts w:ascii="Times New Roman" w:hAnsi="Times New Roman" w:cs="Times New Roman"/>
        </w:rPr>
        <w:t>sinensis</w:t>
      </w:r>
      <w:proofErr w:type="spellEnd"/>
      <w:r w:rsidR="00E32532" w:rsidRPr="00D92967">
        <w:rPr>
          <w:rFonts w:ascii="Times New Roman" w:hAnsi="Times New Roman" w:cs="Times New Roman"/>
        </w:rPr>
        <w:t>. O</w:t>
      </w:r>
      <w:r w:rsidR="00E32532" w:rsidRPr="00D92967">
        <w:rPr>
          <w:rFonts w:ascii="Times New Roman" w:hAnsi="Times New Roman" w:cs="Times New Roman"/>
          <w:lang w:val="ru-RU"/>
        </w:rPr>
        <w:t xml:space="preserve">. </w:t>
      </w:r>
      <w:proofErr w:type="spellStart"/>
      <w:r w:rsidR="00E32532" w:rsidRPr="00D92967">
        <w:rPr>
          <w:rFonts w:ascii="Times New Roman" w:hAnsi="Times New Roman" w:cs="Times New Roman"/>
        </w:rPr>
        <w:t>felineus</w:t>
      </w:r>
      <w:proofErr w:type="spellEnd"/>
      <w:r w:rsidR="00E32532" w:rsidRPr="00D92967">
        <w:rPr>
          <w:rFonts w:ascii="Times New Roman" w:hAnsi="Times New Roman" w:cs="Times New Roman"/>
          <w:lang w:val="ru-RU"/>
        </w:rPr>
        <w:t xml:space="preserve"> распространен на территории Российской Федерации, </w:t>
      </w:r>
      <w:r w:rsidR="003415D9" w:rsidRPr="00D92967">
        <w:rPr>
          <w:rFonts w:ascii="Times New Roman" w:hAnsi="Times New Roman" w:cs="Times New Roman"/>
          <w:lang w:val="ru-RU"/>
        </w:rPr>
        <w:t xml:space="preserve">преимущественно </w:t>
      </w:r>
      <w:r w:rsidR="00E32532" w:rsidRPr="00D92967">
        <w:rPr>
          <w:rFonts w:ascii="Times New Roman" w:hAnsi="Times New Roman" w:cs="Times New Roman"/>
          <w:lang w:val="ru-RU"/>
        </w:rPr>
        <w:t xml:space="preserve">в </w:t>
      </w:r>
      <w:r w:rsidR="006F6665" w:rsidRPr="00D92967">
        <w:rPr>
          <w:rFonts w:ascii="Times New Roman" w:hAnsi="Times New Roman" w:cs="Times New Roman"/>
          <w:lang w:val="ru-RU"/>
        </w:rPr>
        <w:t>Западной Сибири</w:t>
      </w:r>
      <w:r w:rsidR="00E32532" w:rsidRPr="00D92967">
        <w:rPr>
          <w:rFonts w:ascii="Times New Roman" w:hAnsi="Times New Roman" w:cs="Times New Roman"/>
          <w:lang w:val="ru-RU"/>
        </w:rPr>
        <w:t>.</w:t>
      </w:r>
      <w:r w:rsidR="00D10DDB" w:rsidRPr="00D92967">
        <w:rPr>
          <w:rFonts w:ascii="Times New Roman" w:hAnsi="Times New Roman" w:cs="Times New Roman"/>
          <w:lang w:val="ru-RU"/>
        </w:rPr>
        <w:t xml:space="preserve"> </w:t>
      </w:r>
      <w:proofErr w:type="spellStart"/>
      <w:r w:rsidR="00801030">
        <w:rPr>
          <w:rFonts w:ascii="Times New Roman" w:hAnsi="Times New Roman" w:cs="Times New Roman"/>
        </w:rPr>
        <w:t>O</w:t>
      </w:r>
      <w:r w:rsidR="00A26A8C" w:rsidRPr="00D92967">
        <w:rPr>
          <w:rFonts w:ascii="Times New Roman" w:hAnsi="Times New Roman" w:cs="Times New Roman"/>
        </w:rPr>
        <w:t>pisthorchiasis</w:t>
      </w:r>
      <w:proofErr w:type="spellEnd"/>
      <w:r w:rsidR="00801030">
        <w:rPr>
          <w:rFonts w:ascii="Times New Roman" w:hAnsi="Times New Roman" w:cs="Times New Roman"/>
        </w:rPr>
        <w:t xml:space="preserve"> </w:t>
      </w:r>
      <w:r w:rsidR="00801030" w:rsidRPr="00D92967">
        <w:rPr>
          <w:rFonts w:ascii="Times New Roman" w:hAnsi="Times New Roman" w:cs="Times New Roman"/>
        </w:rPr>
        <w:t>induced</w:t>
      </w:r>
      <w:r w:rsidR="00801030">
        <w:rPr>
          <w:rFonts w:ascii="Times New Roman" w:hAnsi="Times New Roman" w:cs="Times New Roman"/>
        </w:rPr>
        <w:t xml:space="preserve"> by </w:t>
      </w:r>
      <w:r w:rsidR="00801030" w:rsidRPr="00D92967">
        <w:rPr>
          <w:rFonts w:ascii="Times New Roman" w:hAnsi="Times New Roman" w:cs="Times New Roman"/>
        </w:rPr>
        <w:t xml:space="preserve">O. </w:t>
      </w:r>
      <w:proofErr w:type="spellStart"/>
      <w:r w:rsidR="00801030" w:rsidRPr="00D92967">
        <w:rPr>
          <w:rFonts w:ascii="Times New Roman" w:hAnsi="Times New Roman" w:cs="Times New Roman"/>
        </w:rPr>
        <w:t>felineus</w:t>
      </w:r>
      <w:proofErr w:type="spellEnd"/>
      <w:r w:rsidR="00A26A8C" w:rsidRPr="00D92967">
        <w:rPr>
          <w:rFonts w:ascii="Times New Roman" w:hAnsi="Times New Roman" w:cs="Times New Roman"/>
        </w:rPr>
        <w:t xml:space="preserve"> </w:t>
      </w:r>
      <w:r w:rsidR="00CF149C" w:rsidRPr="00D92967">
        <w:rPr>
          <w:rFonts w:ascii="Times New Roman" w:hAnsi="Times New Roman" w:cs="Times New Roman"/>
        </w:rPr>
        <w:t>is</w:t>
      </w:r>
      <w:r w:rsidR="00AD6589" w:rsidRPr="00D92967">
        <w:rPr>
          <w:rFonts w:ascii="Times New Roman" w:hAnsi="Times New Roman" w:cs="Times New Roman"/>
        </w:rPr>
        <w:t xml:space="preserve"> a</w:t>
      </w:r>
      <w:r w:rsidR="00CF149C" w:rsidRPr="00D92967">
        <w:rPr>
          <w:rFonts w:ascii="Times New Roman" w:hAnsi="Times New Roman" w:cs="Times New Roman"/>
        </w:rPr>
        <w:t xml:space="preserve"> major</w:t>
      </w:r>
      <w:r w:rsidR="006A0442" w:rsidRPr="00D92967">
        <w:rPr>
          <w:rFonts w:ascii="Times New Roman" w:hAnsi="Times New Roman" w:cs="Times New Roman"/>
        </w:rPr>
        <w:t xml:space="preserve"> health</w:t>
      </w:r>
      <w:r w:rsidR="00CF149C" w:rsidRPr="00D92967">
        <w:rPr>
          <w:rFonts w:ascii="Times New Roman" w:hAnsi="Times New Roman" w:cs="Times New Roman"/>
        </w:rPr>
        <w:t xml:space="preserve"> problem for people </w:t>
      </w:r>
      <w:r w:rsidR="00393C4C" w:rsidRPr="00D92967">
        <w:rPr>
          <w:rFonts w:ascii="Times New Roman" w:hAnsi="Times New Roman" w:cs="Times New Roman"/>
        </w:rPr>
        <w:t>in</w:t>
      </w:r>
      <w:r w:rsidR="00CF149C" w:rsidRPr="00D92967">
        <w:rPr>
          <w:rFonts w:ascii="Times New Roman" w:hAnsi="Times New Roman" w:cs="Times New Roman"/>
        </w:rPr>
        <w:t xml:space="preserve"> this region especially in rural area</w:t>
      </w:r>
      <w:r w:rsidR="00E32532" w:rsidRPr="00D92967">
        <w:rPr>
          <w:rFonts w:ascii="Times New Roman" w:hAnsi="Times New Roman" w:cs="Times New Roman"/>
        </w:rPr>
        <w:t xml:space="preserve">. </w:t>
      </w:r>
      <w:r w:rsidR="00E32532" w:rsidRPr="00D92967">
        <w:rPr>
          <w:rFonts w:ascii="Times New Roman" w:hAnsi="Times New Roman" w:cs="Times New Roman"/>
          <w:lang w:val="ru-RU"/>
        </w:rPr>
        <w:t>В</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отдельных</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деревнях</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уровень</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заражения</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может</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превышать</w:t>
      </w:r>
      <w:r w:rsidR="00E32532" w:rsidRPr="0054056A">
        <w:rPr>
          <w:rFonts w:ascii="Times New Roman" w:hAnsi="Times New Roman" w:cs="Times New Roman"/>
          <w:lang w:val="ru-RU"/>
        </w:rPr>
        <w:t xml:space="preserve"> 50% (</w:t>
      </w:r>
      <w:proofErr w:type="spellStart"/>
      <w:r w:rsidR="00E32532" w:rsidRPr="00D92967">
        <w:rPr>
          <w:rFonts w:ascii="Times New Roman" w:hAnsi="Times New Roman" w:cs="Times New Roman"/>
        </w:rPr>
        <w:t>Fedorova</w:t>
      </w:r>
      <w:proofErr w:type="spellEnd"/>
      <w:r w:rsidR="00E32532" w:rsidRPr="0054056A">
        <w:rPr>
          <w:rFonts w:ascii="Times New Roman" w:hAnsi="Times New Roman" w:cs="Times New Roman"/>
          <w:lang w:val="ru-RU"/>
        </w:rPr>
        <w:t xml:space="preserve"> </w:t>
      </w:r>
      <w:r w:rsidR="00E32532" w:rsidRPr="00D92967">
        <w:rPr>
          <w:rFonts w:ascii="Times New Roman" w:hAnsi="Times New Roman" w:cs="Times New Roman"/>
        </w:rPr>
        <w:t>et</w:t>
      </w:r>
      <w:r w:rsidR="00E32532" w:rsidRPr="0054056A">
        <w:rPr>
          <w:rFonts w:ascii="Times New Roman" w:hAnsi="Times New Roman" w:cs="Times New Roman"/>
          <w:lang w:val="ru-RU"/>
        </w:rPr>
        <w:t xml:space="preserve"> </w:t>
      </w:r>
      <w:r w:rsidR="00E32532" w:rsidRPr="00D92967">
        <w:rPr>
          <w:rFonts w:ascii="Times New Roman" w:hAnsi="Times New Roman" w:cs="Times New Roman"/>
        </w:rPr>
        <w:t>al</w:t>
      </w:r>
      <w:r w:rsidR="00E32532" w:rsidRPr="0054056A">
        <w:rPr>
          <w:rFonts w:ascii="Times New Roman" w:hAnsi="Times New Roman" w:cs="Times New Roman"/>
          <w:lang w:val="ru-RU"/>
        </w:rPr>
        <w:t xml:space="preserve">., 2025). </w:t>
      </w:r>
    </w:p>
    <w:p w14:paraId="6B35C964" w14:textId="030E78C3" w:rsidR="00711D59" w:rsidRPr="00711D59" w:rsidRDefault="008A300D" w:rsidP="00EA61AB">
      <w:pPr>
        <w:spacing w:after="0" w:line="276" w:lineRule="auto"/>
        <w:jc w:val="both"/>
        <w:rPr>
          <w:ins w:id="9" w:author="Mariya" w:date="2026-09-26T19:14:00Z"/>
          <w:rFonts w:ascii="Times New Roman" w:hAnsi="Times New Roman" w:cs="Times New Roman"/>
          <w:rPrChange w:id="10" w:author="Mariya" w:date="2026-09-26T19:20:00Z">
            <w:rPr>
              <w:ins w:id="11" w:author="Mariya" w:date="2026-09-26T19:14:00Z"/>
              <w:rFonts w:ascii="Times New Roman" w:hAnsi="Times New Roman" w:cs="Times New Roman"/>
              <w:lang w:val="ru-RU"/>
            </w:rPr>
          </w:rPrChange>
        </w:rPr>
      </w:pPr>
      <w:r w:rsidRPr="00D92967">
        <w:rPr>
          <w:rFonts w:ascii="Times New Roman" w:hAnsi="Times New Roman" w:cs="Times New Roman"/>
          <w:lang w:val="ru-RU"/>
        </w:rPr>
        <w:t xml:space="preserve">Заражение описторхозом происходит при употреблении в пищу </w:t>
      </w:r>
      <w:r w:rsidRPr="00D92967">
        <w:rPr>
          <w:rFonts w:ascii="Times New Roman" w:hAnsi="Times New Roman" w:cs="Times New Roman"/>
        </w:rPr>
        <w:t>undercooked</w:t>
      </w:r>
      <w:r w:rsidRPr="00D92967">
        <w:rPr>
          <w:rFonts w:ascii="Times New Roman" w:hAnsi="Times New Roman" w:cs="Times New Roman"/>
          <w:lang w:val="ru-RU"/>
        </w:rPr>
        <w:t xml:space="preserve"> </w:t>
      </w:r>
      <w:proofErr w:type="spellStart"/>
      <w:ins w:id="12" w:author="Mariya" w:date="2026-09-26T19:13:00Z">
        <w:r w:rsidR="00711D59">
          <w:rPr>
            <w:rFonts w:ascii="Times New Roman" w:hAnsi="Times New Roman" w:cs="Times New Roman"/>
          </w:rPr>
          <w:t>C</w:t>
        </w:r>
      </w:ins>
      <w:del w:id="13" w:author="Mariya" w:date="2026-09-26T19:13:00Z">
        <w:r w:rsidRPr="00D92967" w:rsidDel="00711D59">
          <w:rPr>
            <w:rFonts w:ascii="Times New Roman" w:hAnsi="Times New Roman" w:cs="Times New Roman"/>
          </w:rPr>
          <w:delText>c</w:delText>
        </w:r>
      </w:del>
      <w:r w:rsidRPr="00D92967">
        <w:rPr>
          <w:rFonts w:ascii="Times New Roman" w:hAnsi="Times New Roman" w:cs="Times New Roman"/>
        </w:rPr>
        <w:t>yprinidae</w:t>
      </w:r>
      <w:proofErr w:type="spellEnd"/>
      <w:r w:rsidRPr="00D92967">
        <w:rPr>
          <w:rFonts w:ascii="Times New Roman" w:hAnsi="Times New Roman" w:cs="Times New Roman"/>
          <w:lang w:val="ru-RU"/>
        </w:rPr>
        <w:t xml:space="preserve"> </w:t>
      </w:r>
      <w:r w:rsidRPr="00D92967">
        <w:rPr>
          <w:rFonts w:ascii="Times New Roman" w:hAnsi="Times New Roman" w:cs="Times New Roman"/>
        </w:rPr>
        <w:t>fish</w:t>
      </w:r>
      <w:r w:rsidRPr="00D92967">
        <w:rPr>
          <w:rFonts w:ascii="Times New Roman" w:hAnsi="Times New Roman" w:cs="Times New Roman"/>
          <w:lang w:val="ru-RU"/>
        </w:rPr>
        <w:t>.</w:t>
      </w:r>
      <w:r w:rsidR="00F90EA9" w:rsidRPr="00D92967">
        <w:rPr>
          <w:rFonts w:ascii="Times New Roman" w:hAnsi="Times New Roman" w:cs="Times New Roman"/>
          <w:lang w:val="ru-RU"/>
        </w:rPr>
        <w:t xml:space="preserve"> </w:t>
      </w:r>
      <w:r w:rsidR="009B7991" w:rsidRPr="00D92967">
        <w:rPr>
          <w:rFonts w:ascii="Times New Roman" w:hAnsi="Times New Roman" w:cs="Times New Roman"/>
          <w:lang w:val="ru-RU"/>
        </w:rPr>
        <w:t xml:space="preserve">Окончательным хозяином </w:t>
      </w:r>
      <w:proofErr w:type="spellStart"/>
      <w:r w:rsidRPr="00D92967">
        <w:rPr>
          <w:rFonts w:ascii="Times New Roman" w:hAnsi="Times New Roman" w:cs="Times New Roman"/>
          <w:lang w:val="ru-RU"/>
        </w:rPr>
        <w:t>описторхид</w:t>
      </w:r>
      <w:proofErr w:type="spellEnd"/>
      <w:r w:rsidRPr="00D92967">
        <w:rPr>
          <w:rFonts w:ascii="Times New Roman" w:hAnsi="Times New Roman" w:cs="Times New Roman"/>
          <w:lang w:val="ru-RU"/>
        </w:rPr>
        <w:t xml:space="preserve"> </w:t>
      </w:r>
      <w:r w:rsidR="0059426D" w:rsidRPr="00D92967">
        <w:rPr>
          <w:rFonts w:ascii="Times New Roman" w:hAnsi="Times New Roman" w:cs="Times New Roman"/>
          <w:lang w:val="ru-RU"/>
        </w:rPr>
        <w:t xml:space="preserve">выступают различные </w:t>
      </w:r>
      <w:r w:rsidR="00A27992" w:rsidRPr="00D92967">
        <w:rPr>
          <w:rFonts w:ascii="Times New Roman" w:hAnsi="Times New Roman" w:cs="Times New Roman"/>
          <w:lang w:val="ru-RU"/>
        </w:rPr>
        <w:t>рыбоядны</w:t>
      </w:r>
      <w:r w:rsidR="0059426D" w:rsidRPr="00D92967">
        <w:rPr>
          <w:rFonts w:ascii="Times New Roman" w:hAnsi="Times New Roman" w:cs="Times New Roman"/>
          <w:lang w:val="ru-RU"/>
        </w:rPr>
        <w:t>е</w:t>
      </w:r>
      <w:r w:rsidR="00A27992" w:rsidRPr="00D92967">
        <w:rPr>
          <w:rFonts w:ascii="Times New Roman" w:hAnsi="Times New Roman" w:cs="Times New Roman"/>
          <w:lang w:val="ru-RU"/>
        </w:rPr>
        <w:t xml:space="preserve"> млекопитающи</w:t>
      </w:r>
      <w:r w:rsidR="0059426D" w:rsidRPr="00D92967">
        <w:rPr>
          <w:rFonts w:ascii="Times New Roman" w:hAnsi="Times New Roman" w:cs="Times New Roman"/>
          <w:lang w:val="ru-RU"/>
        </w:rPr>
        <w:t>е</w:t>
      </w:r>
      <w:r w:rsidR="00A27992" w:rsidRPr="00D92967">
        <w:rPr>
          <w:rFonts w:ascii="Times New Roman" w:hAnsi="Times New Roman" w:cs="Times New Roman"/>
          <w:lang w:val="ru-RU"/>
        </w:rPr>
        <w:t xml:space="preserve">, включая человека. </w:t>
      </w:r>
      <w:r w:rsidR="00F90EA9" w:rsidRPr="00D92967">
        <w:rPr>
          <w:rFonts w:ascii="Times New Roman" w:hAnsi="Times New Roman" w:cs="Times New Roman"/>
          <w:lang w:val="ru-RU"/>
        </w:rPr>
        <w:t xml:space="preserve">Очаг инфекции локализован в </w:t>
      </w:r>
      <w:proofErr w:type="spellStart"/>
      <w:r w:rsidR="00F90EA9" w:rsidRPr="00D92967">
        <w:rPr>
          <w:rFonts w:ascii="Times New Roman" w:hAnsi="Times New Roman" w:cs="Times New Roman"/>
          <w:lang w:val="ru-RU"/>
        </w:rPr>
        <w:t>гепатобилиарной</w:t>
      </w:r>
      <w:proofErr w:type="spellEnd"/>
      <w:r w:rsidR="00F90EA9" w:rsidRPr="00D92967">
        <w:rPr>
          <w:rFonts w:ascii="Times New Roman" w:hAnsi="Times New Roman" w:cs="Times New Roman"/>
          <w:lang w:val="ru-RU"/>
        </w:rPr>
        <w:t xml:space="preserve"> системе</w:t>
      </w:r>
      <w:r w:rsidR="006428D9">
        <w:rPr>
          <w:rFonts w:ascii="Times New Roman" w:hAnsi="Times New Roman" w:cs="Times New Roman"/>
          <w:lang w:val="ru-RU"/>
        </w:rPr>
        <w:t>, где</w:t>
      </w:r>
      <w:r w:rsidR="00797DA2" w:rsidRPr="00D92967">
        <w:rPr>
          <w:rFonts w:ascii="Times New Roman" w:hAnsi="Times New Roman" w:cs="Times New Roman"/>
          <w:lang w:val="ru-RU"/>
        </w:rPr>
        <w:t xml:space="preserve"> развивается </w:t>
      </w:r>
      <w:r w:rsidR="00A27992" w:rsidRPr="00D92967">
        <w:rPr>
          <w:rFonts w:ascii="Times New Roman" w:hAnsi="Times New Roman" w:cs="Times New Roman"/>
          <w:lang w:val="ru-RU"/>
        </w:rPr>
        <w:t>обструкци</w:t>
      </w:r>
      <w:r w:rsidR="00797DA2" w:rsidRPr="00D92967">
        <w:rPr>
          <w:rFonts w:ascii="Times New Roman" w:hAnsi="Times New Roman" w:cs="Times New Roman"/>
          <w:lang w:val="ru-RU"/>
        </w:rPr>
        <w:t>я</w:t>
      </w:r>
      <w:r w:rsidR="00A27992" w:rsidRPr="00D92967">
        <w:rPr>
          <w:rFonts w:ascii="Times New Roman" w:hAnsi="Times New Roman" w:cs="Times New Roman"/>
          <w:lang w:val="ru-RU"/>
        </w:rPr>
        <w:t xml:space="preserve"> желчных протоков, выраженн</w:t>
      </w:r>
      <w:r w:rsidR="008C54DA">
        <w:rPr>
          <w:rFonts w:ascii="Times New Roman" w:hAnsi="Times New Roman" w:cs="Times New Roman"/>
          <w:lang w:val="ru-RU"/>
        </w:rPr>
        <w:t>ая</w:t>
      </w:r>
      <w:r w:rsidR="00A27992" w:rsidRPr="00D92967">
        <w:rPr>
          <w:rFonts w:ascii="Times New Roman" w:hAnsi="Times New Roman" w:cs="Times New Roman"/>
          <w:lang w:val="ru-RU"/>
        </w:rPr>
        <w:t xml:space="preserve"> воспалительн</w:t>
      </w:r>
      <w:r w:rsidR="008C54DA">
        <w:rPr>
          <w:rFonts w:ascii="Times New Roman" w:hAnsi="Times New Roman" w:cs="Times New Roman"/>
          <w:lang w:val="ru-RU"/>
        </w:rPr>
        <w:t>ая</w:t>
      </w:r>
      <w:r w:rsidR="00A27992" w:rsidRPr="00D92967">
        <w:rPr>
          <w:rFonts w:ascii="Times New Roman" w:hAnsi="Times New Roman" w:cs="Times New Roman"/>
          <w:lang w:val="ru-RU"/>
        </w:rPr>
        <w:t xml:space="preserve"> инфильтраци</w:t>
      </w:r>
      <w:r w:rsidR="008C54DA">
        <w:rPr>
          <w:rFonts w:ascii="Times New Roman" w:hAnsi="Times New Roman" w:cs="Times New Roman"/>
          <w:lang w:val="ru-RU"/>
        </w:rPr>
        <w:t>я,</w:t>
      </w:r>
      <w:r w:rsidR="00797DA2" w:rsidRPr="00D92967">
        <w:rPr>
          <w:rFonts w:ascii="Times New Roman" w:hAnsi="Times New Roman" w:cs="Times New Roman"/>
          <w:lang w:val="ru-RU"/>
        </w:rPr>
        <w:t xml:space="preserve"> а также </w:t>
      </w:r>
      <w:proofErr w:type="spellStart"/>
      <w:r w:rsidR="00956841">
        <w:rPr>
          <w:rFonts w:ascii="Times New Roman" w:hAnsi="Times New Roman" w:cs="Times New Roman"/>
          <w:lang w:val="ru-RU"/>
        </w:rPr>
        <w:t>перидуктальный</w:t>
      </w:r>
      <w:proofErr w:type="spellEnd"/>
      <w:r w:rsidR="00956841">
        <w:rPr>
          <w:rFonts w:ascii="Times New Roman" w:hAnsi="Times New Roman" w:cs="Times New Roman"/>
          <w:lang w:val="ru-RU"/>
        </w:rPr>
        <w:t xml:space="preserve"> </w:t>
      </w:r>
      <w:r w:rsidR="00A27992" w:rsidRPr="00D92967">
        <w:rPr>
          <w:rFonts w:ascii="Times New Roman" w:hAnsi="Times New Roman" w:cs="Times New Roman"/>
          <w:lang w:val="ru-RU"/>
        </w:rPr>
        <w:t>фиброз</w:t>
      </w:r>
      <w:r w:rsidR="00057DE5">
        <w:rPr>
          <w:rFonts w:ascii="Times New Roman" w:hAnsi="Times New Roman" w:cs="Times New Roman"/>
          <w:lang w:val="ru-RU"/>
        </w:rPr>
        <w:t xml:space="preserve"> печени</w:t>
      </w:r>
      <w:r w:rsidR="00797DA2" w:rsidRPr="00D92967">
        <w:rPr>
          <w:rFonts w:ascii="Times New Roman" w:hAnsi="Times New Roman" w:cs="Times New Roman"/>
          <w:lang w:val="ru-RU"/>
        </w:rPr>
        <w:t>.</w:t>
      </w:r>
      <w:r w:rsidR="00A27992" w:rsidRPr="00D92967">
        <w:rPr>
          <w:rFonts w:ascii="Times New Roman" w:hAnsi="Times New Roman" w:cs="Times New Roman"/>
          <w:lang w:val="ru-RU"/>
        </w:rPr>
        <w:t xml:space="preserve"> </w:t>
      </w:r>
      <w:r w:rsidR="00797DA2" w:rsidRPr="00D92967">
        <w:rPr>
          <w:rFonts w:ascii="Times New Roman" w:hAnsi="Times New Roman" w:cs="Times New Roman"/>
          <w:lang w:val="ru-RU"/>
        </w:rPr>
        <w:t>Одним из наиболее опасных проявлений описторхоза является неоплазия</w:t>
      </w:r>
      <w:r w:rsidR="00A27992" w:rsidRPr="00D92967">
        <w:rPr>
          <w:rFonts w:ascii="Times New Roman" w:hAnsi="Times New Roman" w:cs="Times New Roman"/>
          <w:lang w:val="ru-RU"/>
        </w:rPr>
        <w:t xml:space="preserve"> эпителия желчных протоков. </w:t>
      </w:r>
      <w:r w:rsidR="00F70378" w:rsidRPr="00D92967">
        <w:rPr>
          <w:rFonts w:ascii="Times New Roman" w:hAnsi="Times New Roman" w:cs="Times New Roman"/>
          <w:lang w:val="ru-RU"/>
        </w:rPr>
        <w:t>Несмотря</w:t>
      </w:r>
      <w:r w:rsidR="00C50AEE" w:rsidRPr="00D92967">
        <w:rPr>
          <w:rFonts w:ascii="Times New Roman" w:hAnsi="Times New Roman" w:cs="Times New Roman"/>
          <w:lang w:val="ru-RU"/>
        </w:rPr>
        <w:t xml:space="preserve"> на то, что канцерогенный эффект</w:t>
      </w:r>
      <w:r w:rsidR="00F70378" w:rsidRPr="00D92967">
        <w:rPr>
          <w:rFonts w:ascii="Times New Roman" w:hAnsi="Times New Roman" w:cs="Times New Roman"/>
          <w:lang w:val="ru-RU"/>
        </w:rPr>
        <w:t xml:space="preserve"> </w:t>
      </w:r>
      <w:r w:rsidR="00F70378" w:rsidRPr="00D92967">
        <w:rPr>
          <w:rFonts w:ascii="Times New Roman" w:hAnsi="Times New Roman" w:cs="Times New Roman"/>
        </w:rPr>
        <w:t>O</w:t>
      </w:r>
      <w:r w:rsidR="00F70378" w:rsidRPr="00D92967">
        <w:rPr>
          <w:rFonts w:ascii="Times New Roman" w:hAnsi="Times New Roman" w:cs="Times New Roman"/>
          <w:lang w:val="ru-RU"/>
        </w:rPr>
        <w:t xml:space="preserve">. </w:t>
      </w:r>
      <w:proofErr w:type="spellStart"/>
      <w:r w:rsidR="00F70378" w:rsidRPr="00D92967">
        <w:rPr>
          <w:rFonts w:ascii="Times New Roman" w:hAnsi="Times New Roman" w:cs="Times New Roman"/>
        </w:rPr>
        <w:t>felineus</w:t>
      </w:r>
      <w:proofErr w:type="spellEnd"/>
      <w:r w:rsidR="00C50AEE" w:rsidRPr="00D92967">
        <w:rPr>
          <w:rFonts w:ascii="Times New Roman" w:hAnsi="Times New Roman" w:cs="Times New Roman"/>
          <w:lang w:val="ru-RU"/>
        </w:rPr>
        <w:t xml:space="preserve"> для че</w:t>
      </w:r>
      <w:r w:rsidR="00F70378" w:rsidRPr="00D92967">
        <w:rPr>
          <w:rFonts w:ascii="Times New Roman" w:hAnsi="Times New Roman" w:cs="Times New Roman"/>
          <w:lang w:val="ru-RU"/>
        </w:rPr>
        <w:t>ловека не доказан (</w:t>
      </w:r>
      <w:r w:rsidR="00F70378" w:rsidRPr="00D92967">
        <w:rPr>
          <w:rFonts w:ascii="Times New Roman" w:hAnsi="Times New Roman" w:cs="Times New Roman"/>
        </w:rPr>
        <w:t>IARC</w:t>
      </w:r>
      <w:r w:rsidR="00F70378" w:rsidRPr="00D92967">
        <w:rPr>
          <w:rFonts w:ascii="Times New Roman" w:hAnsi="Times New Roman" w:cs="Times New Roman"/>
          <w:lang w:val="ru-RU"/>
        </w:rPr>
        <w:t>, 2025), в настоящее время накапливается все больше данных</w:t>
      </w:r>
      <w:ins w:id="14" w:author="Mariya" w:date="2026-09-26T19:14:00Z">
        <w:r w:rsidR="00711D59">
          <w:rPr>
            <w:rFonts w:ascii="Times New Roman" w:hAnsi="Times New Roman" w:cs="Times New Roman"/>
            <w:lang w:val="ru-RU"/>
          </w:rPr>
          <w:t xml:space="preserve"> в пользу этой теории</w:t>
        </w:r>
      </w:ins>
      <w:del w:id="15" w:author="Mariya" w:date="2026-09-26T19:14:00Z">
        <w:r w:rsidR="00F70378" w:rsidRPr="00D92967" w:rsidDel="00711D59">
          <w:rPr>
            <w:rFonts w:ascii="Times New Roman" w:hAnsi="Times New Roman" w:cs="Times New Roman"/>
            <w:lang w:val="ru-RU"/>
          </w:rPr>
          <w:delText>, исследующих этот аспект</w:delText>
        </w:r>
      </w:del>
      <w:r w:rsidR="00F70378" w:rsidRPr="00D92967">
        <w:rPr>
          <w:rFonts w:ascii="Times New Roman" w:hAnsi="Times New Roman" w:cs="Times New Roman"/>
          <w:lang w:val="ru-RU"/>
        </w:rPr>
        <w:t xml:space="preserve"> (</w:t>
      </w:r>
      <w:proofErr w:type="spellStart"/>
      <w:r w:rsidR="00F70378" w:rsidRPr="00D92967">
        <w:rPr>
          <w:rFonts w:ascii="Times New Roman" w:hAnsi="Times New Roman" w:cs="Times New Roman"/>
        </w:rPr>
        <w:t>Fedorova</w:t>
      </w:r>
      <w:proofErr w:type="spellEnd"/>
      <w:r w:rsidR="00F70378" w:rsidRPr="00D92967">
        <w:rPr>
          <w:rFonts w:ascii="Times New Roman" w:hAnsi="Times New Roman" w:cs="Times New Roman"/>
          <w:lang w:val="ru-RU"/>
        </w:rPr>
        <w:t xml:space="preserve"> </w:t>
      </w:r>
      <w:r w:rsidR="00F70378" w:rsidRPr="00D92967">
        <w:rPr>
          <w:rFonts w:ascii="Times New Roman" w:hAnsi="Times New Roman" w:cs="Times New Roman"/>
        </w:rPr>
        <w:t>et</w:t>
      </w:r>
      <w:r w:rsidR="00F70378" w:rsidRPr="00D92967">
        <w:rPr>
          <w:rFonts w:ascii="Times New Roman" w:hAnsi="Times New Roman" w:cs="Times New Roman"/>
          <w:lang w:val="ru-RU"/>
        </w:rPr>
        <w:t xml:space="preserve"> </w:t>
      </w:r>
      <w:r w:rsidR="00F70378" w:rsidRPr="00D92967">
        <w:rPr>
          <w:rFonts w:ascii="Times New Roman" w:hAnsi="Times New Roman" w:cs="Times New Roman"/>
        </w:rPr>
        <w:t>al</w:t>
      </w:r>
      <w:r w:rsidR="00F70378" w:rsidRPr="00D92967">
        <w:rPr>
          <w:rFonts w:ascii="Times New Roman" w:hAnsi="Times New Roman" w:cs="Times New Roman"/>
          <w:lang w:val="ru-RU"/>
        </w:rPr>
        <w:t>., 2023)</w:t>
      </w:r>
      <w:r w:rsidR="00D72825" w:rsidRPr="00D92967">
        <w:rPr>
          <w:rFonts w:ascii="Times New Roman" w:hAnsi="Times New Roman" w:cs="Times New Roman"/>
          <w:lang w:val="ru-RU"/>
        </w:rPr>
        <w:t xml:space="preserve"> </w:t>
      </w:r>
      <w:r w:rsidR="00D72825" w:rsidRPr="00D92967">
        <w:rPr>
          <w:rFonts w:ascii="Times New Roman" w:hAnsi="Times New Roman" w:cs="Times New Roman"/>
        </w:rPr>
        <w:t>and</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elucidate</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O</w:t>
      </w:r>
      <w:r w:rsidR="00D72825" w:rsidRPr="00C6529A">
        <w:rPr>
          <w:rFonts w:ascii="Times New Roman" w:hAnsi="Times New Roman" w:cs="Times New Roman"/>
          <w:lang w:val="ru-RU"/>
        </w:rPr>
        <w:t xml:space="preserve">. </w:t>
      </w:r>
      <w:proofErr w:type="spellStart"/>
      <w:r w:rsidR="00D72825" w:rsidRPr="00D92967">
        <w:rPr>
          <w:rFonts w:ascii="Times New Roman" w:hAnsi="Times New Roman" w:cs="Times New Roman"/>
        </w:rPr>
        <w:t>felineus</w:t>
      </w:r>
      <w:proofErr w:type="spellEnd"/>
      <w:r w:rsidR="00D72825" w:rsidRPr="00C6529A">
        <w:rPr>
          <w:rFonts w:ascii="Times New Roman" w:hAnsi="Times New Roman" w:cs="Times New Roman"/>
          <w:lang w:val="ru-RU"/>
        </w:rPr>
        <w:t xml:space="preserve"> </w:t>
      </w:r>
      <w:r w:rsidR="00D72825" w:rsidRPr="00D92967">
        <w:rPr>
          <w:rFonts w:ascii="Times New Roman" w:hAnsi="Times New Roman" w:cs="Times New Roman"/>
        </w:rPr>
        <w:t>as</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potential</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agent</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for</w:t>
      </w:r>
      <w:r w:rsidR="00D72825" w:rsidRPr="00C6529A">
        <w:rPr>
          <w:rFonts w:ascii="Times New Roman" w:hAnsi="Times New Roman" w:cs="Times New Roman"/>
          <w:lang w:val="ru-RU"/>
        </w:rPr>
        <w:t xml:space="preserve"> </w:t>
      </w:r>
      <w:proofErr w:type="spellStart"/>
      <w:r w:rsidR="00D72825" w:rsidRPr="00D92967">
        <w:rPr>
          <w:rFonts w:ascii="Times New Roman" w:hAnsi="Times New Roman" w:cs="Times New Roman"/>
        </w:rPr>
        <w:t>cholangiocarcinoma</w:t>
      </w:r>
      <w:proofErr w:type="spellEnd"/>
      <w:r w:rsidR="00D72825" w:rsidRPr="00C6529A">
        <w:rPr>
          <w:rFonts w:ascii="Times New Roman" w:hAnsi="Times New Roman" w:cs="Times New Roman"/>
          <w:lang w:val="ru-RU"/>
        </w:rPr>
        <w:t xml:space="preserve"> </w:t>
      </w:r>
      <w:r w:rsidR="00D72825" w:rsidRPr="00D92967">
        <w:rPr>
          <w:rFonts w:ascii="Times New Roman" w:hAnsi="Times New Roman" w:cs="Times New Roman"/>
        </w:rPr>
        <w:t>development</w:t>
      </w:r>
      <w:r w:rsidR="00F70378" w:rsidRPr="00C6529A">
        <w:rPr>
          <w:rFonts w:ascii="Times New Roman" w:hAnsi="Times New Roman" w:cs="Times New Roman"/>
          <w:lang w:val="ru-RU"/>
        </w:rPr>
        <w:t>.</w:t>
      </w:r>
      <w:r w:rsidR="00D72825" w:rsidRPr="00C6529A">
        <w:rPr>
          <w:rFonts w:ascii="Times New Roman" w:hAnsi="Times New Roman" w:cs="Times New Roman"/>
          <w:lang w:val="ru-RU"/>
        </w:rPr>
        <w:t xml:space="preserve"> </w:t>
      </w:r>
      <w:ins w:id="16" w:author="Mariya" w:date="2026-09-26T19:14:00Z">
        <w:r w:rsidR="00711D59">
          <w:rPr>
            <w:rFonts w:ascii="Times New Roman" w:hAnsi="Times New Roman" w:cs="Times New Roman"/>
            <w:lang w:val="ru-RU"/>
          </w:rPr>
          <w:t>До сих</w:t>
        </w:r>
      </w:ins>
      <w:ins w:id="17" w:author="Mariya" w:date="2026-09-26T19:15:00Z">
        <w:r w:rsidR="00711D59">
          <w:rPr>
            <w:rFonts w:ascii="Times New Roman" w:hAnsi="Times New Roman" w:cs="Times New Roman"/>
            <w:lang w:val="ru-RU"/>
          </w:rPr>
          <w:t xml:space="preserve"> пор возникают споры о том, насколько </w:t>
        </w:r>
        <w:proofErr w:type="spellStart"/>
        <w:r w:rsidR="00711D59">
          <w:rPr>
            <w:rFonts w:ascii="Times New Roman" w:hAnsi="Times New Roman" w:cs="Times New Roman"/>
            <w:lang w:val="ru-RU"/>
          </w:rPr>
          <w:t>широкоприменяемая</w:t>
        </w:r>
        <w:proofErr w:type="spellEnd"/>
        <w:r w:rsidR="00711D59">
          <w:rPr>
            <w:rFonts w:ascii="Times New Roman" w:hAnsi="Times New Roman" w:cs="Times New Roman"/>
            <w:lang w:val="ru-RU"/>
          </w:rPr>
          <w:t xml:space="preserve"> лабораторная модель золотистый хомячок действительно отражает патогенез данно</w:t>
        </w:r>
      </w:ins>
      <w:ins w:id="18" w:author="Mariya" w:date="2026-09-26T19:16:00Z">
        <w:r w:rsidR="00711D59">
          <w:rPr>
            <w:rFonts w:ascii="Times New Roman" w:hAnsi="Times New Roman" w:cs="Times New Roman"/>
            <w:lang w:val="ru-RU"/>
          </w:rPr>
          <w:t xml:space="preserve">го заболевания у людей. Среди потенциальных лабораторных хозяев, применяемых для </w:t>
        </w:r>
      </w:ins>
      <w:ins w:id="19" w:author="Mariya" w:date="2026-09-26T19:17:00Z">
        <w:r w:rsidR="00711D59">
          <w:rPr>
            <w:rFonts w:ascii="Times New Roman" w:hAnsi="Times New Roman" w:cs="Times New Roman"/>
            <w:lang w:val="ru-RU"/>
          </w:rPr>
          <w:t xml:space="preserve">моделирования патогенеза </w:t>
        </w:r>
        <w:r w:rsidR="00711D59">
          <w:rPr>
            <w:rFonts w:ascii="Times New Roman" w:hAnsi="Times New Roman" w:cs="Times New Roman"/>
          </w:rPr>
          <w:t>food</w:t>
        </w:r>
        <w:r w:rsidR="00711D59" w:rsidRPr="00711D59">
          <w:rPr>
            <w:rFonts w:ascii="Times New Roman" w:hAnsi="Times New Roman" w:cs="Times New Roman"/>
            <w:lang w:val="ru-RU"/>
            <w:rPrChange w:id="20" w:author="Mariya" w:date="2026-09-26T19:17:00Z">
              <w:rPr>
                <w:rFonts w:ascii="Times New Roman" w:hAnsi="Times New Roman" w:cs="Times New Roman"/>
              </w:rPr>
            </w:rPrChange>
          </w:rPr>
          <w:t xml:space="preserve"> </w:t>
        </w:r>
        <w:r w:rsidR="00711D59">
          <w:rPr>
            <w:rFonts w:ascii="Times New Roman" w:hAnsi="Times New Roman" w:cs="Times New Roman"/>
          </w:rPr>
          <w:t>borne</w:t>
        </w:r>
        <w:r w:rsidR="00711D59" w:rsidRPr="00711D59">
          <w:rPr>
            <w:rFonts w:ascii="Times New Roman" w:hAnsi="Times New Roman" w:cs="Times New Roman"/>
            <w:lang w:val="ru-RU"/>
            <w:rPrChange w:id="21" w:author="Mariya" w:date="2026-09-26T19:17:00Z">
              <w:rPr>
                <w:rFonts w:ascii="Times New Roman" w:hAnsi="Times New Roman" w:cs="Times New Roman"/>
              </w:rPr>
            </w:rPrChange>
          </w:rPr>
          <w:t xml:space="preserve"> </w:t>
        </w:r>
        <w:proofErr w:type="spellStart"/>
        <w:r w:rsidR="00711D59">
          <w:rPr>
            <w:rFonts w:ascii="Times New Roman" w:hAnsi="Times New Roman" w:cs="Times New Roman"/>
          </w:rPr>
          <w:t>trematodiases</w:t>
        </w:r>
        <w:proofErr w:type="spellEnd"/>
        <w:r w:rsidR="00711D59">
          <w:rPr>
            <w:rFonts w:ascii="Times New Roman" w:hAnsi="Times New Roman" w:cs="Times New Roman"/>
            <w:lang w:val="ru-RU"/>
          </w:rPr>
          <w:t xml:space="preserve"> и особенно </w:t>
        </w:r>
        <w:r w:rsidR="00711D59">
          <w:rPr>
            <w:rFonts w:ascii="Times New Roman" w:hAnsi="Times New Roman" w:cs="Times New Roman"/>
          </w:rPr>
          <w:t>liver</w:t>
        </w:r>
        <w:r w:rsidR="00711D59" w:rsidRPr="00711D59">
          <w:rPr>
            <w:rFonts w:ascii="Times New Roman" w:hAnsi="Times New Roman" w:cs="Times New Roman"/>
            <w:lang w:val="ru-RU"/>
            <w:rPrChange w:id="22" w:author="Mariya" w:date="2026-09-26T19:17:00Z">
              <w:rPr>
                <w:rFonts w:ascii="Times New Roman" w:hAnsi="Times New Roman" w:cs="Times New Roman"/>
              </w:rPr>
            </w:rPrChange>
          </w:rPr>
          <w:t xml:space="preserve"> </w:t>
        </w:r>
        <w:r w:rsidR="00711D59">
          <w:rPr>
            <w:rFonts w:ascii="Times New Roman" w:hAnsi="Times New Roman" w:cs="Times New Roman"/>
          </w:rPr>
          <w:t>fluke</w:t>
        </w:r>
        <w:r w:rsidR="00711D59" w:rsidRPr="00711D59">
          <w:rPr>
            <w:rFonts w:ascii="Times New Roman" w:hAnsi="Times New Roman" w:cs="Times New Roman"/>
            <w:lang w:val="ru-RU"/>
            <w:rPrChange w:id="23" w:author="Mariya" w:date="2026-09-26T19:18:00Z">
              <w:rPr>
                <w:rFonts w:ascii="Times New Roman" w:hAnsi="Times New Roman" w:cs="Times New Roman"/>
              </w:rPr>
            </w:rPrChange>
          </w:rPr>
          <w:t xml:space="preserve"> </w:t>
        </w:r>
      </w:ins>
      <w:ins w:id="24" w:author="Mariya" w:date="2026-09-26T19:18:00Z">
        <w:r w:rsidR="00711D59">
          <w:rPr>
            <w:rFonts w:ascii="Times New Roman" w:hAnsi="Times New Roman" w:cs="Times New Roman"/>
          </w:rPr>
          <w:t>infections</w:t>
        </w:r>
      </w:ins>
      <w:ins w:id="25" w:author="Mariya" w:date="2026-09-26T19:17:00Z">
        <w:r w:rsidR="00711D59">
          <w:rPr>
            <w:rFonts w:ascii="Times New Roman" w:hAnsi="Times New Roman" w:cs="Times New Roman"/>
            <w:lang w:val="ru-RU"/>
          </w:rPr>
          <w:t xml:space="preserve"> широко применяются </w:t>
        </w:r>
      </w:ins>
      <w:ins w:id="26" w:author="Mariya" w:date="2026-09-26T19:18:00Z">
        <w:r w:rsidR="00711D59">
          <w:rPr>
            <w:rFonts w:ascii="Times New Roman" w:hAnsi="Times New Roman" w:cs="Times New Roman"/>
            <w:lang w:val="ru-RU"/>
          </w:rPr>
          <w:t xml:space="preserve">другие модельные животные, в частности </w:t>
        </w:r>
      </w:ins>
      <w:ins w:id="27" w:author="Mariya" w:date="2026-09-26T19:17:00Z">
        <w:r w:rsidR="00711D59">
          <w:rPr>
            <w:rFonts w:ascii="Times New Roman" w:hAnsi="Times New Roman" w:cs="Times New Roman"/>
            <w:lang w:val="ru-RU"/>
          </w:rPr>
          <w:t>мыши</w:t>
        </w:r>
      </w:ins>
      <w:ins w:id="28" w:author="Mariya" w:date="2026-09-26T19:18:00Z">
        <w:r w:rsidR="00711D59">
          <w:rPr>
            <w:rFonts w:ascii="Times New Roman" w:hAnsi="Times New Roman" w:cs="Times New Roman"/>
            <w:lang w:val="ru-RU"/>
          </w:rPr>
          <w:t xml:space="preserve">, крысы и кролики. </w:t>
        </w:r>
      </w:ins>
      <w:ins w:id="29" w:author="Mariya" w:date="2026-09-26T19:20:00Z">
        <w:r w:rsidR="00711D59">
          <w:rPr>
            <w:rFonts w:ascii="Times New Roman" w:hAnsi="Times New Roman" w:cs="Times New Roman"/>
            <w:lang w:val="ru-RU"/>
          </w:rPr>
          <w:t xml:space="preserve">Особенно это характерно для инфекции, вызываемой </w:t>
        </w:r>
        <w:r w:rsidR="00711D59">
          <w:rPr>
            <w:rFonts w:ascii="Times New Roman" w:hAnsi="Times New Roman" w:cs="Times New Roman"/>
          </w:rPr>
          <w:t>CS.</w:t>
        </w:r>
      </w:ins>
    </w:p>
    <w:p w14:paraId="6A7E9E9F" w14:textId="5210D7DB" w:rsidR="00655D0F" w:rsidRPr="00E5477F" w:rsidRDefault="00F53042" w:rsidP="00EA61AB">
      <w:pPr>
        <w:spacing w:after="0" w:line="276" w:lineRule="auto"/>
        <w:jc w:val="both"/>
        <w:rPr>
          <w:rFonts w:ascii="Times New Roman" w:hAnsi="Times New Roman" w:cs="Times New Roman"/>
          <w:lang w:val="ru-RU"/>
        </w:rPr>
      </w:pPr>
      <w:commentRangeStart w:id="30"/>
      <w:r w:rsidRPr="003502F4">
        <w:rPr>
          <w:rFonts w:ascii="Times New Roman" w:hAnsi="Times New Roman" w:cs="Times New Roman"/>
          <w:highlight w:val="yellow"/>
          <w:lang w:val="ru-RU"/>
          <w:rPrChange w:id="31" w:author="Mariya" w:date="2026-09-26T19:21:00Z">
            <w:rPr>
              <w:rFonts w:ascii="Times New Roman" w:hAnsi="Times New Roman" w:cs="Times New Roman"/>
              <w:lang w:val="ru-RU"/>
            </w:rPr>
          </w:rPrChange>
        </w:rPr>
        <w:t>Ранее на экспериментальной модели, а также материале от пациентов из эндемичного региона (</w:t>
      </w:r>
      <w:proofErr w:type="spellStart"/>
      <w:r w:rsidRPr="003502F4">
        <w:rPr>
          <w:rFonts w:ascii="Times New Roman" w:hAnsi="Times New Roman" w:cs="Times New Roman"/>
          <w:highlight w:val="yellow"/>
          <w:rPrChange w:id="32" w:author="Mariya" w:date="2026-09-26T19:21:00Z">
            <w:rPr>
              <w:rFonts w:ascii="Times New Roman" w:hAnsi="Times New Roman" w:cs="Times New Roman"/>
            </w:rPr>
          </w:rPrChange>
        </w:rPr>
        <w:t>Zaparina</w:t>
      </w:r>
      <w:proofErr w:type="spellEnd"/>
      <w:r w:rsidRPr="003502F4">
        <w:rPr>
          <w:rFonts w:ascii="Times New Roman" w:hAnsi="Times New Roman" w:cs="Times New Roman"/>
          <w:highlight w:val="yellow"/>
          <w:lang w:val="ru-RU"/>
          <w:rPrChange w:id="33" w:author="Mariya" w:date="2026-09-26T19:21:00Z">
            <w:rPr>
              <w:rFonts w:ascii="Times New Roman" w:hAnsi="Times New Roman" w:cs="Times New Roman"/>
              <w:lang w:val="ru-RU"/>
            </w:rPr>
          </w:rPrChange>
        </w:rPr>
        <w:t xml:space="preserve"> </w:t>
      </w:r>
      <w:r w:rsidRPr="003502F4">
        <w:rPr>
          <w:rFonts w:ascii="Times New Roman" w:hAnsi="Times New Roman" w:cs="Times New Roman"/>
          <w:highlight w:val="yellow"/>
          <w:rPrChange w:id="34" w:author="Mariya" w:date="2026-09-26T19:21:00Z">
            <w:rPr>
              <w:rFonts w:ascii="Times New Roman" w:hAnsi="Times New Roman" w:cs="Times New Roman"/>
            </w:rPr>
          </w:rPrChange>
        </w:rPr>
        <w:t>et</w:t>
      </w:r>
      <w:r w:rsidRPr="003502F4">
        <w:rPr>
          <w:rFonts w:ascii="Times New Roman" w:hAnsi="Times New Roman" w:cs="Times New Roman"/>
          <w:highlight w:val="yellow"/>
          <w:lang w:val="ru-RU"/>
          <w:rPrChange w:id="35" w:author="Mariya" w:date="2026-09-26T19:21:00Z">
            <w:rPr>
              <w:rFonts w:ascii="Times New Roman" w:hAnsi="Times New Roman" w:cs="Times New Roman"/>
              <w:lang w:val="ru-RU"/>
            </w:rPr>
          </w:rPrChange>
        </w:rPr>
        <w:t xml:space="preserve"> </w:t>
      </w:r>
      <w:r w:rsidRPr="003502F4">
        <w:rPr>
          <w:rFonts w:ascii="Times New Roman" w:hAnsi="Times New Roman" w:cs="Times New Roman"/>
          <w:highlight w:val="yellow"/>
          <w:rPrChange w:id="36" w:author="Mariya" w:date="2026-09-26T19:21:00Z">
            <w:rPr>
              <w:rFonts w:ascii="Times New Roman" w:hAnsi="Times New Roman" w:cs="Times New Roman"/>
            </w:rPr>
          </w:rPrChange>
        </w:rPr>
        <w:t>al</w:t>
      </w:r>
      <w:proofErr w:type="gramStart"/>
      <w:r w:rsidRPr="003502F4">
        <w:rPr>
          <w:rFonts w:ascii="Times New Roman" w:hAnsi="Times New Roman" w:cs="Times New Roman"/>
          <w:highlight w:val="yellow"/>
          <w:lang w:val="ru-RU"/>
          <w:rPrChange w:id="37" w:author="Mariya" w:date="2026-09-26T19:21:00Z">
            <w:rPr>
              <w:rFonts w:ascii="Times New Roman" w:hAnsi="Times New Roman" w:cs="Times New Roman"/>
              <w:lang w:val="ru-RU"/>
            </w:rPr>
          </w:rPrChange>
        </w:rPr>
        <w:t>, ;</w:t>
      </w:r>
      <w:proofErr w:type="gramEnd"/>
      <w:r w:rsidRPr="003502F4">
        <w:rPr>
          <w:rFonts w:ascii="Times New Roman" w:hAnsi="Times New Roman" w:cs="Times New Roman"/>
          <w:highlight w:val="yellow"/>
          <w:lang w:val="ru-RU"/>
          <w:rPrChange w:id="38" w:author="Mariya" w:date="2026-09-26T19:21:00Z">
            <w:rPr>
              <w:rFonts w:ascii="Times New Roman" w:hAnsi="Times New Roman" w:cs="Times New Roman"/>
              <w:lang w:val="ru-RU"/>
            </w:rPr>
          </w:rPrChange>
        </w:rPr>
        <w:t xml:space="preserve"> </w:t>
      </w:r>
      <w:proofErr w:type="spellStart"/>
      <w:r w:rsidRPr="003502F4">
        <w:rPr>
          <w:rFonts w:ascii="Times New Roman" w:hAnsi="Times New Roman" w:cs="Times New Roman"/>
          <w:highlight w:val="yellow"/>
          <w:rPrChange w:id="39" w:author="Mariya" w:date="2026-09-26T19:21:00Z">
            <w:rPr>
              <w:rFonts w:ascii="Times New Roman" w:hAnsi="Times New Roman" w:cs="Times New Roman"/>
            </w:rPr>
          </w:rPrChange>
        </w:rPr>
        <w:t>Kapushchak</w:t>
      </w:r>
      <w:proofErr w:type="spellEnd"/>
      <w:r w:rsidRPr="003502F4">
        <w:rPr>
          <w:rFonts w:ascii="Times New Roman" w:hAnsi="Times New Roman" w:cs="Times New Roman"/>
          <w:highlight w:val="yellow"/>
          <w:lang w:val="ru-RU"/>
          <w:rPrChange w:id="40" w:author="Mariya" w:date="2026-09-26T19:21:00Z">
            <w:rPr>
              <w:rFonts w:ascii="Times New Roman" w:hAnsi="Times New Roman" w:cs="Times New Roman"/>
              <w:lang w:val="ru-RU"/>
            </w:rPr>
          </w:rPrChange>
        </w:rPr>
        <w:t xml:space="preserve"> </w:t>
      </w:r>
      <w:r w:rsidRPr="003502F4">
        <w:rPr>
          <w:rFonts w:ascii="Times New Roman" w:hAnsi="Times New Roman" w:cs="Times New Roman"/>
          <w:highlight w:val="yellow"/>
          <w:rPrChange w:id="41" w:author="Mariya" w:date="2026-09-26T19:21:00Z">
            <w:rPr>
              <w:rFonts w:ascii="Times New Roman" w:hAnsi="Times New Roman" w:cs="Times New Roman"/>
            </w:rPr>
          </w:rPrChange>
        </w:rPr>
        <w:t>et</w:t>
      </w:r>
      <w:r w:rsidRPr="003502F4">
        <w:rPr>
          <w:rFonts w:ascii="Times New Roman" w:hAnsi="Times New Roman" w:cs="Times New Roman"/>
          <w:highlight w:val="yellow"/>
          <w:lang w:val="ru-RU"/>
          <w:rPrChange w:id="42" w:author="Mariya" w:date="2026-09-26T19:21:00Z">
            <w:rPr>
              <w:rFonts w:ascii="Times New Roman" w:hAnsi="Times New Roman" w:cs="Times New Roman"/>
              <w:lang w:val="ru-RU"/>
            </w:rPr>
          </w:rPrChange>
        </w:rPr>
        <w:t xml:space="preserve"> </w:t>
      </w:r>
      <w:r w:rsidRPr="003502F4">
        <w:rPr>
          <w:rFonts w:ascii="Times New Roman" w:hAnsi="Times New Roman" w:cs="Times New Roman"/>
          <w:highlight w:val="yellow"/>
          <w:rPrChange w:id="43" w:author="Mariya" w:date="2026-09-26T19:21:00Z">
            <w:rPr>
              <w:rFonts w:ascii="Times New Roman" w:hAnsi="Times New Roman" w:cs="Times New Roman"/>
            </w:rPr>
          </w:rPrChange>
        </w:rPr>
        <w:t>al</w:t>
      </w:r>
      <w:r w:rsidRPr="003502F4">
        <w:rPr>
          <w:rFonts w:ascii="Times New Roman" w:hAnsi="Times New Roman" w:cs="Times New Roman"/>
          <w:highlight w:val="yellow"/>
          <w:lang w:val="ru-RU"/>
          <w:rPrChange w:id="44" w:author="Mariya" w:date="2026-09-26T19:21:00Z">
            <w:rPr>
              <w:rFonts w:ascii="Times New Roman" w:hAnsi="Times New Roman" w:cs="Times New Roman"/>
              <w:lang w:val="ru-RU"/>
            </w:rPr>
          </w:rPrChange>
        </w:rPr>
        <w:t xml:space="preserve">, ; </w:t>
      </w:r>
      <w:proofErr w:type="spellStart"/>
      <w:r w:rsidRPr="003502F4">
        <w:rPr>
          <w:rFonts w:ascii="Times New Roman" w:hAnsi="Times New Roman" w:cs="Times New Roman"/>
          <w:highlight w:val="yellow"/>
          <w:rPrChange w:id="45" w:author="Mariya" w:date="2026-09-26T19:21:00Z">
            <w:rPr>
              <w:rFonts w:ascii="Times New Roman" w:hAnsi="Times New Roman" w:cs="Times New Roman"/>
            </w:rPr>
          </w:rPrChange>
        </w:rPr>
        <w:t>Kovner</w:t>
      </w:r>
      <w:proofErr w:type="spellEnd"/>
      <w:r w:rsidRPr="003502F4">
        <w:rPr>
          <w:rFonts w:ascii="Times New Roman" w:hAnsi="Times New Roman" w:cs="Times New Roman"/>
          <w:highlight w:val="yellow"/>
          <w:lang w:val="ru-RU"/>
          <w:rPrChange w:id="46" w:author="Mariya" w:date="2026-09-26T19:21:00Z">
            <w:rPr>
              <w:rFonts w:ascii="Times New Roman" w:hAnsi="Times New Roman" w:cs="Times New Roman"/>
              <w:lang w:val="ru-RU"/>
            </w:rPr>
          </w:rPrChange>
        </w:rPr>
        <w:t xml:space="preserve"> </w:t>
      </w:r>
      <w:r w:rsidRPr="003502F4">
        <w:rPr>
          <w:rFonts w:ascii="Times New Roman" w:hAnsi="Times New Roman" w:cs="Times New Roman"/>
          <w:highlight w:val="yellow"/>
          <w:rPrChange w:id="47" w:author="Mariya" w:date="2026-09-26T19:21:00Z">
            <w:rPr>
              <w:rFonts w:ascii="Times New Roman" w:hAnsi="Times New Roman" w:cs="Times New Roman"/>
            </w:rPr>
          </w:rPrChange>
        </w:rPr>
        <w:t>et</w:t>
      </w:r>
      <w:r w:rsidRPr="003502F4">
        <w:rPr>
          <w:rFonts w:ascii="Times New Roman" w:hAnsi="Times New Roman" w:cs="Times New Roman"/>
          <w:highlight w:val="yellow"/>
          <w:lang w:val="ru-RU"/>
          <w:rPrChange w:id="48" w:author="Mariya" w:date="2026-09-26T19:21:00Z">
            <w:rPr>
              <w:rFonts w:ascii="Times New Roman" w:hAnsi="Times New Roman" w:cs="Times New Roman"/>
              <w:lang w:val="ru-RU"/>
            </w:rPr>
          </w:rPrChange>
        </w:rPr>
        <w:t xml:space="preserve"> </w:t>
      </w:r>
      <w:r w:rsidRPr="003502F4">
        <w:rPr>
          <w:rFonts w:ascii="Times New Roman" w:hAnsi="Times New Roman" w:cs="Times New Roman"/>
          <w:highlight w:val="yellow"/>
          <w:rPrChange w:id="49" w:author="Mariya" w:date="2026-09-26T19:21:00Z">
            <w:rPr>
              <w:rFonts w:ascii="Times New Roman" w:hAnsi="Times New Roman" w:cs="Times New Roman"/>
            </w:rPr>
          </w:rPrChange>
        </w:rPr>
        <w:t>al</w:t>
      </w:r>
      <w:r w:rsidRPr="003502F4">
        <w:rPr>
          <w:rFonts w:ascii="Times New Roman" w:hAnsi="Times New Roman" w:cs="Times New Roman"/>
          <w:highlight w:val="yellow"/>
          <w:lang w:val="ru-RU"/>
          <w:rPrChange w:id="50" w:author="Mariya" w:date="2026-09-26T19:21:00Z">
            <w:rPr>
              <w:rFonts w:ascii="Times New Roman" w:hAnsi="Times New Roman" w:cs="Times New Roman"/>
              <w:lang w:val="ru-RU"/>
            </w:rPr>
          </w:rPrChange>
        </w:rPr>
        <w:t xml:space="preserve">., ) </w:t>
      </w:r>
      <w:r w:rsidR="00655D0F" w:rsidRPr="003502F4">
        <w:rPr>
          <w:rFonts w:ascii="Times New Roman" w:hAnsi="Times New Roman" w:cs="Times New Roman"/>
          <w:highlight w:val="yellow"/>
          <w:rPrChange w:id="51" w:author="Mariya" w:date="2026-09-26T19:21:00Z">
            <w:rPr>
              <w:rFonts w:ascii="Times New Roman" w:hAnsi="Times New Roman" w:cs="Times New Roman"/>
            </w:rPr>
          </w:rPrChange>
        </w:rPr>
        <w:t>kidney</w:t>
      </w:r>
      <w:r w:rsidR="00655D0F" w:rsidRPr="003502F4">
        <w:rPr>
          <w:rFonts w:ascii="Times New Roman" w:hAnsi="Times New Roman" w:cs="Times New Roman"/>
          <w:highlight w:val="yellow"/>
          <w:lang w:val="ru-RU"/>
          <w:rPrChange w:id="52" w:author="Mariya" w:date="2026-09-26T19:21:00Z">
            <w:rPr>
              <w:rFonts w:ascii="Times New Roman" w:hAnsi="Times New Roman" w:cs="Times New Roman"/>
              <w:lang w:val="ru-RU"/>
            </w:rPr>
          </w:rPrChange>
        </w:rPr>
        <w:t xml:space="preserve"> </w:t>
      </w:r>
      <w:r w:rsidR="00655D0F" w:rsidRPr="003502F4">
        <w:rPr>
          <w:rFonts w:ascii="Times New Roman" w:hAnsi="Times New Roman" w:cs="Times New Roman"/>
          <w:highlight w:val="yellow"/>
          <w:rPrChange w:id="53" w:author="Mariya" w:date="2026-09-26T19:21:00Z">
            <w:rPr>
              <w:rFonts w:ascii="Times New Roman" w:hAnsi="Times New Roman" w:cs="Times New Roman"/>
            </w:rPr>
          </w:rPrChange>
        </w:rPr>
        <w:t>injury</w:t>
      </w:r>
      <w:r w:rsidR="00655D0F" w:rsidRPr="003502F4">
        <w:rPr>
          <w:rFonts w:ascii="Times New Roman" w:hAnsi="Times New Roman" w:cs="Times New Roman"/>
          <w:highlight w:val="yellow"/>
          <w:lang w:val="ru-RU"/>
          <w:rPrChange w:id="54" w:author="Mariya" w:date="2026-09-26T19:21:00Z">
            <w:rPr>
              <w:rFonts w:ascii="Times New Roman" w:hAnsi="Times New Roman" w:cs="Times New Roman"/>
              <w:lang w:val="ru-RU"/>
            </w:rPr>
          </w:rPrChange>
        </w:rPr>
        <w:t xml:space="preserve"> </w:t>
      </w:r>
      <w:r w:rsidR="00655D0F" w:rsidRPr="003502F4">
        <w:rPr>
          <w:rFonts w:ascii="Times New Roman" w:hAnsi="Times New Roman" w:cs="Times New Roman"/>
          <w:highlight w:val="yellow"/>
          <w:rPrChange w:id="55" w:author="Mariya" w:date="2026-09-26T19:21:00Z">
            <w:rPr>
              <w:rFonts w:ascii="Times New Roman" w:hAnsi="Times New Roman" w:cs="Times New Roman"/>
            </w:rPr>
          </w:rPrChange>
        </w:rPr>
        <w:t>development</w:t>
      </w:r>
      <w:r w:rsidR="00BC6D0A" w:rsidRPr="003502F4">
        <w:rPr>
          <w:rFonts w:ascii="Times New Roman" w:hAnsi="Times New Roman" w:cs="Times New Roman"/>
          <w:highlight w:val="yellow"/>
          <w:lang w:val="ru-RU"/>
          <w:rPrChange w:id="56" w:author="Mariya" w:date="2026-09-26T19:21:00Z">
            <w:rPr>
              <w:rFonts w:ascii="Times New Roman" w:hAnsi="Times New Roman" w:cs="Times New Roman"/>
              <w:lang w:val="ru-RU"/>
            </w:rPr>
          </w:rPrChange>
        </w:rPr>
        <w:t xml:space="preserve"> </w:t>
      </w:r>
      <w:r w:rsidR="00BC6D0A" w:rsidRPr="003502F4">
        <w:rPr>
          <w:rFonts w:ascii="Times New Roman" w:hAnsi="Times New Roman" w:cs="Times New Roman"/>
          <w:highlight w:val="yellow"/>
          <w:rPrChange w:id="57" w:author="Mariya" w:date="2026-09-26T19:21:00Z">
            <w:rPr>
              <w:rFonts w:ascii="Times New Roman" w:hAnsi="Times New Roman" w:cs="Times New Roman"/>
            </w:rPr>
          </w:rPrChange>
        </w:rPr>
        <w:t>w</w:t>
      </w:r>
      <w:r w:rsidR="00660D8D" w:rsidRPr="003502F4">
        <w:rPr>
          <w:rFonts w:ascii="Times New Roman" w:hAnsi="Times New Roman" w:cs="Times New Roman"/>
          <w:highlight w:val="yellow"/>
          <w:rPrChange w:id="58" w:author="Mariya" w:date="2026-09-26T19:21:00Z">
            <w:rPr>
              <w:rFonts w:ascii="Times New Roman" w:hAnsi="Times New Roman" w:cs="Times New Roman"/>
            </w:rPr>
          </w:rPrChange>
        </w:rPr>
        <w:t>as</w:t>
      </w:r>
      <w:r w:rsidR="00660D8D" w:rsidRPr="003502F4">
        <w:rPr>
          <w:rFonts w:ascii="Times New Roman" w:hAnsi="Times New Roman" w:cs="Times New Roman"/>
          <w:highlight w:val="yellow"/>
          <w:lang w:val="ru-RU"/>
          <w:rPrChange w:id="59" w:author="Mariya" w:date="2026-09-26T19:21:00Z">
            <w:rPr>
              <w:rFonts w:ascii="Times New Roman" w:hAnsi="Times New Roman" w:cs="Times New Roman"/>
              <w:lang w:val="ru-RU"/>
            </w:rPr>
          </w:rPrChange>
        </w:rPr>
        <w:t xml:space="preserve"> </w:t>
      </w:r>
      <w:r w:rsidR="00660D8D" w:rsidRPr="003502F4">
        <w:rPr>
          <w:rFonts w:ascii="Times New Roman" w:hAnsi="Times New Roman" w:cs="Times New Roman"/>
          <w:highlight w:val="yellow"/>
          <w:rPrChange w:id="60" w:author="Mariya" w:date="2026-09-26T19:21:00Z">
            <w:rPr>
              <w:rFonts w:ascii="Times New Roman" w:hAnsi="Times New Roman" w:cs="Times New Roman"/>
            </w:rPr>
          </w:rPrChange>
        </w:rPr>
        <w:t>detected</w:t>
      </w:r>
      <w:r w:rsidR="00655D0F" w:rsidRPr="003502F4">
        <w:rPr>
          <w:rFonts w:ascii="Times New Roman" w:hAnsi="Times New Roman" w:cs="Times New Roman"/>
          <w:highlight w:val="yellow"/>
          <w:lang w:val="ru-RU"/>
          <w:rPrChange w:id="61" w:author="Mariya" w:date="2026-09-26T19:21:00Z">
            <w:rPr>
              <w:rFonts w:ascii="Times New Roman" w:hAnsi="Times New Roman" w:cs="Times New Roman"/>
              <w:lang w:val="ru-RU"/>
            </w:rPr>
          </w:rPrChange>
        </w:rPr>
        <w:t>. В русскоязычной литературе,</w:t>
      </w:r>
      <w:r w:rsidRPr="003502F4">
        <w:rPr>
          <w:rFonts w:ascii="Times New Roman" w:hAnsi="Times New Roman" w:cs="Times New Roman"/>
          <w:highlight w:val="yellow"/>
          <w:lang w:val="ru-RU"/>
          <w:rPrChange w:id="62" w:author="Mariya" w:date="2026-09-26T19:21:00Z">
            <w:rPr>
              <w:rFonts w:ascii="Times New Roman" w:hAnsi="Times New Roman" w:cs="Times New Roman"/>
              <w:lang w:val="ru-RU"/>
            </w:rPr>
          </w:rPrChange>
        </w:rPr>
        <w:t xml:space="preserve"> в</w:t>
      </w:r>
      <w:r w:rsidR="00655D0F" w:rsidRPr="003502F4">
        <w:rPr>
          <w:rFonts w:ascii="Times New Roman" w:hAnsi="Times New Roman" w:cs="Times New Roman"/>
          <w:highlight w:val="yellow"/>
          <w:lang w:val="ru-RU"/>
          <w:rPrChange w:id="63" w:author="Mariya" w:date="2026-09-26T19:21:00Z">
            <w:rPr>
              <w:rFonts w:ascii="Times New Roman" w:hAnsi="Times New Roman" w:cs="Times New Roman"/>
              <w:lang w:val="ru-RU"/>
            </w:rPr>
          </w:rPrChange>
        </w:rPr>
        <w:t xml:space="preserve"> том числе и в </w:t>
      </w:r>
      <w:r w:rsidRPr="003502F4">
        <w:rPr>
          <w:rFonts w:ascii="Times New Roman" w:hAnsi="Times New Roman" w:cs="Times New Roman"/>
          <w:highlight w:val="yellow"/>
          <w:lang w:val="ru-RU"/>
          <w:rPrChange w:id="64" w:author="Mariya" w:date="2026-09-26T19:21:00Z">
            <w:rPr>
              <w:rFonts w:ascii="Times New Roman" w:hAnsi="Times New Roman" w:cs="Times New Roman"/>
              <w:lang w:val="ru-RU"/>
            </w:rPr>
          </w:rPrChange>
        </w:rPr>
        <w:t xml:space="preserve">клинических рекомендациях </w:t>
      </w:r>
      <w:r w:rsidR="00655D0F" w:rsidRPr="003502F4">
        <w:rPr>
          <w:rFonts w:ascii="Times New Roman" w:hAnsi="Times New Roman" w:cs="Times New Roman"/>
          <w:highlight w:val="yellow"/>
          <w:lang w:val="ru-RU"/>
          <w:rPrChange w:id="65" w:author="Mariya" w:date="2026-09-26T19:21:00Z">
            <w:rPr>
              <w:rFonts w:ascii="Times New Roman" w:hAnsi="Times New Roman" w:cs="Times New Roman"/>
              <w:lang w:val="ru-RU"/>
            </w:rPr>
          </w:rPrChange>
        </w:rPr>
        <w:t xml:space="preserve">по </w:t>
      </w:r>
      <w:r w:rsidRPr="003502F4">
        <w:rPr>
          <w:rFonts w:ascii="Times New Roman" w:hAnsi="Times New Roman" w:cs="Times New Roman"/>
          <w:highlight w:val="yellow"/>
          <w:lang w:val="ru-RU"/>
          <w:rPrChange w:id="66" w:author="Mariya" w:date="2026-09-26T19:21:00Z">
            <w:rPr>
              <w:rFonts w:ascii="Times New Roman" w:hAnsi="Times New Roman" w:cs="Times New Roman"/>
              <w:lang w:val="ru-RU"/>
            </w:rPr>
          </w:rPrChange>
        </w:rPr>
        <w:t>лечени</w:t>
      </w:r>
      <w:r w:rsidR="00655D0F" w:rsidRPr="003502F4">
        <w:rPr>
          <w:rFonts w:ascii="Times New Roman" w:hAnsi="Times New Roman" w:cs="Times New Roman"/>
          <w:highlight w:val="yellow"/>
          <w:lang w:val="ru-RU"/>
          <w:rPrChange w:id="67" w:author="Mariya" w:date="2026-09-26T19:21:00Z">
            <w:rPr>
              <w:rFonts w:ascii="Times New Roman" w:hAnsi="Times New Roman" w:cs="Times New Roman"/>
              <w:lang w:val="ru-RU"/>
            </w:rPr>
          </w:rPrChange>
        </w:rPr>
        <w:t>ю</w:t>
      </w:r>
      <w:r w:rsidRPr="003502F4">
        <w:rPr>
          <w:rFonts w:ascii="Times New Roman" w:hAnsi="Times New Roman" w:cs="Times New Roman"/>
          <w:highlight w:val="yellow"/>
          <w:lang w:val="ru-RU"/>
          <w:rPrChange w:id="68" w:author="Mariya" w:date="2026-09-26T19:21:00Z">
            <w:rPr>
              <w:rFonts w:ascii="Times New Roman" w:hAnsi="Times New Roman" w:cs="Times New Roman"/>
              <w:lang w:val="ru-RU"/>
            </w:rPr>
          </w:rPrChange>
        </w:rPr>
        <w:t xml:space="preserve"> описторхоза</w:t>
      </w:r>
      <w:r w:rsidR="00655D0F" w:rsidRPr="003502F4">
        <w:rPr>
          <w:rFonts w:ascii="Times New Roman" w:hAnsi="Times New Roman" w:cs="Times New Roman"/>
          <w:highlight w:val="yellow"/>
          <w:lang w:val="ru-RU"/>
          <w:rPrChange w:id="69" w:author="Mariya" w:date="2026-09-26T19:21:00Z">
            <w:rPr>
              <w:rFonts w:ascii="Times New Roman" w:hAnsi="Times New Roman" w:cs="Times New Roman"/>
              <w:lang w:val="ru-RU"/>
            </w:rPr>
          </w:rPrChange>
        </w:rPr>
        <w:t>,</w:t>
      </w:r>
      <w:r w:rsidRPr="003502F4">
        <w:rPr>
          <w:rFonts w:ascii="Times New Roman" w:hAnsi="Times New Roman" w:cs="Times New Roman"/>
          <w:highlight w:val="yellow"/>
          <w:lang w:val="ru-RU"/>
          <w:rPrChange w:id="70" w:author="Mariya" w:date="2026-09-26T19:21:00Z">
            <w:rPr>
              <w:rFonts w:ascii="Times New Roman" w:hAnsi="Times New Roman" w:cs="Times New Roman"/>
              <w:lang w:val="ru-RU"/>
            </w:rPr>
          </w:rPrChange>
        </w:rPr>
        <w:t xml:space="preserve"> указывают на развитие широко спектра синдромов, в том числе и</w:t>
      </w:r>
      <w:r w:rsidR="00655D0F" w:rsidRPr="003502F4">
        <w:rPr>
          <w:rFonts w:ascii="Times New Roman" w:hAnsi="Times New Roman" w:cs="Times New Roman"/>
          <w:highlight w:val="yellow"/>
          <w:lang w:val="ru-RU"/>
          <w:rPrChange w:id="71" w:author="Mariya" w:date="2026-09-26T19:21:00Z">
            <w:rPr>
              <w:rFonts w:ascii="Times New Roman" w:hAnsi="Times New Roman" w:cs="Times New Roman"/>
              <w:lang w:val="ru-RU"/>
            </w:rPr>
          </w:rPrChange>
        </w:rPr>
        <w:t xml:space="preserve"> неврологического характера</w:t>
      </w:r>
      <w:r w:rsidRPr="003502F4">
        <w:rPr>
          <w:rFonts w:ascii="Times New Roman" w:hAnsi="Times New Roman" w:cs="Times New Roman"/>
          <w:highlight w:val="yellow"/>
          <w:lang w:val="ru-RU"/>
          <w:rPrChange w:id="72" w:author="Mariya" w:date="2026-09-26T19:21:00Z">
            <w:rPr>
              <w:rFonts w:ascii="Times New Roman" w:hAnsi="Times New Roman" w:cs="Times New Roman"/>
              <w:lang w:val="ru-RU"/>
            </w:rPr>
          </w:rPrChange>
        </w:rPr>
        <w:t xml:space="preserve">. </w:t>
      </w:r>
      <w:r w:rsidR="00655D0F" w:rsidRPr="003502F4">
        <w:rPr>
          <w:rFonts w:ascii="Times New Roman" w:hAnsi="Times New Roman" w:cs="Times New Roman"/>
          <w:highlight w:val="yellow"/>
          <w:lang w:val="ru-RU"/>
          <w:rPrChange w:id="73" w:author="Mariya" w:date="2026-09-26T19:21:00Z">
            <w:rPr>
              <w:rFonts w:ascii="Times New Roman" w:hAnsi="Times New Roman" w:cs="Times New Roman"/>
              <w:lang w:val="ru-RU"/>
            </w:rPr>
          </w:rPrChange>
        </w:rPr>
        <w:t>В совокупности, данные указывают на то, что описторхоз является системным заболеванием, с широким спектром клинических проявлени</w:t>
      </w:r>
      <w:r w:rsidR="00146A27" w:rsidRPr="003502F4">
        <w:rPr>
          <w:rFonts w:ascii="Times New Roman" w:hAnsi="Times New Roman" w:cs="Times New Roman"/>
          <w:highlight w:val="yellow"/>
          <w:lang w:val="ru-RU"/>
          <w:rPrChange w:id="74" w:author="Mariya" w:date="2026-09-26T19:21:00Z">
            <w:rPr>
              <w:rFonts w:ascii="Times New Roman" w:hAnsi="Times New Roman" w:cs="Times New Roman"/>
              <w:lang w:val="ru-RU"/>
            </w:rPr>
          </w:rPrChange>
        </w:rPr>
        <w:t>й</w:t>
      </w:r>
      <w:commentRangeEnd w:id="30"/>
      <w:r w:rsidR="00711D59" w:rsidRPr="003502F4">
        <w:rPr>
          <w:rStyle w:val="af"/>
          <w:highlight w:val="yellow"/>
          <w:rPrChange w:id="75" w:author="Mariya" w:date="2026-09-26T19:21:00Z">
            <w:rPr>
              <w:rStyle w:val="af"/>
            </w:rPr>
          </w:rPrChange>
        </w:rPr>
        <w:commentReference w:id="30"/>
      </w:r>
      <w:r w:rsidR="00655D0F" w:rsidRPr="00D92967">
        <w:rPr>
          <w:rFonts w:ascii="Times New Roman" w:hAnsi="Times New Roman" w:cs="Times New Roman"/>
          <w:lang w:val="ru-RU"/>
        </w:rPr>
        <w:t>.</w:t>
      </w:r>
    </w:p>
    <w:p w14:paraId="79A58B6D" w14:textId="6E6B154D" w:rsidR="006A795F" w:rsidRDefault="00EA0E34" w:rsidP="00EA61AB">
      <w:pPr>
        <w:spacing w:after="0" w:line="276" w:lineRule="auto"/>
        <w:jc w:val="both"/>
        <w:rPr>
          <w:rStyle w:val="ac"/>
          <w:rFonts w:ascii="Times New Roman" w:hAnsi="Times New Roman" w:cs="Times New Roman"/>
          <w:bCs/>
          <w:i w:val="0"/>
          <w:iCs w:val="0"/>
          <w:bdr w:val="none" w:sz="0" w:space="0" w:color="auto" w:frame="1"/>
          <w:lang w:val="ru-RU"/>
        </w:rPr>
      </w:pPr>
      <w:r w:rsidRPr="00D92967">
        <w:rPr>
          <w:rFonts w:ascii="Times New Roman" w:hAnsi="Times New Roman" w:cs="Times New Roman"/>
          <w:lang w:val="ru-RU"/>
        </w:rPr>
        <w:t>Для и</w:t>
      </w:r>
      <w:r w:rsidR="00146A27" w:rsidRPr="00D92967">
        <w:rPr>
          <w:rFonts w:ascii="Times New Roman" w:hAnsi="Times New Roman" w:cs="Times New Roman"/>
          <w:lang w:val="ru-RU"/>
        </w:rPr>
        <w:t>сследовани</w:t>
      </w:r>
      <w:r w:rsidRPr="00D92967">
        <w:rPr>
          <w:rFonts w:ascii="Times New Roman" w:hAnsi="Times New Roman" w:cs="Times New Roman"/>
          <w:lang w:val="ru-RU"/>
        </w:rPr>
        <w:t>я</w:t>
      </w:r>
      <w:r w:rsidR="00146A27" w:rsidRPr="00D92967">
        <w:rPr>
          <w:rFonts w:ascii="Times New Roman" w:hAnsi="Times New Roman" w:cs="Times New Roman"/>
          <w:lang w:val="ru-RU"/>
        </w:rPr>
        <w:t xml:space="preserve"> патогенеза заболевания</w:t>
      </w:r>
      <w:r w:rsidR="00E54646">
        <w:rPr>
          <w:rFonts w:ascii="Times New Roman" w:hAnsi="Times New Roman" w:cs="Times New Roman"/>
          <w:lang w:val="ru-RU"/>
        </w:rPr>
        <w:t>, в том числе в контексте его системного воздействия</w:t>
      </w:r>
      <w:r w:rsidRPr="00D92967">
        <w:rPr>
          <w:rFonts w:ascii="Times New Roman" w:hAnsi="Times New Roman" w:cs="Times New Roman"/>
          <w:lang w:val="ru-RU"/>
        </w:rPr>
        <w:t xml:space="preserve">, необходимо подобрать адекватную экспериментальную модель. Традиционно, для исследования описторхоза в качестве </w:t>
      </w:r>
      <w:r w:rsidRPr="00D92967">
        <w:rPr>
          <w:rFonts w:ascii="Times New Roman" w:hAnsi="Times New Roman" w:cs="Times New Roman"/>
        </w:rPr>
        <w:t>animal</w:t>
      </w:r>
      <w:r w:rsidRPr="00D92967">
        <w:rPr>
          <w:rFonts w:ascii="Times New Roman" w:hAnsi="Times New Roman" w:cs="Times New Roman"/>
          <w:lang w:val="ru-RU"/>
        </w:rPr>
        <w:t xml:space="preserve"> </w:t>
      </w:r>
      <w:r w:rsidRPr="00D92967">
        <w:rPr>
          <w:rFonts w:ascii="Times New Roman" w:hAnsi="Times New Roman" w:cs="Times New Roman"/>
        </w:rPr>
        <w:t>model</w:t>
      </w:r>
      <w:r w:rsidRPr="00D92967">
        <w:rPr>
          <w:rFonts w:ascii="Times New Roman" w:hAnsi="Times New Roman" w:cs="Times New Roman"/>
          <w:lang w:val="ru-RU"/>
        </w:rPr>
        <w:t xml:space="preserve"> используется хомячки </w:t>
      </w:r>
      <w:proofErr w:type="spellStart"/>
      <w:r w:rsidRPr="00D92967">
        <w:rPr>
          <w:rFonts w:ascii="Times New Roman" w:hAnsi="Times New Roman" w:cs="Times New Roman"/>
        </w:rPr>
        <w:t>Mesocricetus</w:t>
      </w:r>
      <w:proofErr w:type="spellEnd"/>
      <w:r w:rsidRPr="00D92967">
        <w:rPr>
          <w:rFonts w:ascii="Times New Roman" w:hAnsi="Times New Roman" w:cs="Times New Roman"/>
          <w:lang w:val="ru-RU"/>
        </w:rPr>
        <w:t xml:space="preserve"> </w:t>
      </w:r>
      <w:proofErr w:type="spellStart"/>
      <w:r w:rsidRPr="00D92967">
        <w:rPr>
          <w:rFonts w:ascii="Times New Roman" w:hAnsi="Times New Roman" w:cs="Times New Roman"/>
        </w:rPr>
        <w:t>auratus</w:t>
      </w:r>
      <w:proofErr w:type="spellEnd"/>
      <w:r w:rsidRPr="00D92967">
        <w:rPr>
          <w:rFonts w:ascii="Times New Roman" w:hAnsi="Times New Roman" w:cs="Times New Roman"/>
          <w:lang w:val="ru-RU"/>
        </w:rPr>
        <w:t xml:space="preserve">. Выбор этих животных в качестве модели обусловлен рядом причин. </w:t>
      </w:r>
      <w:proofErr w:type="spellStart"/>
      <w:r w:rsidR="00C01421" w:rsidRPr="00D92967">
        <w:rPr>
          <w:rStyle w:val="ac"/>
          <w:rFonts w:ascii="Times New Roman" w:hAnsi="Times New Roman" w:cs="Times New Roman"/>
          <w:bCs/>
          <w:i w:val="0"/>
          <w:iCs w:val="0"/>
          <w:bdr w:val="none" w:sz="0" w:space="0" w:color="auto" w:frame="1"/>
        </w:rPr>
        <w:t>Mesocricetus</w:t>
      </w:r>
      <w:proofErr w:type="spellEnd"/>
      <w:r w:rsidR="00C01421" w:rsidRPr="00D92967">
        <w:rPr>
          <w:rStyle w:val="ac"/>
          <w:rFonts w:ascii="Times New Roman" w:hAnsi="Times New Roman" w:cs="Times New Roman"/>
          <w:bCs/>
          <w:i w:val="0"/>
          <w:iCs w:val="0"/>
          <w:bdr w:val="none" w:sz="0" w:space="0" w:color="auto" w:frame="1"/>
          <w:lang w:val="ru-RU"/>
        </w:rPr>
        <w:t xml:space="preserve"> </w:t>
      </w:r>
      <w:proofErr w:type="spellStart"/>
      <w:r w:rsidR="00C01421" w:rsidRPr="00D92967">
        <w:rPr>
          <w:rStyle w:val="ac"/>
          <w:rFonts w:ascii="Times New Roman" w:hAnsi="Times New Roman" w:cs="Times New Roman"/>
          <w:bCs/>
          <w:i w:val="0"/>
          <w:iCs w:val="0"/>
          <w:bdr w:val="none" w:sz="0" w:space="0" w:color="auto" w:frame="1"/>
        </w:rPr>
        <w:t>auratus</w:t>
      </w:r>
      <w:proofErr w:type="spellEnd"/>
      <w:r w:rsidR="00C01421" w:rsidRPr="00D92967">
        <w:rPr>
          <w:rStyle w:val="ac"/>
          <w:rFonts w:ascii="Times New Roman" w:hAnsi="Times New Roman" w:cs="Times New Roman"/>
          <w:bCs/>
          <w:i w:val="0"/>
          <w:iCs w:val="0"/>
          <w:bdr w:val="none" w:sz="0" w:space="0" w:color="auto" w:frame="1"/>
          <w:lang w:val="ru-RU"/>
        </w:rPr>
        <w:t xml:space="preserve"> являются близкородственным видом к ондатре (</w:t>
      </w:r>
      <w:proofErr w:type="spellStart"/>
      <w:r w:rsidR="00C01421" w:rsidRPr="00D92967">
        <w:rPr>
          <w:rStyle w:val="ac"/>
          <w:rFonts w:ascii="Times New Roman" w:hAnsi="Times New Roman" w:cs="Times New Roman"/>
          <w:bCs/>
          <w:i w:val="0"/>
          <w:iCs w:val="0"/>
          <w:bdr w:val="none" w:sz="0" w:space="0" w:color="auto" w:frame="1"/>
        </w:rPr>
        <w:t>Ondatra</w:t>
      </w:r>
      <w:proofErr w:type="spellEnd"/>
      <w:r w:rsidR="00C01421" w:rsidRPr="00D92967">
        <w:rPr>
          <w:rStyle w:val="ac"/>
          <w:rFonts w:ascii="Times New Roman" w:hAnsi="Times New Roman" w:cs="Times New Roman"/>
          <w:bCs/>
          <w:i w:val="0"/>
          <w:iCs w:val="0"/>
          <w:bdr w:val="none" w:sz="0" w:space="0" w:color="auto" w:frame="1"/>
          <w:lang w:val="ru-RU"/>
        </w:rPr>
        <w:t xml:space="preserve"> </w:t>
      </w:r>
      <w:proofErr w:type="spellStart"/>
      <w:r w:rsidR="00C01421" w:rsidRPr="00D92967">
        <w:rPr>
          <w:rStyle w:val="ac"/>
          <w:rFonts w:ascii="Times New Roman" w:hAnsi="Times New Roman" w:cs="Times New Roman"/>
          <w:bCs/>
          <w:i w:val="0"/>
          <w:iCs w:val="0"/>
          <w:bdr w:val="none" w:sz="0" w:space="0" w:color="auto" w:frame="1"/>
        </w:rPr>
        <w:t>zibethicus</w:t>
      </w:r>
      <w:proofErr w:type="spellEnd"/>
      <w:r w:rsidR="00C01421" w:rsidRPr="00D92967">
        <w:rPr>
          <w:rStyle w:val="ac"/>
          <w:rFonts w:ascii="Times New Roman" w:hAnsi="Times New Roman" w:cs="Times New Roman"/>
          <w:bCs/>
          <w:i w:val="0"/>
          <w:iCs w:val="0"/>
          <w:bdr w:val="none" w:sz="0" w:space="0" w:color="auto" w:frame="1"/>
          <w:lang w:val="ru-RU"/>
        </w:rPr>
        <w:t xml:space="preserve">) – млекопитающему, выступающему резервуарным </w:t>
      </w:r>
      <w:r w:rsidR="00C01421" w:rsidRPr="00D92967">
        <w:rPr>
          <w:rStyle w:val="ac"/>
          <w:rFonts w:ascii="Times New Roman" w:hAnsi="Times New Roman" w:cs="Times New Roman"/>
          <w:bCs/>
          <w:i w:val="0"/>
          <w:iCs w:val="0"/>
          <w:bdr w:val="none" w:sz="0" w:space="0" w:color="auto" w:frame="1"/>
        </w:rPr>
        <w:t>definitive</w:t>
      </w:r>
      <w:r w:rsidR="00C01421" w:rsidRPr="00D92967">
        <w:rPr>
          <w:rStyle w:val="ac"/>
          <w:rFonts w:ascii="Times New Roman" w:hAnsi="Times New Roman" w:cs="Times New Roman"/>
          <w:bCs/>
          <w:i w:val="0"/>
          <w:iCs w:val="0"/>
          <w:bdr w:val="none" w:sz="0" w:space="0" w:color="auto" w:frame="1"/>
          <w:lang w:val="ru-RU"/>
        </w:rPr>
        <w:t xml:space="preserve"> </w:t>
      </w:r>
      <w:r w:rsidR="00C01421" w:rsidRPr="00D92967">
        <w:rPr>
          <w:rStyle w:val="ac"/>
          <w:rFonts w:ascii="Times New Roman" w:hAnsi="Times New Roman" w:cs="Times New Roman"/>
          <w:bCs/>
          <w:i w:val="0"/>
          <w:iCs w:val="0"/>
          <w:bdr w:val="none" w:sz="0" w:space="0" w:color="auto" w:frame="1"/>
        </w:rPr>
        <w:t>host</w:t>
      </w:r>
      <w:r w:rsidR="00C01421" w:rsidRPr="00D92967">
        <w:rPr>
          <w:rStyle w:val="ac"/>
          <w:rFonts w:ascii="Times New Roman" w:hAnsi="Times New Roman" w:cs="Times New Roman"/>
          <w:bCs/>
          <w:i w:val="0"/>
          <w:iCs w:val="0"/>
          <w:bdr w:val="none" w:sz="0" w:space="0" w:color="auto" w:frame="1"/>
          <w:lang w:val="ru-RU"/>
        </w:rPr>
        <w:t xml:space="preserve"> в естественной среде обитания (</w:t>
      </w:r>
      <w:proofErr w:type="spellStart"/>
      <w:r w:rsidR="00C01421" w:rsidRPr="00D92967">
        <w:rPr>
          <w:rFonts w:ascii="Times New Roman" w:hAnsi="Times New Roman" w:cs="Times New Roman"/>
          <w:i/>
          <w:iCs/>
        </w:rPr>
        <w:t>Pakharukova</w:t>
      </w:r>
      <w:proofErr w:type="spellEnd"/>
      <w:r w:rsidR="00C01421" w:rsidRPr="00D92967">
        <w:rPr>
          <w:rFonts w:ascii="Times New Roman" w:hAnsi="Times New Roman" w:cs="Times New Roman"/>
          <w:i/>
          <w:iCs/>
          <w:lang w:val="ru-RU"/>
        </w:rPr>
        <w:t xml:space="preserve"> &amp; </w:t>
      </w:r>
      <w:proofErr w:type="spellStart"/>
      <w:r w:rsidR="00C01421" w:rsidRPr="00D92967">
        <w:rPr>
          <w:rFonts w:ascii="Times New Roman" w:hAnsi="Times New Roman" w:cs="Times New Roman"/>
          <w:i/>
          <w:iCs/>
        </w:rPr>
        <w:t>Mordvinov</w:t>
      </w:r>
      <w:proofErr w:type="spellEnd"/>
      <w:r w:rsidR="00C01421" w:rsidRPr="00D92967">
        <w:rPr>
          <w:rFonts w:ascii="Times New Roman" w:hAnsi="Times New Roman" w:cs="Times New Roman"/>
          <w:i/>
          <w:iCs/>
          <w:lang w:val="ru-RU"/>
        </w:rPr>
        <w:t xml:space="preserve">, 2016; </w:t>
      </w:r>
      <w:r w:rsidR="00C01421" w:rsidRPr="00D92967">
        <w:rPr>
          <w:rFonts w:ascii="Times New Roman" w:hAnsi="Times New Roman" w:cs="Times New Roman"/>
          <w:i/>
          <w:iCs/>
        </w:rPr>
        <w:t>Schuster</w:t>
      </w:r>
      <w:r w:rsidR="00C01421" w:rsidRPr="00D92967">
        <w:rPr>
          <w:rFonts w:ascii="Times New Roman" w:hAnsi="Times New Roman" w:cs="Times New Roman"/>
          <w:i/>
          <w:iCs/>
          <w:lang w:val="ru-RU"/>
        </w:rPr>
        <w:t xml:space="preserve"> </w:t>
      </w:r>
      <w:r w:rsidR="00C01421" w:rsidRPr="00D92967">
        <w:rPr>
          <w:rFonts w:ascii="Times New Roman" w:hAnsi="Times New Roman" w:cs="Times New Roman"/>
          <w:i/>
          <w:iCs/>
        </w:rPr>
        <w:t>et</w:t>
      </w:r>
      <w:r w:rsidR="00C01421" w:rsidRPr="00D92967">
        <w:rPr>
          <w:rFonts w:ascii="Times New Roman" w:hAnsi="Times New Roman" w:cs="Times New Roman"/>
          <w:i/>
          <w:iCs/>
          <w:lang w:val="ru-RU"/>
        </w:rPr>
        <w:t xml:space="preserve"> </w:t>
      </w:r>
      <w:r w:rsidR="00C01421" w:rsidRPr="00D92967">
        <w:rPr>
          <w:rFonts w:ascii="Times New Roman" w:hAnsi="Times New Roman" w:cs="Times New Roman"/>
          <w:i/>
          <w:iCs/>
        </w:rPr>
        <w:t>al</w:t>
      </w:r>
      <w:r w:rsidR="00C01421" w:rsidRPr="00D92967">
        <w:rPr>
          <w:rFonts w:ascii="Times New Roman" w:hAnsi="Times New Roman" w:cs="Times New Roman"/>
          <w:i/>
          <w:iCs/>
          <w:lang w:val="ru-RU"/>
        </w:rPr>
        <w:t>., 2021</w:t>
      </w:r>
      <w:r w:rsidR="00C01421" w:rsidRPr="00D92967">
        <w:rPr>
          <w:rStyle w:val="ac"/>
          <w:rFonts w:ascii="Times New Roman" w:hAnsi="Times New Roman" w:cs="Times New Roman"/>
          <w:bCs/>
          <w:i w:val="0"/>
          <w:iCs w:val="0"/>
          <w:bdr w:val="none" w:sz="0" w:space="0" w:color="auto" w:frame="1"/>
          <w:lang w:val="ru-RU"/>
        </w:rPr>
        <w:t xml:space="preserve">). Ондатра принадлежит к семейству </w:t>
      </w:r>
      <w:proofErr w:type="spellStart"/>
      <w:r w:rsidR="00C01421" w:rsidRPr="00D92967">
        <w:rPr>
          <w:rStyle w:val="ac"/>
          <w:rFonts w:ascii="Times New Roman" w:hAnsi="Times New Roman" w:cs="Times New Roman"/>
          <w:bCs/>
          <w:i w:val="0"/>
          <w:iCs w:val="0"/>
          <w:bdr w:val="none" w:sz="0" w:space="0" w:color="auto" w:frame="1"/>
        </w:rPr>
        <w:t>Cricetidae</w:t>
      </w:r>
      <w:proofErr w:type="spellEnd"/>
      <w:r w:rsidR="00C01421" w:rsidRPr="00D92967">
        <w:rPr>
          <w:rStyle w:val="ac"/>
          <w:rFonts w:ascii="Times New Roman" w:hAnsi="Times New Roman" w:cs="Times New Roman"/>
          <w:bCs/>
          <w:i w:val="0"/>
          <w:iCs w:val="0"/>
          <w:bdr w:val="none" w:sz="0" w:space="0" w:color="auto" w:frame="1"/>
          <w:lang w:val="ru-RU"/>
        </w:rPr>
        <w:t xml:space="preserve">, как и хомячки </w:t>
      </w:r>
      <w:r w:rsidR="00C01421" w:rsidRPr="00D92967">
        <w:rPr>
          <w:rStyle w:val="ac"/>
          <w:rFonts w:ascii="Times New Roman" w:hAnsi="Times New Roman" w:cs="Times New Roman"/>
          <w:bCs/>
          <w:i w:val="0"/>
          <w:iCs w:val="0"/>
          <w:bdr w:val="none" w:sz="0" w:space="0" w:color="auto" w:frame="1"/>
        </w:rPr>
        <w:t>M</w:t>
      </w:r>
      <w:r w:rsidR="00C01421" w:rsidRPr="00D92967">
        <w:rPr>
          <w:rStyle w:val="ac"/>
          <w:rFonts w:ascii="Times New Roman" w:hAnsi="Times New Roman" w:cs="Times New Roman"/>
          <w:bCs/>
          <w:i w:val="0"/>
          <w:iCs w:val="0"/>
          <w:bdr w:val="none" w:sz="0" w:space="0" w:color="auto" w:frame="1"/>
          <w:lang w:val="ru-RU"/>
        </w:rPr>
        <w:t xml:space="preserve">. </w:t>
      </w:r>
      <w:proofErr w:type="spellStart"/>
      <w:r w:rsidR="00C01421" w:rsidRPr="00D92967">
        <w:rPr>
          <w:rStyle w:val="ac"/>
          <w:rFonts w:ascii="Times New Roman" w:hAnsi="Times New Roman" w:cs="Times New Roman"/>
          <w:bCs/>
          <w:i w:val="0"/>
          <w:iCs w:val="0"/>
          <w:bdr w:val="none" w:sz="0" w:space="0" w:color="auto" w:frame="1"/>
        </w:rPr>
        <w:t>auratus</w:t>
      </w:r>
      <w:proofErr w:type="spellEnd"/>
      <w:r w:rsidR="00C01421" w:rsidRPr="00D92967">
        <w:rPr>
          <w:rStyle w:val="ac"/>
          <w:rFonts w:ascii="Times New Roman" w:hAnsi="Times New Roman" w:cs="Times New Roman"/>
          <w:bCs/>
          <w:i w:val="0"/>
          <w:iCs w:val="0"/>
          <w:bdr w:val="none" w:sz="0" w:space="0" w:color="auto" w:frame="1"/>
          <w:lang w:val="ru-RU"/>
        </w:rPr>
        <w:t>.</w:t>
      </w:r>
      <w:r w:rsidR="000D31CF" w:rsidRPr="00D92967">
        <w:rPr>
          <w:rStyle w:val="ac"/>
          <w:rFonts w:ascii="Times New Roman" w:hAnsi="Times New Roman" w:cs="Times New Roman"/>
          <w:bCs/>
          <w:i w:val="0"/>
          <w:iCs w:val="0"/>
          <w:bdr w:val="none" w:sz="0" w:space="0" w:color="auto" w:frame="1"/>
          <w:lang w:val="ru-RU"/>
        </w:rPr>
        <w:t xml:space="preserve"> </w:t>
      </w:r>
      <w:r w:rsidR="00CA468B">
        <w:rPr>
          <w:rStyle w:val="ac"/>
          <w:rFonts w:ascii="Times New Roman" w:hAnsi="Times New Roman" w:cs="Times New Roman"/>
          <w:bCs/>
          <w:i w:val="0"/>
          <w:iCs w:val="0"/>
          <w:bdr w:val="none" w:sz="0" w:space="0" w:color="auto" w:frame="1"/>
          <w:lang w:val="ru-RU"/>
        </w:rPr>
        <w:t xml:space="preserve">Фенотип </w:t>
      </w:r>
      <w:r w:rsidR="00CA468B" w:rsidRPr="00D92967">
        <w:rPr>
          <w:rStyle w:val="ac"/>
          <w:rFonts w:ascii="Times New Roman" w:hAnsi="Times New Roman" w:cs="Times New Roman"/>
          <w:bCs/>
          <w:i w:val="0"/>
          <w:iCs w:val="0"/>
          <w:bdr w:val="none" w:sz="0" w:space="0" w:color="auto" w:frame="1"/>
          <w:lang w:val="ru-RU"/>
        </w:rPr>
        <w:t>взрослы</w:t>
      </w:r>
      <w:r w:rsidR="00CA468B">
        <w:rPr>
          <w:rStyle w:val="ac"/>
          <w:rFonts w:ascii="Times New Roman" w:hAnsi="Times New Roman" w:cs="Times New Roman"/>
          <w:bCs/>
          <w:i w:val="0"/>
          <w:iCs w:val="0"/>
          <w:bdr w:val="none" w:sz="0" w:space="0" w:color="auto" w:frame="1"/>
          <w:lang w:val="ru-RU"/>
        </w:rPr>
        <w:t>х</w:t>
      </w:r>
      <w:r w:rsidR="00CA468B" w:rsidRPr="00D92967">
        <w:rPr>
          <w:rStyle w:val="ac"/>
          <w:rFonts w:ascii="Times New Roman" w:hAnsi="Times New Roman" w:cs="Times New Roman"/>
          <w:bCs/>
          <w:i w:val="0"/>
          <w:iCs w:val="0"/>
          <w:bdr w:val="none" w:sz="0" w:space="0" w:color="auto" w:frame="1"/>
          <w:lang w:val="ru-RU"/>
        </w:rPr>
        <w:t xml:space="preserve"> особ</w:t>
      </w:r>
      <w:r w:rsidR="00CA468B">
        <w:rPr>
          <w:rStyle w:val="ac"/>
          <w:rFonts w:ascii="Times New Roman" w:hAnsi="Times New Roman" w:cs="Times New Roman"/>
          <w:bCs/>
          <w:i w:val="0"/>
          <w:iCs w:val="0"/>
          <w:bdr w:val="none" w:sz="0" w:space="0" w:color="auto" w:frame="1"/>
          <w:lang w:val="ru-RU"/>
        </w:rPr>
        <w:t>ей,</w:t>
      </w:r>
      <w:r w:rsidR="00C01421" w:rsidRPr="00D92967">
        <w:rPr>
          <w:rStyle w:val="ac"/>
          <w:rFonts w:ascii="Times New Roman" w:hAnsi="Times New Roman" w:cs="Times New Roman"/>
          <w:bCs/>
          <w:i w:val="0"/>
          <w:iCs w:val="0"/>
          <w:bdr w:val="none" w:sz="0" w:space="0" w:color="auto" w:frame="1"/>
          <w:lang w:val="ru-RU"/>
        </w:rPr>
        <w:t xml:space="preserve"> </w:t>
      </w:r>
      <w:r w:rsidR="00CA468B">
        <w:rPr>
          <w:rStyle w:val="ac"/>
          <w:rFonts w:ascii="Times New Roman" w:hAnsi="Times New Roman" w:cs="Times New Roman"/>
          <w:bCs/>
          <w:i w:val="0"/>
          <w:iCs w:val="0"/>
          <w:bdr w:val="none" w:sz="0" w:space="0" w:color="auto" w:frame="1"/>
          <w:lang w:val="ru-RU"/>
        </w:rPr>
        <w:t>выделенных из Сирийских хомячков,</w:t>
      </w:r>
      <w:r w:rsidR="00C01421" w:rsidRPr="00D92967">
        <w:rPr>
          <w:rStyle w:val="ac"/>
          <w:rFonts w:ascii="Times New Roman" w:hAnsi="Times New Roman" w:cs="Times New Roman"/>
          <w:bCs/>
          <w:i w:val="0"/>
          <w:iCs w:val="0"/>
          <w:bdr w:val="none" w:sz="0" w:space="0" w:color="auto" w:frame="1"/>
          <w:lang w:val="ru-RU"/>
        </w:rPr>
        <w:t xml:space="preserve"> не отличаются от </w:t>
      </w:r>
      <w:r w:rsidR="00CA468B">
        <w:rPr>
          <w:rStyle w:val="ac"/>
          <w:rFonts w:ascii="Times New Roman" w:hAnsi="Times New Roman" w:cs="Times New Roman"/>
          <w:bCs/>
          <w:i w:val="0"/>
          <w:iCs w:val="0"/>
          <w:bdr w:val="none" w:sz="0" w:space="0" w:color="auto" w:frame="1"/>
          <w:lang w:val="ru-RU"/>
        </w:rPr>
        <w:t>особей</w:t>
      </w:r>
      <w:r w:rsidR="00C01421" w:rsidRPr="00D92967">
        <w:rPr>
          <w:rStyle w:val="ac"/>
          <w:rFonts w:ascii="Times New Roman" w:hAnsi="Times New Roman" w:cs="Times New Roman"/>
          <w:bCs/>
          <w:i w:val="0"/>
          <w:iCs w:val="0"/>
          <w:bdr w:val="none" w:sz="0" w:space="0" w:color="auto" w:frame="1"/>
          <w:lang w:val="ru-RU"/>
        </w:rPr>
        <w:t xml:space="preserve">, выделенных </w:t>
      </w:r>
      <w:r w:rsidR="00CA468B">
        <w:rPr>
          <w:rStyle w:val="ac"/>
          <w:rFonts w:ascii="Times New Roman" w:hAnsi="Times New Roman" w:cs="Times New Roman"/>
          <w:bCs/>
          <w:i w:val="0"/>
          <w:iCs w:val="0"/>
          <w:bdr w:val="none" w:sz="0" w:space="0" w:color="auto" w:frame="1"/>
          <w:lang w:val="ru-RU"/>
        </w:rPr>
        <w:t>из</w:t>
      </w:r>
      <w:r w:rsidR="00C01421" w:rsidRPr="00D92967">
        <w:rPr>
          <w:rStyle w:val="ac"/>
          <w:rFonts w:ascii="Times New Roman" w:hAnsi="Times New Roman" w:cs="Times New Roman"/>
          <w:bCs/>
          <w:i w:val="0"/>
          <w:iCs w:val="0"/>
          <w:bdr w:val="none" w:sz="0" w:space="0" w:color="auto" w:frame="1"/>
          <w:lang w:val="ru-RU"/>
        </w:rPr>
        <w:t xml:space="preserve"> лис, кошек и </w:t>
      </w:r>
      <w:r w:rsidR="00CA468B">
        <w:rPr>
          <w:rStyle w:val="ac"/>
          <w:rFonts w:ascii="Times New Roman" w:hAnsi="Times New Roman" w:cs="Times New Roman"/>
          <w:bCs/>
          <w:i w:val="0"/>
          <w:iCs w:val="0"/>
          <w:bdr w:val="none" w:sz="0" w:space="0" w:color="auto" w:frame="1"/>
          <w:lang w:val="ru-RU"/>
        </w:rPr>
        <w:t xml:space="preserve">других млекопитающих, которые </w:t>
      </w:r>
      <w:r w:rsidR="00426ECB">
        <w:rPr>
          <w:rStyle w:val="ac"/>
          <w:rFonts w:ascii="Times New Roman" w:hAnsi="Times New Roman" w:cs="Times New Roman"/>
          <w:bCs/>
          <w:i w:val="0"/>
          <w:iCs w:val="0"/>
          <w:bdr w:val="none" w:sz="0" w:space="0" w:color="auto" w:frame="1"/>
          <w:lang w:val="ru-RU"/>
        </w:rPr>
        <w:t xml:space="preserve">подвержены заражению </w:t>
      </w:r>
      <w:r w:rsidR="004B2599">
        <w:rPr>
          <w:rStyle w:val="ac"/>
          <w:rFonts w:ascii="Times New Roman" w:hAnsi="Times New Roman" w:cs="Times New Roman"/>
          <w:bCs/>
          <w:i w:val="0"/>
          <w:iCs w:val="0"/>
          <w:bdr w:val="none" w:sz="0" w:space="0" w:color="auto" w:frame="1"/>
          <w:lang w:val="ru-RU"/>
        </w:rPr>
        <w:t>в естественной среде</w:t>
      </w:r>
      <w:r w:rsidR="00C01421" w:rsidRPr="00D92967">
        <w:rPr>
          <w:rStyle w:val="ac"/>
          <w:rFonts w:ascii="Times New Roman" w:hAnsi="Times New Roman" w:cs="Times New Roman"/>
          <w:bCs/>
          <w:i w:val="0"/>
          <w:iCs w:val="0"/>
          <w:bdr w:val="none" w:sz="0" w:space="0" w:color="auto" w:frame="1"/>
          <w:lang w:val="ru-RU"/>
        </w:rPr>
        <w:t xml:space="preserve"> (</w:t>
      </w:r>
      <w:proofErr w:type="spellStart"/>
      <w:r w:rsidR="00C01421" w:rsidRPr="00D92967">
        <w:rPr>
          <w:rStyle w:val="ac"/>
          <w:rFonts w:ascii="Times New Roman" w:hAnsi="Times New Roman" w:cs="Times New Roman"/>
          <w:bCs/>
          <w:i w:val="0"/>
          <w:iCs w:val="0"/>
          <w:bdr w:val="none" w:sz="0" w:space="0" w:color="auto" w:frame="1"/>
          <w:lang w:val="ru-RU"/>
        </w:rPr>
        <w:t>Беэр</w:t>
      </w:r>
      <w:proofErr w:type="spellEnd"/>
      <w:r w:rsidR="00C01421" w:rsidRPr="00D92967">
        <w:rPr>
          <w:rStyle w:val="ac"/>
          <w:rFonts w:ascii="Times New Roman" w:hAnsi="Times New Roman" w:cs="Times New Roman"/>
          <w:bCs/>
          <w:i w:val="0"/>
          <w:iCs w:val="0"/>
          <w:bdr w:val="none" w:sz="0" w:space="0" w:color="auto" w:frame="1"/>
          <w:lang w:val="ru-RU"/>
        </w:rPr>
        <w:t xml:space="preserve">, 2005). </w:t>
      </w:r>
      <w:r w:rsidR="004B2599">
        <w:rPr>
          <w:rStyle w:val="ac"/>
          <w:rFonts w:ascii="Times New Roman" w:hAnsi="Times New Roman" w:cs="Times New Roman"/>
          <w:bCs/>
          <w:i w:val="0"/>
          <w:iCs w:val="0"/>
          <w:bdr w:val="none" w:sz="0" w:space="0" w:color="auto" w:frame="1"/>
          <w:lang w:val="ru-RU"/>
        </w:rPr>
        <w:t>П</w:t>
      </w:r>
      <w:r w:rsidR="00C01421" w:rsidRPr="00D92967">
        <w:rPr>
          <w:rStyle w:val="ac"/>
          <w:rFonts w:ascii="Times New Roman" w:hAnsi="Times New Roman" w:cs="Times New Roman"/>
          <w:bCs/>
          <w:i w:val="0"/>
          <w:iCs w:val="0"/>
          <w:bdr w:val="none" w:sz="0" w:space="0" w:color="auto" w:frame="1"/>
          <w:lang w:val="ru-RU"/>
        </w:rPr>
        <w:t xml:space="preserve">аттерн развития инфекции </w:t>
      </w:r>
      <w:r w:rsidR="004B2599">
        <w:rPr>
          <w:rStyle w:val="ac"/>
          <w:rFonts w:ascii="Times New Roman" w:hAnsi="Times New Roman" w:cs="Times New Roman"/>
          <w:bCs/>
          <w:i w:val="0"/>
          <w:iCs w:val="0"/>
          <w:bdr w:val="none" w:sz="0" w:space="0" w:color="auto" w:frame="1"/>
          <w:lang w:val="ru-RU"/>
        </w:rPr>
        <w:t xml:space="preserve">у хомячков </w:t>
      </w:r>
      <w:r w:rsidR="00C01421" w:rsidRPr="00D92967">
        <w:rPr>
          <w:rStyle w:val="ac"/>
          <w:rFonts w:ascii="Times New Roman" w:hAnsi="Times New Roman" w:cs="Times New Roman"/>
          <w:bCs/>
          <w:i w:val="0"/>
          <w:iCs w:val="0"/>
          <w:bdr w:val="none" w:sz="0" w:space="0" w:color="auto" w:frame="1"/>
          <w:lang w:val="ru-RU"/>
        </w:rPr>
        <w:t>аналогичен тому, что мы наблюдаем у человека. В печени золотистого хомячка при заражении описторхозом, развиваются все характерные патологические признаки заболевания (</w:t>
      </w:r>
      <w:proofErr w:type="spellStart"/>
      <w:r w:rsidR="00C01421" w:rsidRPr="00D92967">
        <w:rPr>
          <w:rFonts w:ascii="Times New Roman" w:hAnsi="Times New Roman" w:cs="Times New Roman"/>
        </w:rPr>
        <w:t>Lvova</w:t>
      </w:r>
      <w:proofErr w:type="spellEnd"/>
      <w:r w:rsidR="00C01421" w:rsidRPr="00D92967">
        <w:rPr>
          <w:rFonts w:ascii="Times New Roman" w:hAnsi="Times New Roman" w:cs="Times New Roman"/>
          <w:lang w:val="ru-RU"/>
        </w:rPr>
        <w:t xml:space="preserve"> </w:t>
      </w:r>
      <w:r w:rsidR="00C01421" w:rsidRPr="00D92967">
        <w:rPr>
          <w:rFonts w:ascii="Times New Roman" w:hAnsi="Times New Roman" w:cs="Times New Roman"/>
        </w:rPr>
        <w:t>et</w:t>
      </w:r>
      <w:r w:rsidR="00C01421" w:rsidRPr="00D92967">
        <w:rPr>
          <w:rFonts w:ascii="Times New Roman" w:hAnsi="Times New Roman" w:cs="Times New Roman"/>
          <w:lang w:val="ru-RU"/>
        </w:rPr>
        <w:t xml:space="preserve"> </w:t>
      </w:r>
      <w:r w:rsidR="00C01421" w:rsidRPr="00D92967">
        <w:rPr>
          <w:rFonts w:ascii="Times New Roman" w:hAnsi="Times New Roman" w:cs="Times New Roman"/>
        </w:rPr>
        <w:t>al</w:t>
      </w:r>
      <w:r w:rsidR="00C01421" w:rsidRPr="00D92967">
        <w:rPr>
          <w:rFonts w:ascii="Times New Roman" w:hAnsi="Times New Roman" w:cs="Times New Roman"/>
          <w:lang w:val="ru-RU"/>
        </w:rPr>
        <w:t>., 2012</w:t>
      </w:r>
      <w:r w:rsidR="00C01421" w:rsidRPr="00D92967">
        <w:rPr>
          <w:rStyle w:val="ac"/>
          <w:rFonts w:ascii="Times New Roman" w:hAnsi="Times New Roman" w:cs="Times New Roman"/>
          <w:bCs/>
          <w:i w:val="0"/>
          <w:iCs w:val="0"/>
          <w:bdr w:val="none" w:sz="0" w:space="0" w:color="auto" w:frame="1"/>
          <w:lang w:val="ru-RU"/>
        </w:rPr>
        <w:t>)</w:t>
      </w:r>
      <w:r w:rsidR="00C01421" w:rsidRPr="00D92967">
        <w:rPr>
          <w:rStyle w:val="ac"/>
          <w:rFonts w:ascii="Times New Roman" w:hAnsi="Times New Roman" w:cs="Times New Roman"/>
          <w:bCs/>
          <w:bdr w:val="none" w:sz="0" w:space="0" w:color="auto" w:frame="1"/>
          <w:lang w:val="ru-RU"/>
        </w:rPr>
        <w:t>.</w:t>
      </w:r>
      <w:r w:rsidR="00BE4248" w:rsidRPr="00D92967">
        <w:rPr>
          <w:rStyle w:val="ac"/>
          <w:rFonts w:ascii="Times New Roman" w:hAnsi="Times New Roman" w:cs="Times New Roman"/>
          <w:bCs/>
          <w:i w:val="0"/>
          <w:iCs w:val="0"/>
          <w:bdr w:val="none" w:sz="0" w:space="0" w:color="auto" w:frame="1"/>
          <w:lang w:val="ru-RU"/>
        </w:rPr>
        <w:t xml:space="preserve"> </w:t>
      </w:r>
    </w:p>
    <w:p w14:paraId="67C88CA8" w14:textId="0DC6CB98" w:rsidR="00797DA2" w:rsidRPr="00D92967" w:rsidRDefault="00BE4248" w:rsidP="00EA61AB">
      <w:pPr>
        <w:spacing w:after="0" w:line="276" w:lineRule="auto"/>
        <w:jc w:val="both"/>
        <w:rPr>
          <w:rStyle w:val="ac"/>
          <w:rFonts w:ascii="Times New Roman" w:hAnsi="Times New Roman" w:cs="Times New Roman"/>
          <w:bCs/>
          <w:i w:val="0"/>
          <w:iCs w:val="0"/>
          <w:bdr w:val="none" w:sz="0" w:space="0" w:color="auto" w:frame="1"/>
          <w:lang w:val="ru-RU"/>
        </w:rPr>
      </w:pPr>
      <w:r w:rsidRPr="00D92967">
        <w:rPr>
          <w:rStyle w:val="ac"/>
          <w:rFonts w:ascii="Times New Roman" w:hAnsi="Times New Roman" w:cs="Times New Roman"/>
          <w:bCs/>
          <w:i w:val="0"/>
          <w:iCs w:val="0"/>
          <w:bdr w:val="none" w:sz="0" w:space="0" w:color="auto" w:frame="1"/>
          <w:lang w:val="ru-RU"/>
        </w:rPr>
        <w:t>Несмотря на удобство использования хомячков в качестве экспериментальной модели описторхоза, ряд методов разработан под других животных. Например, поведенческие тесты, необходимые для оценки функционального состояния центральной нервной системы, раз</w:t>
      </w:r>
      <w:r w:rsidR="005922C3" w:rsidRPr="00D92967">
        <w:rPr>
          <w:rStyle w:val="ac"/>
          <w:rFonts w:ascii="Times New Roman" w:hAnsi="Times New Roman" w:cs="Times New Roman"/>
          <w:bCs/>
          <w:i w:val="0"/>
          <w:iCs w:val="0"/>
          <w:bdr w:val="none" w:sz="0" w:space="0" w:color="auto" w:frame="1"/>
          <w:lang w:val="ru-RU"/>
        </w:rPr>
        <w:t>работаны</w:t>
      </w:r>
      <w:r w:rsidRPr="00D92967">
        <w:rPr>
          <w:rStyle w:val="ac"/>
          <w:rFonts w:ascii="Times New Roman" w:hAnsi="Times New Roman" w:cs="Times New Roman"/>
          <w:bCs/>
          <w:i w:val="0"/>
          <w:iCs w:val="0"/>
          <w:bdr w:val="none" w:sz="0" w:space="0" w:color="auto" w:frame="1"/>
          <w:lang w:val="ru-RU"/>
        </w:rPr>
        <w:t xml:space="preserve"> в первую очередь для мышей и крыс</w:t>
      </w:r>
      <w:r w:rsidR="005922C3" w:rsidRPr="00D92967">
        <w:rPr>
          <w:rStyle w:val="ac"/>
          <w:rFonts w:ascii="Times New Roman" w:hAnsi="Times New Roman" w:cs="Times New Roman"/>
          <w:bCs/>
          <w:i w:val="0"/>
          <w:iCs w:val="0"/>
          <w:bdr w:val="none" w:sz="0" w:space="0" w:color="auto" w:frame="1"/>
          <w:lang w:val="ru-RU"/>
        </w:rPr>
        <w:t xml:space="preserve">, а </w:t>
      </w:r>
      <w:r w:rsidR="00190D3D">
        <w:rPr>
          <w:rStyle w:val="ac"/>
          <w:rFonts w:ascii="Times New Roman" w:hAnsi="Times New Roman" w:cs="Times New Roman"/>
          <w:bCs/>
          <w:i w:val="0"/>
          <w:iCs w:val="0"/>
          <w:bdr w:val="none" w:sz="0" w:space="0" w:color="auto" w:frame="1"/>
          <w:lang w:val="ru-RU"/>
        </w:rPr>
        <w:t xml:space="preserve">их </w:t>
      </w:r>
      <w:r w:rsidR="005922C3" w:rsidRPr="00D92967">
        <w:rPr>
          <w:rStyle w:val="ac"/>
          <w:rFonts w:ascii="Times New Roman" w:hAnsi="Times New Roman" w:cs="Times New Roman"/>
          <w:bCs/>
          <w:i w:val="0"/>
          <w:iCs w:val="0"/>
          <w:bdr w:val="none" w:sz="0" w:space="0" w:color="auto" w:frame="1"/>
          <w:lang w:val="ru-RU"/>
        </w:rPr>
        <w:t>аналогов для хомячков не существует</w:t>
      </w:r>
      <w:r w:rsidRPr="00D92967">
        <w:rPr>
          <w:rStyle w:val="ac"/>
          <w:rFonts w:ascii="Times New Roman" w:hAnsi="Times New Roman" w:cs="Times New Roman"/>
          <w:bCs/>
          <w:i w:val="0"/>
          <w:iCs w:val="0"/>
          <w:bdr w:val="none" w:sz="0" w:space="0" w:color="auto" w:frame="1"/>
          <w:lang w:val="ru-RU"/>
        </w:rPr>
        <w:t>.</w:t>
      </w:r>
      <w:r w:rsidR="003E3C2C" w:rsidRPr="00D92967">
        <w:rPr>
          <w:rStyle w:val="ac"/>
          <w:rFonts w:ascii="Times New Roman" w:hAnsi="Times New Roman" w:cs="Times New Roman"/>
          <w:bCs/>
          <w:i w:val="0"/>
          <w:iCs w:val="0"/>
          <w:bdr w:val="none" w:sz="0" w:space="0" w:color="auto" w:frame="1"/>
          <w:lang w:val="ru-RU"/>
        </w:rPr>
        <w:t xml:space="preserve"> </w:t>
      </w:r>
      <w:r w:rsidR="00797DA2" w:rsidRPr="00D92967">
        <w:rPr>
          <w:rStyle w:val="ac"/>
          <w:rFonts w:ascii="Times New Roman" w:hAnsi="Times New Roman" w:cs="Times New Roman"/>
          <w:bCs/>
          <w:i w:val="0"/>
          <w:iCs w:val="0"/>
          <w:bdr w:val="none" w:sz="0" w:space="0" w:color="auto" w:frame="1"/>
          <w:lang w:val="ru-RU"/>
        </w:rPr>
        <w:lastRenderedPageBreak/>
        <w:t xml:space="preserve">Различные молекулярно-биологические методы также преимущественно ориентированы на мышей и крыс, и мало представлены для </w:t>
      </w:r>
      <w:r w:rsidR="00797DA2" w:rsidRPr="00D92967">
        <w:rPr>
          <w:rStyle w:val="ac"/>
          <w:rFonts w:ascii="Times New Roman" w:hAnsi="Times New Roman" w:cs="Times New Roman"/>
          <w:bCs/>
          <w:i w:val="0"/>
          <w:iCs w:val="0"/>
          <w:bdr w:val="none" w:sz="0" w:space="0" w:color="auto" w:frame="1"/>
        </w:rPr>
        <w:t>M</w:t>
      </w:r>
      <w:r w:rsidR="00797DA2" w:rsidRPr="00D92967">
        <w:rPr>
          <w:rStyle w:val="ac"/>
          <w:rFonts w:ascii="Times New Roman" w:hAnsi="Times New Roman" w:cs="Times New Roman"/>
          <w:bCs/>
          <w:i w:val="0"/>
          <w:iCs w:val="0"/>
          <w:bdr w:val="none" w:sz="0" w:space="0" w:color="auto" w:frame="1"/>
          <w:lang w:val="ru-RU"/>
        </w:rPr>
        <w:t xml:space="preserve">. </w:t>
      </w:r>
      <w:proofErr w:type="spellStart"/>
      <w:r w:rsidR="00797DA2" w:rsidRPr="00D92967">
        <w:rPr>
          <w:rStyle w:val="ac"/>
          <w:rFonts w:ascii="Times New Roman" w:hAnsi="Times New Roman" w:cs="Times New Roman"/>
          <w:bCs/>
          <w:i w:val="0"/>
          <w:iCs w:val="0"/>
          <w:bdr w:val="none" w:sz="0" w:space="0" w:color="auto" w:frame="1"/>
        </w:rPr>
        <w:t>auratus</w:t>
      </w:r>
      <w:proofErr w:type="spellEnd"/>
      <w:r w:rsidR="00797DA2" w:rsidRPr="00D92967">
        <w:rPr>
          <w:rStyle w:val="ac"/>
          <w:rFonts w:ascii="Times New Roman" w:hAnsi="Times New Roman" w:cs="Times New Roman"/>
          <w:bCs/>
          <w:i w:val="0"/>
          <w:iCs w:val="0"/>
          <w:bdr w:val="none" w:sz="0" w:space="0" w:color="auto" w:frame="1"/>
          <w:lang w:val="ru-RU"/>
        </w:rPr>
        <w:t>.</w:t>
      </w:r>
    </w:p>
    <w:p w14:paraId="37F356B0" w14:textId="7734AE66" w:rsidR="001E6493" w:rsidRPr="00D92967" w:rsidRDefault="00797DA2" w:rsidP="00EA61AB">
      <w:pPr>
        <w:spacing w:after="0" w:line="276" w:lineRule="auto"/>
        <w:jc w:val="both"/>
        <w:rPr>
          <w:rFonts w:ascii="Times New Roman" w:hAnsi="Times New Roman" w:cs="Times New Roman"/>
          <w:lang w:val="ru-RU"/>
        </w:rPr>
      </w:pPr>
      <w:r w:rsidRPr="00D92967">
        <w:rPr>
          <w:rStyle w:val="ac"/>
          <w:rFonts w:ascii="Times New Roman" w:hAnsi="Times New Roman" w:cs="Times New Roman"/>
          <w:bCs/>
          <w:i w:val="0"/>
          <w:iCs w:val="0"/>
          <w:bdr w:val="none" w:sz="0" w:space="0" w:color="auto" w:frame="1"/>
          <w:lang w:val="ru-RU"/>
        </w:rPr>
        <w:t>В связи с этим, цель данного исследования заключалась в том, чтобы сравнить неск</w:t>
      </w:r>
      <w:r w:rsidR="00BE4248" w:rsidRPr="00D92967">
        <w:rPr>
          <w:rStyle w:val="ac"/>
          <w:rFonts w:ascii="Times New Roman" w:hAnsi="Times New Roman" w:cs="Times New Roman"/>
          <w:bCs/>
          <w:i w:val="0"/>
          <w:iCs w:val="0"/>
          <w:bdr w:val="none" w:sz="0" w:space="0" w:color="auto" w:frame="1"/>
          <w:lang w:val="ru-RU"/>
        </w:rPr>
        <w:t>ольких популярных экспериментальных моделей</w:t>
      </w:r>
      <w:r w:rsidR="002E0AFB" w:rsidRPr="00D92967">
        <w:rPr>
          <w:rStyle w:val="ac"/>
          <w:rFonts w:ascii="Times New Roman" w:hAnsi="Times New Roman" w:cs="Times New Roman"/>
          <w:bCs/>
          <w:i w:val="0"/>
          <w:iCs w:val="0"/>
          <w:bdr w:val="none" w:sz="0" w:space="0" w:color="auto" w:frame="1"/>
          <w:lang w:val="ru-RU"/>
        </w:rPr>
        <w:t xml:space="preserve"> </w:t>
      </w:r>
      <w:r w:rsidR="008E0926">
        <w:rPr>
          <w:rStyle w:val="ac"/>
          <w:rFonts w:ascii="Times New Roman" w:hAnsi="Times New Roman" w:cs="Times New Roman"/>
          <w:bCs/>
          <w:i w:val="0"/>
          <w:iCs w:val="0"/>
          <w:bdr w:val="none" w:sz="0" w:space="0" w:color="auto" w:frame="1"/>
          <w:lang w:val="ru-RU"/>
        </w:rPr>
        <w:t>и</w:t>
      </w:r>
      <w:r w:rsidR="002E0AFB" w:rsidRPr="00D92967">
        <w:rPr>
          <w:rStyle w:val="ac"/>
          <w:rFonts w:ascii="Times New Roman" w:hAnsi="Times New Roman" w:cs="Times New Roman"/>
          <w:bCs/>
          <w:i w:val="0"/>
          <w:iCs w:val="0"/>
          <w:bdr w:val="none" w:sz="0" w:space="0" w:color="auto" w:frame="1"/>
          <w:lang w:val="ru-RU"/>
        </w:rPr>
        <w:t xml:space="preserve"> ответ</w:t>
      </w:r>
      <w:r w:rsidR="008E0926">
        <w:rPr>
          <w:rStyle w:val="ac"/>
          <w:rFonts w:ascii="Times New Roman" w:hAnsi="Times New Roman" w:cs="Times New Roman"/>
          <w:bCs/>
          <w:i w:val="0"/>
          <w:iCs w:val="0"/>
          <w:bdr w:val="none" w:sz="0" w:space="0" w:color="auto" w:frame="1"/>
          <w:lang w:val="ru-RU"/>
        </w:rPr>
        <w:t>ить</w:t>
      </w:r>
      <w:r w:rsidR="002E0AFB" w:rsidRPr="00D92967">
        <w:rPr>
          <w:rStyle w:val="ac"/>
          <w:rFonts w:ascii="Times New Roman" w:hAnsi="Times New Roman" w:cs="Times New Roman"/>
          <w:bCs/>
          <w:i w:val="0"/>
          <w:iCs w:val="0"/>
          <w:bdr w:val="none" w:sz="0" w:space="0" w:color="auto" w:frame="1"/>
          <w:lang w:val="ru-RU"/>
        </w:rPr>
        <w:t xml:space="preserve"> на вопрос: можно ли использовать мышей и крыс в качестве альтернативной экспериментальной модели</w:t>
      </w:r>
      <w:r w:rsidR="00C64A43">
        <w:rPr>
          <w:rStyle w:val="ac"/>
          <w:rFonts w:ascii="Times New Roman" w:hAnsi="Times New Roman" w:cs="Times New Roman"/>
          <w:bCs/>
          <w:i w:val="0"/>
          <w:iCs w:val="0"/>
          <w:bdr w:val="none" w:sz="0" w:space="0" w:color="auto" w:frame="1"/>
          <w:lang w:val="ru-RU"/>
        </w:rPr>
        <w:t xml:space="preserve"> </w:t>
      </w:r>
      <w:r w:rsidR="00C64A43">
        <w:rPr>
          <w:rStyle w:val="ac"/>
          <w:rFonts w:ascii="Times New Roman" w:hAnsi="Times New Roman" w:cs="Times New Roman"/>
          <w:bCs/>
          <w:i w:val="0"/>
          <w:iCs w:val="0"/>
          <w:bdr w:val="none" w:sz="0" w:space="0" w:color="auto" w:frame="1"/>
        </w:rPr>
        <w:t>O</w:t>
      </w:r>
      <w:r w:rsidR="00C64A43" w:rsidRPr="00C64A43">
        <w:rPr>
          <w:rStyle w:val="ac"/>
          <w:rFonts w:ascii="Times New Roman" w:hAnsi="Times New Roman" w:cs="Times New Roman"/>
          <w:bCs/>
          <w:i w:val="0"/>
          <w:iCs w:val="0"/>
          <w:bdr w:val="none" w:sz="0" w:space="0" w:color="auto" w:frame="1"/>
          <w:lang w:val="ru-RU"/>
        </w:rPr>
        <w:t xml:space="preserve">. </w:t>
      </w:r>
      <w:proofErr w:type="spellStart"/>
      <w:r w:rsidR="00C64A43">
        <w:rPr>
          <w:rStyle w:val="ac"/>
          <w:rFonts w:ascii="Times New Roman" w:hAnsi="Times New Roman" w:cs="Times New Roman"/>
          <w:bCs/>
          <w:i w:val="0"/>
          <w:iCs w:val="0"/>
          <w:bdr w:val="none" w:sz="0" w:space="0" w:color="auto" w:frame="1"/>
        </w:rPr>
        <w:t>felineus</w:t>
      </w:r>
      <w:proofErr w:type="spellEnd"/>
      <w:r w:rsidR="00C64A43" w:rsidRPr="00D76CBC">
        <w:rPr>
          <w:rStyle w:val="ac"/>
          <w:rFonts w:ascii="Times New Roman" w:hAnsi="Times New Roman" w:cs="Times New Roman"/>
          <w:bCs/>
          <w:i w:val="0"/>
          <w:iCs w:val="0"/>
          <w:bdr w:val="none" w:sz="0" w:space="0" w:color="auto" w:frame="1"/>
          <w:lang w:val="ru-RU"/>
        </w:rPr>
        <w:t xml:space="preserve"> </w:t>
      </w:r>
      <w:r w:rsidR="00C64A43">
        <w:rPr>
          <w:rStyle w:val="ac"/>
          <w:rFonts w:ascii="Times New Roman" w:hAnsi="Times New Roman" w:cs="Times New Roman"/>
          <w:bCs/>
          <w:i w:val="0"/>
          <w:iCs w:val="0"/>
          <w:bdr w:val="none" w:sz="0" w:space="0" w:color="auto" w:frame="1"/>
        </w:rPr>
        <w:t>infection</w:t>
      </w:r>
      <w:r w:rsidR="002E0AFB" w:rsidRPr="00D92967">
        <w:rPr>
          <w:rStyle w:val="ac"/>
          <w:rFonts w:ascii="Times New Roman" w:hAnsi="Times New Roman" w:cs="Times New Roman"/>
          <w:bCs/>
          <w:i w:val="0"/>
          <w:iCs w:val="0"/>
          <w:bdr w:val="none" w:sz="0" w:space="0" w:color="auto" w:frame="1"/>
          <w:lang w:val="ru-RU"/>
        </w:rPr>
        <w:t>. В рамках исследования мы</w:t>
      </w:r>
      <w:r w:rsidR="00AD521B" w:rsidRPr="00D92967">
        <w:rPr>
          <w:rStyle w:val="ac"/>
          <w:rFonts w:ascii="Times New Roman" w:hAnsi="Times New Roman" w:cs="Times New Roman"/>
          <w:bCs/>
          <w:i w:val="0"/>
          <w:iCs w:val="0"/>
          <w:bdr w:val="none" w:sz="0" w:space="0" w:color="auto" w:frame="1"/>
          <w:lang w:val="ru-RU"/>
        </w:rPr>
        <w:t xml:space="preserve"> оцени</w:t>
      </w:r>
      <w:r w:rsidR="002E0AFB" w:rsidRPr="00D92967">
        <w:rPr>
          <w:rStyle w:val="ac"/>
          <w:rFonts w:ascii="Times New Roman" w:hAnsi="Times New Roman" w:cs="Times New Roman"/>
          <w:bCs/>
          <w:i w:val="0"/>
          <w:iCs w:val="0"/>
          <w:bdr w:val="none" w:sz="0" w:space="0" w:color="auto" w:frame="1"/>
          <w:lang w:val="ru-RU"/>
        </w:rPr>
        <w:t>вали</w:t>
      </w:r>
      <w:r w:rsidR="009A20AB" w:rsidRPr="00D92967">
        <w:rPr>
          <w:rStyle w:val="ac"/>
          <w:rFonts w:ascii="Times New Roman" w:hAnsi="Times New Roman" w:cs="Times New Roman"/>
          <w:bCs/>
          <w:i w:val="0"/>
          <w:iCs w:val="0"/>
          <w:bdr w:val="none" w:sz="0" w:space="0" w:color="auto" w:frame="1"/>
          <w:lang w:val="ru-RU"/>
        </w:rPr>
        <w:t xml:space="preserve"> </w:t>
      </w:r>
      <w:r w:rsidR="002E0AFB" w:rsidRPr="00D92967">
        <w:rPr>
          <w:rStyle w:val="ac"/>
          <w:rFonts w:ascii="Times New Roman" w:hAnsi="Times New Roman" w:cs="Times New Roman"/>
          <w:bCs/>
          <w:i w:val="0"/>
          <w:iCs w:val="0"/>
          <w:bdr w:val="none" w:sz="0" w:space="0" w:color="auto" w:frame="1"/>
        </w:rPr>
        <w:t>ability</w:t>
      </w:r>
      <w:r w:rsidR="009A20AB" w:rsidRPr="00D92967">
        <w:rPr>
          <w:rStyle w:val="ac"/>
          <w:rFonts w:ascii="Times New Roman" w:hAnsi="Times New Roman" w:cs="Times New Roman"/>
          <w:bCs/>
          <w:i w:val="0"/>
          <w:iCs w:val="0"/>
          <w:bdr w:val="none" w:sz="0" w:space="0" w:color="auto" w:frame="1"/>
          <w:lang w:val="ru-RU"/>
        </w:rPr>
        <w:t xml:space="preserve"> </w:t>
      </w:r>
      <w:r w:rsidR="009A20AB" w:rsidRPr="00D92967">
        <w:rPr>
          <w:rStyle w:val="ac"/>
          <w:rFonts w:ascii="Times New Roman" w:hAnsi="Times New Roman" w:cs="Times New Roman"/>
          <w:bCs/>
          <w:i w:val="0"/>
          <w:iCs w:val="0"/>
          <w:bdr w:val="none" w:sz="0" w:space="0" w:color="auto" w:frame="1"/>
        </w:rPr>
        <w:t>of</w:t>
      </w:r>
      <w:r w:rsidR="009A20AB" w:rsidRPr="00D92967">
        <w:rPr>
          <w:rStyle w:val="ac"/>
          <w:rFonts w:ascii="Times New Roman" w:hAnsi="Times New Roman" w:cs="Times New Roman"/>
          <w:bCs/>
          <w:i w:val="0"/>
          <w:iCs w:val="0"/>
          <w:bdr w:val="none" w:sz="0" w:space="0" w:color="auto" w:frame="1"/>
          <w:lang w:val="ru-RU"/>
        </w:rPr>
        <w:t xml:space="preserve"> </w:t>
      </w:r>
      <w:r w:rsidR="009A20AB" w:rsidRPr="00D92967">
        <w:rPr>
          <w:rStyle w:val="ac"/>
          <w:rFonts w:ascii="Times New Roman" w:hAnsi="Times New Roman" w:cs="Times New Roman"/>
          <w:bCs/>
          <w:i w:val="0"/>
          <w:iCs w:val="0"/>
          <w:bdr w:val="none" w:sz="0" w:space="0" w:color="auto" w:frame="1"/>
        </w:rPr>
        <w:t>mice</w:t>
      </w:r>
      <w:r w:rsidR="009A20AB" w:rsidRPr="00D92967">
        <w:rPr>
          <w:rStyle w:val="ac"/>
          <w:rFonts w:ascii="Times New Roman" w:hAnsi="Times New Roman" w:cs="Times New Roman"/>
          <w:bCs/>
          <w:i w:val="0"/>
          <w:iCs w:val="0"/>
          <w:bdr w:val="none" w:sz="0" w:space="0" w:color="auto" w:frame="1"/>
          <w:lang w:val="ru-RU"/>
        </w:rPr>
        <w:t xml:space="preserve"> </w:t>
      </w:r>
      <w:r w:rsidR="009A20AB" w:rsidRPr="00D92967">
        <w:rPr>
          <w:rStyle w:val="ac"/>
          <w:rFonts w:ascii="Times New Roman" w:hAnsi="Times New Roman" w:cs="Times New Roman"/>
          <w:bCs/>
          <w:i w:val="0"/>
          <w:iCs w:val="0"/>
          <w:bdr w:val="none" w:sz="0" w:space="0" w:color="auto" w:frame="1"/>
        </w:rPr>
        <w:t>and</w:t>
      </w:r>
      <w:r w:rsidR="009A20AB" w:rsidRPr="00D92967">
        <w:rPr>
          <w:rStyle w:val="ac"/>
          <w:rFonts w:ascii="Times New Roman" w:hAnsi="Times New Roman" w:cs="Times New Roman"/>
          <w:bCs/>
          <w:i w:val="0"/>
          <w:iCs w:val="0"/>
          <w:bdr w:val="none" w:sz="0" w:space="0" w:color="auto" w:frame="1"/>
          <w:lang w:val="ru-RU"/>
        </w:rPr>
        <w:t xml:space="preserve"> </w:t>
      </w:r>
      <w:r w:rsidR="009A20AB" w:rsidRPr="00D92967">
        <w:rPr>
          <w:rStyle w:val="ac"/>
          <w:rFonts w:ascii="Times New Roman" w:hAnsi="Times New Roman" w:cs="Times New Roman"/>
          <w:bCs/>
          <w:i w:val="0"/>
          <w:iCs w:val="0"/>
          <w:bdr w:val="none" w:sz="0" w:space="0" w:color="auto" w:frame="1"/>
        </w:rPr>
        <w:t>rats</w:t>
      </w:r>
      <w:r w:rsidR="002E0AFB" w:rsidRPr="00D92967">
        <w:rPr>
          <w:rStyle w:val="ac"/>
          <w:rFonts w:ascii="Times New Roman" w:hAnsi="Times New Roman" w:cs="Times New Roman"/>
          <w:bCs/>
          <w:i w:val="0"/>
          <w:iCs w:val="0"/>
          <w:bdr w:val="none" w:sz="0" w:space="0" w:color="auto" w:frame="1"/>
          <w:lang w:val="ru-RU"/>
        </w:rPr>
        <w:t xml:space="preserve"> </w:t>
      </w:r>
      <w:r w:rsidR="002E0AFB" w:rsidRPr="00D92967">
        <w:rPr>
          <w:rStyle w:val="ac"/>
          <w:rFonts w:ascii="Times New Roman" w:hAnsi="Times New Roman" w:cs="Times New Roman"/>
          <w:bCs/>
          <w:i w:val="0"/>
          <w:iCs w:val="0"/>
          <w:bdr w:val="none" w:sz="0" w:space="0" w:color="auto" w:frame="1"/>
        </w:rPr>
        <w:t>to</w:t>
      </w:r>
      <w:r w:rsidR="002E0AFB" w:rsidRPr="00D92967">
        <w:rPr>
          <w:rStyle w:val="ac"/>
          <w:rFonts w:ascii="Times New Roman" w:hAnsi="Times New Roman" w:cs="Times New Roman"/>
          <w:bCs/>
          <w:i w:val="0"/>
          <w:iCs w:val="0"/>
          <w:bdr w:val="none" w:sz="0" w:space="0" w:color="auto" w:frame="1"/>
          <w:lang w:val="ru-RU"/>
        </w:rPr>
        <w:t xml:space="preserve"> </w:t>
      </w:r>
      <w:r w:rsidR="002E0AFB" w:rsidRPr="00D92967">
        <w:rPr>
          <w:rStyle w:val="ac"/>
          <w:rFonts w:ascii="Times New Roman" w:hAnsi="Times New Roman" w:cs="Times New Roman"/>
          <w:bCs/>
          <w:i w:val="0"/>
          <w:iCs w:val="0"/>
          <w:bdr w:val="none" w:sz="0" w:space="0" w:color="auto" w:frame="1"/>
        </w:rPr>
        <w:t>be</w:t>
      </w:r>
      <w:r w:rsidR="002E0AFB" w:rsidRPr="00D92967">
        <w:rPr>
          <w:rStyle w:val="ac"/>
          <w:rFonts w:ascii="Times New Roman" w:hAnsi="Times New Roman" w:cs="Times New Roman"/>
          <w:bCs/>
          <w:i w:val="0"/>
          <w:iCs w:val="0"/>
          <w:bdr w:val="none" w:sz="0" w:space="0" w:color="auto" w:frame="1"/>
          <w:lang w:val="ru-RU"/>
        </w:rPr>
        <w:t xml:space="preserve"> </w:t>
      </w:r>
      <w:r w:rsidR="002E0AFB" w:rsidRPr="00D92967">
        <w:rPr>
          <w:rStyle w:val="ac"/>
          <w:rFonts w:ascii="Times New Roman" w:hAnsi="Times New Roman" w:cs="Times New Roman"/>
          <w:bCs/>
          <w:i w:val="0"/>
          <w:iCs w:val="0"/>
          <w:bdr w:val="none" w:sz="0" w:space="0" w:color="auto" w:frame="1"/>
        </w:rPr>
        <w:t>infected</w:t>
      </w:r>
      <w:r w:rsidR="002E0AFB" w:rsidRPr="00D92967">
        <w:rPr>
          <w:rStyle w:val="ac"/>
          <w:rFonts w:ascii="Times New Roman" w:hAnsi="Times New Roman" w:cs="Times New Roman"/>
          <w:bCs/>
          <w:i w:val="0"/>
          <w:iCs w:val="0"/>
          <w:bdr w:val="none" w:sz="0" w:space="0" w:color="auto" w:frame="1"/>
          <w:lang w:val="ru-RU"/>
        </w:rPr>
        <w:t xml:space="preserve"> </w:t>
      </w:r>
      <w:r w:rsidR="002E0AFB" w:rsidRPr="00D92967">
        <w:rPr>
          <w:rStyle w:val="ac"/>
          <w:rFonts w:ascii="Times New Roman" w:hAnsi="Times New Roman" w:cs="Times New Roman"/>
          <w:bCs/>
          <w:i w:val="0"/>
          <w:iCs w:val="0"/>
          <w:bdr w:val="none" w:sz="0" w:space="0" w:color="auto" w:frame="1"/>
        </w:rPr>
        <w:t>with</w:t>
      </w:r>
      <w:r w:rsidR="002E0AFB" w:rsidRPr="00D92967">
        <w:rPr>
          <w:rStyle w:val="ac"/>
          <w:rFonts w:ascii="Times New Roman" w:hAnsi="Times New Roman" w:cs="Times New Roman"/>
          <w:bCs/>
          <w:i w:val="0"/>
          <w:iCs w:val="0"/>
          <w:bdr w:val="none" w:sz="0" w:space="0" w:color="auto" w:frame="1"/>
          <w:lang w:val="ru-RU"/>
        </w:rPr>
        <w:t xml:space="preserve"> </w:t>
      </w:r>
      <w:proofErr w:type="spellStart"/>
      <w:r w:rsidR="002E0AFB" w:rsidRPr="00D92967">
        <w:rPr>
          <w:rStyle w:val="ac"/>
          <w:rFonts w:ascii="Times New Roman" w:hAnsi="Times New Roman" w:cs="Times New Roman"/>
          <w:bCs/>
          <w:i w:val="0"/>
          <w:iCs w:val="0"/>
          <w:bdr w:val="none" w:sz="0" w:space="0" w:color="auto" w:frame="1"/>
        </w:rPr>
        <w:t>opisthorchiasis</w:t>
      </w:r>
      <w:proofErr w:type="spellEnd"/>
      <w:r w:rsidR="00BE4248" w:rsidRPr="00D92967">
        <w:rPr>
          <w:rStyle w:val="ac"/>
          <w:rFonts w:ascii="Times New Roman" w:hAnsi="Times New Roman" w:cs="Times New Roman"/>
          <w:bCs/>
          <w:i w:val="0"/>
          <w:iCs w:val="0"/>
          <w:bdr w:val="none" w:sz="0" w:space="0" w:color="auto" w:frame="1"/>
          <w:lang w:val="ru-RU"/>
        </w:rPr>
        <w:t xml:space="preserve"> и приводить к характерным изменениям в печени экспериментальных животных. </w:t>
      </w:r>
      <w:r w:rsidR="00EA0E34" w:rsidRPr="00D92967">
        <w:rPr>
          <w:rFonts w:ascii="Times New Roman" w:hAnsi="Times New Roman" w:cs="Times New Roman"/>
          <w:lang w:val="ru-RU"/>
        </w:rPr>
        <w:t xml:space="preserve"> </w:t>
      </w:r>
    </w:p>
    <w:p w14:paraId="7B81F53A" w14:textId="675898B5" w:rsidR="003963D3" w:rsidRDefault="003963D3">
      <w:pPr>
        <w:rPr>
          <w:rFonts w:ascii="Times New Roman" w:hAnsi="Times New Roman" w:cs="Times New Roman"/>
          <w:lang w:val="ru-RU"/>
        </w:rPr>
      </w:pPr>
      <w:r>
        <w:rPr>
          <w:rFonts w:ascii="Times New Roman" w:hAnsi="Times New Roman" w:cs="Times New Roman"/>
          <w:lang w:val="ru-RU"/>
        </w:rPr>
        <w:br w:type="page"/>
      </w:r>
    </w:p>
    <w:p w14:paraId="4CE73C62" w14:textId="77777777" w:rsidR="001F194C" w:rsidRPr="00D92967" w:rsidRDefault="001F194C" w:rsidP="00EA61AB">
      <w:pPr>
        <w:spacing w:after="0" w:line="276" w:lineRule="auto"/>
        <w:jc w:val="both"/>
        <w:rPr>
          <w:rFonts w:ascii="Times New Roman" w:hAnsi="Times New Roman" w:cs="Times New Roman"/>
          <w:lang w:val="ru-RU"/>
        </w:rPr>
      </w:pPr>
    </w:p>
    <w:p w14:paraId="6E452F2A" w14:textId="458B9DE5" w:rsidR="001F194C" w:rsidRPr="0054056A" w:rsidRDefault="001F194C" w:rsidP="00EA61AB">
      <w:pPr>
        <w:spacing w:after="0" w:line="276" w:lineRule="auto"/>
        <w:jc w:val="both"/>
        <w:rPr>
          <w:rFonts w:ascii="Times New Roman" w:hAnsi="Times New Roman" w:cs="Times New Roman"/>
          <w:b/>
          <w:bCs/>
        </w:rPr>
      </w:pPr>
      <w:r w:rsidRPr="00D92967">
        <w:rPr>
          <w:rFonts w:ascii="Times New Roman" w:hAnsi="Times New Roman" w:cs="Times New Roman"/>
          <w:b/>
          <w:bCs/>
        </w:rPr>
        <w:t>Materials and methods</w:t>
      </w:r>
    </w:p>
    <w:p w14:paraId="7AE77DC9" w14:textId="28536C3C" w:rsidR="00776E9F" w:rsidRPr="00776E9F" w:rsidRDefault="00776E9F" w:rsidP="00EA61AB">
      <w:pPr>
        <w:pStyle w:val="ad"/>
        <w:spacing w:beforeAutospacing="0" w:afterAutospacing="0" w:line="276" w:lineRule="auto"/>
        <w:jc w:val="both"/>
        <w:rPr>
          <w:b/>
          <w:bCs/>
        </w:rPr>
      </w:pPr>
      <w:r w:rsidRPr="00D92967">
        <w:rPr>
          <w:b/>
          <w:bCs/>
        </w:rPr>
        <w:t>Collection</w:t>
      </w:r>
      <w:r w:rsidRPr="00776E9F">
        <w:rPr>
          <w:b/>
          <w:bCs/>
        </w:rPr>
        <w:t xml:space="preserve"> of O. </w:t>
      </w:r>
      <w:proofErr w:type="spellStart"/>
      <w:r w:rsidRPr="00776E9F">
        <w:rPr>
          <w:b/>
          <w:bCs/>
        </w:rPr>
        <w:t>felineus</w:t>
      </w:r>
      <w:proofErr w:type="spellEnd"/>
      <w:r w:rsidRPr="00776E9F">
        <w:rPr>
          <w:b/>
          <w:bCs/>
        </w:rPr>
        <w:t xml:space="preserve"> </w:t>
      </w:r>
      <w:proofErr w:type="spellStart"/>
      <w:r w:rsidRPr="00776E9F">
        <w:rPr>
          <w:b/>
          <w:bCs/>
        </w:rPr>
        <w:t>metacercariae</w:t>
      </w:r>
      <w:proofErr w:type="spellEnd"/>
      <w:r w:rsidRPr="00776E9F">
        <w:rPr>
          <w:b/>
          <w:bCs/>
        </w:rPr>
        <w:t xml:space="preserve"> and experimental animals</w:t>
      </w:r>
    </w:p>
    <w:p w14:paraId="3513A2E7" w14:textId="638D60B1" w:rsidR="008C01A4" w:rsidRPr="00D92967" w:rsidRDefault="008C01A4" w:rsidP="00EA61AB">
      <w:pPr>
        <w:pStyle w:val="ad"/>
        <w:spacing w:beforeAutospacing="0" w:afterAutospacing="0" w:line="276" w:lineRule="auto"/>
        <w:ind w:firstLine="360"/>
        <w:jc w:val="both"/>
        <w:rPr>
          <w:color w:val="000000"/>
          <w:shd w:val="clear" w:color="auto" w:fill="FFFFFF"/>
          <w:lang w:val="ru-RU"/>
        </w:rPr>
      </w:pPr>
      <w:proofErr w:type="spellStart"/>
      <w:r w:rsidRPr="00D92967">
        <w:rPr>
          <w:color w:val="000000"/>
          <w:shd w:val="clear" w:color="auto" w:fill="FFFFFF"/>
          <w:lang w:val="ru-RU"/>
        </w:rPr>
        <w:t>Метацеркарии</w:t>
      </w:r>
      <w:proofErr w:type="spellEnd"/>
      <w:r w:rsidRPr="00D92967">
        <w:rPr>
          <w:color w:val="000000"/>
          <w:shd w:val="clear" w:color="auto" w:fill="FFFFFF"/>
          <w:lang w:val="ru-RU"/>
        </w:rPr>
        <w:t xml:space="preserve"> </w:t>
      </w:r>
      <w:r w:rsidRPr="00D92967">
        <w:rPr>
          <w:i/>
          <w:iCs/>
          <w:color w:val="000000"/>
          <w:shd w:val="clear" w:color="auto" w:fill="FFFFFF"/>
        </w:rPr>
        <w:t>O</w:t>
      </w:r>
      <w:r w:rsidRPr="00D92967">
        <w:rPr>
          <w:i/>
          <w:iCs/>
          <w:color w:val="000000"/>
          <w:shd w:val="clear" w:color="auto" w:fill="FFFFFF"/>
          <w:lang w:val="ru-RU"/>
        </w:rPr>
        <w:t xml:space="preserve">. </w:t>
      </w:r>
      <w:proofErr w:type="spellStart"/>
      <w:r w:rsidRPr="00D92967">
        <w:rPr>
          <w:i/>
          <w:iCs/>
          <w:color w:val="000000"/>
          <w:shd w:val="clear" w:color="auto" w:fill="FFFFFF"/>
        </w:rPr>
        <w:t>felineus</w:t>
      </w:r>
      <w:proofErr w:type="spellEnd"/>
      <w:r w:rsidRPr="00D92967">
        <w:rPr>
          <w:color w:val="000000"/>
          <w:shd w:val="clear" w:color="auto" w:fill="FFFFFF"/>
          <w:lang w:val="ru-RU"/>
        </w:rPr>
        <w:t xml:space="preserve"> были получены из мышц инфицированных рыб семейства карповых, выловленных в эндемичном регионе в одно и то же время (май 2024, река Обь в области плотины ГЭС, г. Новосибирск). Для выделения личинок применяли метод ферментативного переваривания</w:t>
      </w:r>
      <w:r w:rsidR="00A55198" w:rsidRPr="00D92967">
        <w:rPr>
          <w:color w:val="000000"/>
          <w:shd w:val="clear" w:color="auto" w:fill="FFFFFF"/>
          <w:lang w:val="ru-RU"/>
        </w:rPr>
        <w:t xml:space="preserve"> </w:t>
      </w:r>
      <w:r w:rsidR="00A55198" w:rsidRPr="00D92967">
        <w:rPr>
          <w:color w:val="000000"/>
          <w:shd w:val="clear" w:color="auto" w:fill="FFFFFF"/>
          <w:lang w:val="en-US"/>
        </w:rPr>
        <w:t>as</w:t>
      </w:r>
      <w:r w:rsidR="00A55198" w:rsidRPr="00D92967">
        <w:rPr>
          <w:color w:val="000000"/>
          <w:shd w:val="clear" w:color="auto" w:fill="FFFFFF"/>
          <w:lang w:val="ru-RU"/>
        </w:rPr>
        <w:t xml:space="preserve"> </w:t>
      </w:r>
      <w:r w:rsidR="00A55198" w:rsidRPr="00D92967">
        <w:rPr>
          <w:color w:val="000000"/>
          <w:shd w:val="clear" w:color="auto" w:fill="FFFFFF"/>
          <w:lang w:val="en-US"/>
        </w:rPr>
        <w:t>previously</w:t>
      </w:r>
      <w:r w:rsidR="00A55198" w:rsidRPr="00D92967">
        <w:rPr>
          <w:color w:val="000000"/>
          <w:shd w:val="clear" w:color="auto" w:fill="FFFFFF"/>
          <w:lang w:val="ru-RU"/>
        </w:rPr>
        <w:t xml:space="preserve"> </w:t>
      </w:r>
      <w:r w:rsidR="00A55198" w:rsidRPr="00D92967">
        <w:rPr>
          <w:color w:val="000000"/>
          <w:shd w:val="clear" w:color="auto" w:fill="FFFFFF"/>
          <w:lang w:val="en-US"/>
        </w:rPr>
        <w:t>reported</w:t>
      </w:r>
      <w:r w:rsidR="00A55198" w:rsidRPr="00D92967">
        <w:rPr>
          <w:color w:val="000000"/>
          <w:shd w:val="clear" w:color="auto" w:fill="FFFFFF"/>
          <w:lang w:val="ru-RU"/>
        </w:rPr>
        <w:t xml:space="preserve"> (</w:t>
      </w:r>
      <w:del w:id="76" w:author="Mariya" w:date="2026-09-26T19:22:00Z">
        <w:r w:rsidR="00A55198" w:rsidRPr="00D92967" w:rsidDel="003502F4">
          <w:rPr>
            <w:color w:val="000000"/>
            <w:shd w:val="clear" w:color="auto" w:fill="FFFFFF"/>
            <w:lang w:val="ru-RU"/>
          </w:rPr>
          <w:delText>ссылка</w:delText>
        </w:r>
      </w:del>
      <w:proofErr w:type="spellStart"/>
      <w:ins w:id="77" w:author="Mariya" w:date="2026-09-26T19:22:00Z">
        <w:r w:rsidR="003502F4">
          <w:rPr>
            <w:color w:val="000000"/>
            <w:shd w:val="clear" w:color="auto" w:fill="FFFFFF"/>
            <w:lang w:val="en-US"/>
          </w:rPr>
          <w:t>Pakharukova</w:t>
        </w:r>
        <w:proofErr w:type="spellEnd"/>
        <w:r w:rsidR="003502F4" w:rsidRPr="003502F4">
          <w:rPr>
            <w:color w:val="000000"/>
            <w:shd w:val="clear" w:color="auto" w:fill="FFFFFF"/>
            <w:lang w:val="ru-RU"/>
            <w:rPrChange w:id="78" w:author="Mariya" w:date="2026-09-26T19:22:00Z">
              <w:rPr>
                <w:color w:val="000000"/>
                <w:shd w:val="clear" w:color="auto" w:fill="FFFFFF"/>
                <w:lang w:val="en-US"/>
              </w:rPr>
            </w:rPrChange>
          </w:rPr>
          <w:t xml:space="preserve"> </w:t>
        </w:r>
        <w:r w:rsidR="003502F4">
          <w:rPr>
            <w:color w:val="000000"/>
            <w:shd w:val="clear" w:color="auto" w:fill="FFFFFF"/>
            <w:lang w:val="en-US"/>
          </w:rPr>
          <w:t>et</w:t>
        </w:r>
        <w:r w:rsidR="003502F4" w:rsidRPr="003502F4">
          <w:rPr>
            <w:color w:val="000000"/>
            <w:shd w:val="clear" w:color="auto" w:fill="FFFFFF"/>
            <w:lang w:val="ru-RU"/>
            <w:rPrChange w:id="79" w:author="Mariya" w:date="2026-09-26T19:22:00Z">
              <w:rPr>
                <w:color w:val="000000"/>
                <w:shd w:val="clear" w:color="auto" w:fill="FFFFFF"/>
                <w:lang w:val="en-US"/>
              </w:rPr>
            </w:rPrChange>
          </w:rPr>
          <w:t xml:space="preserve"> </w:t>
        </w:r>
        <w:r w:rsidR="003502F4">
          <w:rPr>
            <w:color w:val="000000"/>
            <w:shd w:val="clear" w:color="auto" w:fill="FFFFFF"/>
            <w:lang w:val="en-US"/>
          </w:rPr>
          <w:t>al</w:t>
        </w:r>
        <w:r w:rsidR="003502F4" w:rsidRPr="003502F4">
          <w:rPr>
            <w:color w:val="000000"/>
            <w:shd w:val="clear" w:color="auto" w:fill="FFFFFF"/>
            <w:lang w:val="ru-RU"/>
            <w:rPrChange w:id="80" w:author="Mariya" w:date="2026-09-26T19:22:00Z">
              <w:rPr>
                <w:color w:val="000000"/>
                <w:shd w:val="clear" w:color="auto" w:fill="FFFFFF"/>
                <w:lang w:val="en-US"/>
              </w:rPr>
            </w:rPrChange>
          </w:rPr>
          <w:t>.</w:t>
        </w:r>
        <w:r w:rsidR="003502F4" w:rsidRPr="00C77BF7">
          <w:rPr>
            <w:color w:val="000000"/>
            <w:shd w:val="clear" w:color="auto" w:fill="FFFFFF"/>
            <w:lang w:val="ru-RU"/>
            <w:rPrChange w:id="81" w:author="Mariya" w:date="2026-09-26T19:23:00Z">
              <w:rPr>
                <w:color w:val="000000"/>
                <w:shd w:val="clear" w:color="auto" w:fill="FFFFFF"/>
                <w:lang w:val="en-US"/>
              </w:rPr>
            </w:rPrChange>
          </w:rPr>
          <w:t xml:space="preserve">, 2019 </w:t>
        </w:r>
        <w:r w:rsidR="003502F4">
          <w:rPr>
            <w:color w:val="000000"/>
            <w:shd w:val="clear" w:color="auto" w:fill="FFFFFF"/>
            <w:lang w:val="en-US"/>
          </w:rPr>
          <w:t>Pa</w:t>
        </w:r>
      </w:ins>
      <w:ins w:id="82" w:author="Mariya" w:date="2026-09-26T19:23:00Z">
        <w:r w:rsidR="003502F4">
          <w:rPr>
            <w:color w:val="000000"/>
            <w:shd w:val="clear" w:color="auto" w:fill="FFFFFF"/>
            <w:lang w:val="en-US"/>
          </w:rPr>
          <w:t>rasites</w:t>
        </w:r>
        <w:r w:rsidR="003502F4" w:rsidRPr="00C77BF7">
          <w:rPr>
            <w:color w:val="000000"/>
            <w:shd w:val="clear" w:color="auto" w:fill="FFFFFF"/>
            <w:lang w:val="ru-RU"/>
            <w:rPrChange w:id="83" w:author="Mariya" w:date="2026-09-26T19:23:00Z">
              <w:rPr>
                <w:color w:val="000000"/>
                <w:shd w:val="clear" w:color="auto" w:fill="FFFFFF"/>
                <w:lang w:val="en-US"/>
              </w:rPr>
            </w:rPrChange>
          </w:rPr>
          <w:t>&amp;</w:t>
        </w:r>
        <w:r w:rsidR="003502F4">
          <w:rPr>
            <w:color w:val="000000"/>
            <w:shd w:val="clear" w:color="auto" w:fill="FFFFFF"/>
            <w:lang w:val="en-US"/>
          </w:rPr>
          <w:t>Vectors</w:t>
        </w:r>
      </w:ins>
      <w:r w:rsidR="00A55198" w:rsidRPr="00D92967">
        <w:rPr>
          <w:color w:val="000000"/>
          <w:shd w:val="clear" w:color="auto" w:fill="FFFFFF"/>
          <w:lang w:val="ru-RU"/>
        </w:rPr>
        <w:t xml:space="preserve">). </w:t>
      </w:r>
      <w:r w:rsidR="00A55198" w:rsidRPr="00D92967">
        <w:rPr>
          <w:color w:val="000000"/>
          <w:shd w:val="clear" w:color="auto" w:fill="FFFFFF"/>
          <w:lang w:val="en-US"/>
        </w:rPr>
        <w:t>In</w:t>
      </w:r>
      <w:r w:rsidR="00A55198" w:rsidRPr="00D92967">
        <w:rPr>
          <w:color w:val="000000"/>
          <w:shd w:val="clear" w:color="auto" w:fill="FFFFFF"/>
          <w:lang w:val="ru-RU"/>
        </w:rPr>
        <w:t xml:space="preserve"> </w:t>
      </w:r>
      <w:r w:rsidR="00A55198" w:rsidRPr="00D92967">
        <w:rPr>
          <w:color w:val="000000"/>
          <w:shd w:val="clear" w:color="auto" w:fill="FFFFFF"/>
          <w:lang w:val="en-US"/>
        </w:rPr>
        <w:t>brief</w:t>
      </w:r>
      <w:r w:rsidRPr="00D92967">
        <w:rPr>
          <w:color w:val="000000"/>
          <w:shd w:val="clear" w:color="auto" w:fill="FFFFFF"/>
          <w:lang w:val="ru-RU"/>
        </w:rPr>
        <w:t xml:space="preserve"> </w:t>
      </w:r>
      <w:r w:rsidR="00A55198" w:rsidRPr="00D92967">
        <w:rPr>
          <w:color w:val="000000"/>
          <w:shd w:val="clear" w:color="auto" w:fill="FFFFFF"/>
          <w:lang w:val="ru-RU"/>
        </w:rPr>
        <w:t>мышечную ткань рыбы помещали</w:t>
      </w:r>
      <w:r w:rsidRPr="00D92967">
        <w:rPr>
          <w:color w:val="000000"/>
          <w:shd w:val="clear" w:color="auto" w:fill="FFFFFF"/>
          <w:lang w:val="ru-RU"/>
        </w:rPr>
        <w:t xml:space="preserve"> раствор пепсина и соляной кислоты. </w:t>
      </w:r>
      <w:r w:rsidR="00A55198" w:rsidRPr="00D92967">
        <w:rPr>
          <w:color w:val="000000"/>
          <w:shd w:val="clear" w:color="auto" w:fill="FFFFFF"/>
          <w:lang w:val="ru-RU"/>
        </w:rPr>
        <w:t xml:space="preserve">Затем осуществляли </w:t>
      </w:r>
      <w:r w:rsidRPr="00D92967">
        <w:rPr>
          <w:color w:val="000000"/>
          <w:shd w:val="clear" w:color="auto" w:fill="FFFFFF"/>
          <w:lang w:val="ru-RU"/>
        </w:rPr>
        <w:t xml:space="preserve">не менее десяти отмывок в </w:t>
      </w:r>
      <w:r w:rsidRPr="00D92967">
        <w:rPr>
          <w:color w:val="000000"/>
          <w:lang w:val="ru-RU"/>
        </w:rPr>
        <w:t>0</w:t>
      </w:r>
      <w:r w:rsidR="00AB1ACB">
        <w:rPr>
          <w:color w:val="000000"/>
          <w:lang w:val="ru-RU"/>
        </w:rPr>
        <w:t>.</w:t>
      </w:r>
      <w:r w:rsidRPr="00D92967">
        <w:rPr>
          <w:color w:val="000000"/>
          <w:lang w:val="ru-RU"/>
        </w:rPr>
        <w:t xml:space="preserve">9% </w:t>
      </w:r>
      <w:proofErr w:type="spellStart"/>
      <w:r w:rsidRPr="00D92967">
        <w:rPr>
          <w:lang w:val="en-US"/>
        </w:rPr>
        <w:t>NaCl</w:t>
      </w:r>
      <w:proofErr w:type="spellEnd"/>
      <w:r w:rsidR="00FE27D9" w:rsidRPr="00D92967">
        <w:rPr>
          <w:lang w:val="ru-RU"/>
        </w:rPr>
        <w:t>.</w:t>
      </w:r>
      <w:r w:rsidRPr="00D92967">
        <w:rPr>
          <w:lang w:val="ru-RU"/>
        </w:rPr>
        <w:t xml:space="preserve"> </w:t>
      </w:r>
      <w:r w:rsidR="00FE27D9" w:rsidRPr="00D92967">
        <w:rPr>
          <w:lang w:val="ru-RU"/>
        </w:rPr>
        <w:t>Ж</w:t>
      </w:r>
      <w:r w:rsidRPr="00D92967">
        <w:rPr>
          <w:color w:val="000000"/>
          <w:shd w:val="clear" w:color="auto" w:fill="FFFFFF"/>
          <w:lang w:val="ru-RU"/>
        </w:rPr>
        <w:t xml:space="preserve">изнеспособные </w:t>
      </w:r>
      <w:proofErr w:type="spellStart"/>
      <w:r w:rsidRPr="00D92967">
        <w:rPr>
          <w:color w:val="000000"/>
          <w:shd w:val="clear" w:color="auto" w:fill="FFFFFF"/>
          <w:lang w:val="ru-RU"/>
        </w:rPr>
        <w:t>метацеркарии</w:t>
      </w:r>
      <w:proofErr w:type="spellEnd"/>
      <w:r w:rsidRPr="00D92967">
        <w:rPr>
          <w:color w:val="000000"/>
          <w:shd w:val="clear" w:color="auto" w:fill="FFFFFF"/>
          <w:lang w:val="ru-RU"/>
        </w:rPr>
        <w:t xml:space="preserve"> идентифицировали и подсчитывали под </w:t>
      </w:r>
      <w:proofErr w:type="spellStart"/>
      <w:r w:rsidRPr="00D92967">
        <w:rPr>
          <w:color w:val="000000"/>
          <w:shd w:val="clear" w:color="auto" w:fill="FFFFFF"/>
          <w:lang w:val="ru-RU"/>
        </w:rPr>
        <w:t>бинокуляром</w:t>
      </w:r>
      <w:proofErr w:type="spellEnd"/>
      <w:r w:rsidRPr="00D92967">
        <w:rPr>
          <w:color w:val="000000"/>
          <w:shd w:val="clear" w:color="auto" w:fill="FFFFFF"/>
          <w:lang w:val="ru-RU"/>
        </w:rPr>
        <w:t xml:space="preserve">. </w:t>
      </w:r>
      <w:r w:rsidRPr="00D92967">
        <w:rPr>
          <w:color w:val="000000"/>
          <w:shd w:val="clear" w:color="auto" w:fill="FFFFFF"/>
          <w:lang w:val="ru-RU" w:eastAsia="zh-CN"/>
        </w:rPr>
        <w:t xml:space="preserve">Выделением </w:t>
      </w:r>
      <w:proofErr w:type="spellStart"/>
      <w:r w:rsidRPr="00D92967">
        <w:rPr>
          <w:color w:val="000000"/>
          <w:shd w:val="clear" w:color="auto" w:fill="FFFFFF"/>
          <w:lang w:val="ru-RU" w:eastAsia="zh-CN"/>
        </w:rPr>
        <w:t>метацеркари</w:t>
      </w:r>
      <w:r w:rsidR="00FE27D9" w:rsidRPr="00D92967">
        <w:rPr>
          <w:color w:val="000000"/>
          <w:shd w:val="clear" w:color="auto" w:fill="FFFFFF"/>
          <w:lang w:val="ru-RU" w:eastAsia="zh-CN"/>
        </w:rPr>
        <w:t>й</w:t>
      </w:r>
      <w:proofErr w:type="spellEnd"/>
      <w:r w:rsidRPr="00D92967">
        <w:rPr>
          <w:color w:val="000000"/>
          <w:shd w:val="clear" w:color="auto" w:fill="FFFFFF"/>
          <w:lang w:val="ru-RU" w:eastAsia="zh-CN"/>
        </w:rPr>
        <w:t xml:space="preserve"> занимались квалифицированные сотрудники лаборатории.</w:t>
      </w:r>
      <w:r w:rsidRPr="00D92967">
        <w:rPr>
          <w:color w:val="000000"/>
          <w:shd w:val="clear" w:color="auto" w:fill="FFFFFF"/>
          <w:lang w:val="ru-RU"/>
        </w:rPr>
        <w:t xml:space="preserve"> </w:t>
      </w:r>
      <w:del w:id="84" w:author="Mariya" w:date="2026-09-26T19:23:00Z">
        <w:r w:rsidRPr="00D92967" w:rsidDel="00C77BF7">
          <w:rPr>
            <w:color w:val="000000"/>
            <w:shd w:val="clear" w:color="auto" w:fill="FFFFFF"/>
            <w:lang w:val="ru-RU"/>
          </w:rPr>
          <w:delText>Заражение метацеркариями проводилось в</w:delText>
        </w:r>
        <w:r w:rsidR="00FE2DA0" w:rsidRPr="00D92967" w:rsidDel="00C77BF7">
          <w:rPr>
            <w:color w:val="000000"/>
            <w:shd w:val="clear" w:color="auto" w:fill="FFFFFF"/>
            <w:lang w:val="ru-RU"/>
          </w:rPr>
          <w:delText xml:space="preserve"> течении</w:delText>
        </w:r>
        <w:r w:rsidRPr="00D92967" w:rsidDel="00C77BF7">
          <w:rPr>
            <w:color w:val="000000"/>
            <w:shd w:val="clear" w:color="auto" w:fill="FFFFFF"/>
            <w:lang w:val="ru-RU"/>
          </w:rPr>
          <w:delText xml:space="preserve"> 2 месяцев с момента выделения.</w:delText>
        </w:r>
      </w:del>
    </w:p>
    <w:p w14:paraId="6F8ABFB5" w14:textId="7344CA3D" w:rsidR="001F194C" w:rsidRPr="00C77BF7" w:rsidRDefault="001F194C" w:rsidP="00EA61AB">
      <w:pPr>
        <w:spacing w:after="0" w:line="276" w:lineRule="auto"/>
        <w:ind w:firstLine="566"/>
        <w:jc w:val="both"/>
        <w:rPr>
          <w:rStyle w:val="ac"/>
          <w:rFonts w:ascii="Times New Roman" w:hAnsi="Times New Roman" w:cs="Times New Roman"/>
          <w:i w:val="0"/>
          <w:iCs w:val="0"/>
          <w:color w:val="000000"/>
          <w:rPrChange w:id="85" w:author="Mariya" w:date="2026-09-26T19:25:00Z">
            <w:rPr>
              <w:rStyle w:val="ac"/>
              <w:rFonts w:ascii="Times New Roman" w:hAnsi="Times New Roman" w:cs="Times New Roman"/>
              <w:i w:val="0"/>
              <w:iCs w:val="0"/>
              <w:color w:val="000000"/>
              <w:lang w:val="ru-RU"/>
            </w:rPr>
          </w:rPrChange>
        </w:rPr>
      </w:pPr>
      <w:r w:rsidRPr="00D92967">
        <w:rPr>
          <w:rFonts w:ascii="Times New Roman" w:hAnsi="Times New Roman" w:cs="Times New Roman"/>
          <w:lang w:val="ru-RU"/>
        </w:rPr>
        <w:t xml:space="preserve">В эксперименте участвовали </w:t>
      </w:r>
      <w:ins w:id="86" w:author="Mariya" w:date="2026-09-26T19:24:00Z">
        <w:r w:rsidR="00C77BF7">
          <w:rPr>
            <w:rFonts w:ascii="Times New Roman" w:hAnsi="Times New Roman" w:cs="Times New Roman"/>
            <w:lang w:val="ru-RU"/>
          </w:rPr>
          <w:t xml:space="preserve">золотистые хомячки </w:t>
        </w:r>
      </w:ins>
      <w:r w:rsidRPr="00D92967">
        <w:rPr>
          <w:rStyle w:val="ac"/>
          <w:rFonts w:ascii="Times New Roman" w:hAnsi="Times New Roman" w:cs="Times New Roman"/>
          <w:i w:val="0"/>
          <w:iCs w:val="0"/>
          <w:color w:val="000000"/>
        </w:rPr>
        <w:t>M</w:t>
      </w:r>
      <w:r w:rsidRPr="00D92967">
        <w:rPr>
          <w:rStyle w:val="ac"/>
          <w:rFonts w:ascii="Times New Roman" w:hAnsi="Times New Roman" w:cs="Times New Roman"/>
          <w:i w:val="0"/>
          <w:iCs w:val="0"/>
          <w:color w:val="000000"/>
          <w:lang w:val="ru-RU"/>
        </w:rPr>
        <w:t>. а</w:t>
      </w:r>
      <w:proofErr w:type="spellStart"/>
      <w:r w:rsidRPr="00D92967">
        <w:rPr>
          <w:rStyle w:val="ac"/>
          <w:rFonts w:ascii="Times New Roman" w:hAnsi="Times New Roman" w:cs="Times New Roman"/>
          <w:i w:val="0"/>
          <w:iCs w:val="0"/>
          <w:color w:val="000000"/>
        </w:rPr>
        <w:t>uratus</w:t>
      </w:r>
      <w:proofErr w:type="spellEnd"/>
      <w:r w:rsidRPr="00D92967">
        <w:rPr>
          <w:rStyle w:val="ac"/>
          <w:rFonts w:ascii="Times New Roman" w:hAnsi="Times New Roman" w:cs="Times New Roman"/>
          <w:color w:val="000000"/>
          <w:lang w:val="ru-RU"/>
        </w:rPr>
        <w:t xml:space="preserve">, </w:t>
      </w:r>
      <w:ins w:id="87" w:author="Mariya" w:date="2026-09-26T19:24:00Z">
        <w:r w:rsidR="00C77BF7" w:rsidRPr="00C77BF7">
          <w:rPr>
            <w:rStyle w:val="ac"/>
            <w:rFonts w:ascii="Times New Roman" w:hAnsi="Times New Roman" w:cs="Times New Roman"/>
            <w:i w:val="0"/>
            <w:color w:val="000000"/>
            <w:lang w:val="ru-RU"/>
            <w:rPrChange w:id="88" w:author="Mariya" w:date="2026-09-26T19:24:00Z">
              <w:rPr>
                <w:rStyle w:val="ac"/>
                <w:rFonts w:ascii="Times New Roman" w:hAnsi="Times New Roman" w:cs="Times New Roman"/>
                <w:color w:val="000000"/>
                <w:lang w:val="ru-RU"/>
              </w:rPr>
            </w:rPrChange>
          </w:rPr>
          <w:t xml:space="preserve">инбредные </w:t>
        </w:r>
      </w:ins>
      <w:r w:rsidRPr="00C77BF7">
        <w:rPr>
          <w:rFonts w:ascii="Times New Roman" w:hAnsi="Times New Roman" w:cs="Times New Roman"/>
          <w:color w:val="000000"/>
          <w:lang w:val="ru-RU"/>
          <w:rPrChange w:id="89" w:author="Mariya" w:date="2026-09-26T19:24:00Z">
            <w:rPr>
              <w:rFonts w:ascii="Times New Roman" w:hAnsi="Times New Roman" w:cs="Times New Roman"/>
              <w:color w:val="000000"/>
              <w:lang w:val="ru-RU"/>
            </w:rPr>
          </w:rPrChange>
        </w:rPr>
        <w:t>мыш</w:t>
      </w:r>
      <w:r w:rsidR="00E70A5E" w:rsidRPr="00C77BF7">
        <w:rPr>
          <w:rFonts w:ascii="Times New Roman" w:hAnsi="Times New Roman" w:cs="Times New Roman"/>
          <w:color w:val="000000"/>
          <w:lang w:val="ru-RU"/>
          <w:rPrChange w:id="90" w:author="Mariya" w:date="2026-09-26T19:24:00Z">
            <w:rPr>
              <w:rFonts w:ascii="Times New Roman" w:hAnsi="Times New Roman" w:cs="Times New Roman"/>
              <w:color w:val="000000"/>
              <w:lang w:val="ru-RU"/>
            </w:rPr>
          </w:rPrChange>
        </w:rPr>
        <w:t>и</w:t>
      </w:r>
      <w:r w:rsidR="00E70A5E" w:rsidRPr="00D92967">
        <w:rPr>
          <w:rFonts w:ascii="Times New Roman" w:hAnsi="Times New Roman" w:cs="Times New Roman"/>
          <w:color w:val="000000"/>
          <w:lang w:val="ru-RU"/>
        </w:rPr>
        <w:t xml:space="preserve"> </w:t>
      </w:r>
      <w:r w:rsidRPr="00D92967">
        <w:rPr>
          <w:rFonts w:ascii="Times New Roman" w:hAnsi="Times New Roman" w:cs="Times New Roman"/>
          <w:color w:val="000000"/>
          <w:lang w:val="ru-RU"/>
        </w:rPr>
        <w:t xml:space="preserve">линии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 линии</w:t>
      </w:r>
      <w:r w:rsidRPr="00D92967">
        <w:rPr>
          <w:rStyle w:val="ac"/>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proofErr w:type="spellStart"/>
      <w:r w:rsidRPr="00D92967">
        <w:rPr>
          <w:rFonts w:ascii="Times New Roman" w:hAnsi="Times New Roman" w:cs="Times New Roman"/>
          <w:color w:val="000000"/>
        </w:rPr>
        <w:t>Bl</w:t>
      </w:r>
      <w:proofErr w:type="spellEnd"/>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w:t>
      </w:r>
      <w:r w:rsidR="00E70A5E" w:rsidRPr="00D92967">
        <w:rPr>
          <w:rFonts w:ascii="Times New Roman" w:hAnsi="Times New Roman" w:cs="Times New Roman"/>
          <w:color w:val="000000"/>
          <w:lang w:val="ru-RU"/>
        </w:rPr>
        <w:t>ы</w:t>
      </w:r>
      <w:r w:rsidRPr="00D92967">
        <w:rPr>
          <w:rFonts w:ascii="Times New Roman" w:hAnsi="Times New Roman" w:cs="Times New Roman"/>
          <w:color w:val="000000"/>
          <w:lang w:val="ru-RU"/>
        </w:rPr>
        <w:t xml:space="preserve"> </w:t>
      </w:r>
      <w:del w:id="91" w:author="Mariya" w:date="2026-09-26T19:24:00Z">
        <w:r w:rsidRPr="00D92967" w:rsidDel="00C77BF7">
          <w:rPr>
            <w:rFonts w:ascii="Times New Roman" w:hAnsi="Times New Roman" w:cs="Times New Roman"/>
            <w:color w:val="000000"/>
            <w:lang w:val="ru-RU"/>
          </w:rPr>
          <w:delText xml:space="preserve">линии </w:delText>
        </w:r>
      </w:del>
      <w:proofErr w:type="spellStart"/>
      <w:r w:rsidR="00C77BF7" w:rsidRPr="00D92967">
        <w:rPr>
          <w:rFonts w:ascii="Times New Roman" w:eastAsia="Segoe UI" w:hAnsi="Times New Roman" w:cs="Times New Roman"/>
          <w:lang w:bidi="en-US"/>
        </w:rPr>
        <w:t>W</w:t>
      </w:r>
      <w:r w:rsidR="00C77BF7">
        <w:rPr>
          <w:rFonts w:ascii="Times New Roman" w:eastAsia="Segoe UI" w:hAnsi="Times New Roman" w:cs="Times New Roman"/>
          <w:lang w:eastAsia="zh-CN" w:bidi="en-US"/>
        </w:rPr>
        <w:t>istar</w:t>
      </w:r>
      <w:proofErr w:type="spellEnd"/>
      <w:r w:rsidRPr="00D92967">
        <w:rPr>
          <w:rFonts w:ascii="Times New Roman" w:hAnsi="Times New Roman" w:cs="Times New Roman"/>
          <w:lang w:val="ru-RU"/>
        </w:rPr>
        <w:t xml:space="preserve"> </w:t>
      </w:r>
      <w:r w:rsidRPr="00D92967">
        <w:rPr>
          <w:rFonts w:ascii="Times New Roman" w:eastAsia="Segoe UI" w:hAnsi="Times New Roman" w:cs="Times New Roman"/>
          <w:lang w:val="ru-RU" w:bidi="en-US"/>
        </w:rPr>
        <w:t>(Рисунок 1)</w:t>
      </w:r>
      <w:r w:rsidRPr="00D92967">
        <w:rPr>
          <w:rStyle w:val="ac"/>
          <w:rFonts w:ascii="Times New Roman" w:hAnsi="Times New Roman" w:cs="Times New Roman"/>
          <w:color w:val="000000"/>
          <w:lang w:val="ru-RU"/>
        </w:rPr>
        <w:t>.</w:t>
      </w:r>
      <w:r w:rsidRPr="001E0898">
        <w:rPr>
          <w:rStyle w:val="ac"/>
          <w:rFonts w:ascii="Times New Roman" w:hAnsi="Times New Roman" w:cs="Times New Roman"/>
          <w:i w:val="0"/>
          <w:iCs w:val="0"/>
          <w:color w:val="000000"/>
          <w:lang w:val="ru-RU"/>
        </w:rPr>
        <w:t xml:space="preserve"> </w:t>
      </w:r>
      <w:r w:rsidRPr="00D92967">
        <w:rPr>
          <w:rStyle w:val="ac"/>
          <w:rFonts w:ascii="Times New Roman" w:hAnsi="Times New Roman" w:cs="Times New Roman"/>
          <w:i w:val="0"/>
          <w:iCs w:val="0"/>
          <w:color w:val="000000"/>
          <w:lang w:val="ru-RU"/>
        </w:rPr>
        <w:t>Каждое</w:t>
      </w:r>
      <w:r w:rsidRPr="00614B17">
        <w:rPr>
          <w:rStyle w:val="ac"/>
          <w:rFonts w:ascii="Times New Roman" w:hAnsi="Times New Roman" w:cs="Times New Roman"/>
          <w:i w:val="0"/>
          <w:iCs w:val="0"/>
          <w:color w:val="000000"/>
          <w:lang w:val="ru-RU"/>
        </w:rPr>
        <w:t xml:space="preserve"> </w:t>
      </w:r>
      <w:r w:rsidRPr="00D92967">
        <w:rPr>
          <w:rStyle w:val="ac"/>
          <w:rFonts w:ascii="Times New Roman" w:hAnsi="Times New Roman" w:cs="Times New Roman"/>
          <w:i w:val="0"/>
          <w:iCs w:val="0"/>
          <w:color w:val="000000"/>
          <w:lang w:val="ru-RU"/>
        </w:rPr>
        <w:t>животное</w:t>
      </w:r>
      <w:r w:rsidRPr="00614B17">
        <w:rPr>
          <w:rStyle w:val="ac"/>
          <w:rFonts w:ascii="Times New Roman" w:hAnsi="Times New Roman" w:cs="Times New Roman"/>
          <w:i w:val="0"/>
          <w:iCs w:val="0"/>
          <w:color w:val="000000"/>
          <w:lang w:val="ru-RU"/>
        </w:rPr>
        <w:t xml:space="preserve"> </w:t>
      </w:r>
      <w:r w:rsidRPr="00D92967">
        <w:rPr>
          <w:rStyle w:val="ac"/>
          <w:rFonts w:ascii="Times New Roman" w:hAnsi="Times New Roman" w:cs="Times New Roman"/>
          <w:i w:val="0"/>
          <w:iCs w:val="0"/>
          <w:color w:val="000000"/>
          <w:lang w:val="ru-RU"/>
        </w:rPr>
        <w:t>заражали</w:t>
      </w:r>
      <w:r w:rsidRPr="00614B17">
        <w:rPr>
          <w:rStyle w:val="ac"/>
          <w:rFonts w:ascii="Times New Roman" w:hAnsi="Times New Roman" w:cs="Times New Roman"/>
          <w:i w:val="0"/>
          <w:iCs w:val="0"/>
          <w:color w:val="000000"/>
          <w:lang w:val="ru-RU"/>
        </w:rPr>
        <w:t xml:space="preserve"> 100 </w:t>
      </w:r>
      <w:proofErr w:type="spellStart"/>
      <w:r w:rsidRPr="00D92967">
        <w:rPr>
          <w:rStyle w:val="ac"/>
          <w:rFonts w:ascii="Times New Roman" w:hAnsi="Times New Roman" w:cs="Times New Roman"/>
          <w:i w:val="0"/>
          <w:iCs w:val="0"/>
          <w:color w:val="000000"/>
          <w:lang w:val="ru-RU"/>
        </w:rPr>
        <w:t>метацеркариями</w:t>
      </w:r>
      <w:proofErr w:type="spellEnd"/>
      <w:r w:rsidRPr="00614B17">
        <w:rPr>
          <w:rStyle w:val="ac"/>
          <w:rFonts w:ascii="Times New Roman" w:hAnsi="Times New Roman" w:cs="Times New Roman"/>
          <w:i w:val="0"/>
          <w:iCs w:val="0"/>
          <w:color w:val="000000"/>
          <w:lang w:val="ru-RU"/>
        </w:rPr>
        <w:t xml:space="preserve"> </w:t>
      </w:r>
      <w:r w:rsidRPr="00D92967">
        <w:rPr>
          <w:rFonts w:ascii="Times New Roman" w:hAnsi="Times New Roman" w:cs="Times New Roman"/>
          <w:i/>
          <w:iCs/>
          <w:lang w:val="ru-RU"/>
        </w:rPr>
        <w:t>О</w:t>
      </w:r>
      <w:r w:rsidRPr="00614B17">
        <w:rPr>
          <w:rFonts w:ascii="Times New Roman" w:hAnsi="Times New Roman" w:cs="Times New Roman"/>
          <w:i/>
          <w:iCs/>
          <w:lang w:val="ru-RU"/>
        </w:rPr>
        <w:t xml:space="preserve">. </w:t>
      </w:r>
      <w:proofErr w:type="spellStart"/>
      <w:r w:rsidRPr="00D92967">
        <w:rPr>
          <w:rFonts w:ascii="Times New Roman" w:hAnsi="Times New Roman" w:cs="Times New Roman"/>
          <w:i/>
          <w:iCs/>
        </w:rPr>
        <w:t>felineus</w:t>
      </w:r>
      <w:proofErr w:type="spellEnd"/>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через</w:t>
      </w:r>
      <w:r w:rsidR="00E70A5E" w:rsidRPr="00614B17">
        <w:rPr>
          <w:rFonts w:ascii="Times New Roman" w:hAnsi="Times New Roman" w:cs="Times New Roman"/>
          <w:lang w:val="ru-RU"/>
        </w:rPr>
        <w:t xml:space="preserve"> </w:t>
      </w:r>
      <w:proofErr w:type="spellStart"/>
      <w:r w:rsidR="00E70A5E" w:rsidRPr="00D92967">
        <w:rPr>
          <w:rFonts w:ascii="Times New Roman" w:hAnsi="Times New Roman" w:cs="Times New Roman"/>
          <w:lang w:val="ru-RU"/>
        </w:rPr>
        <w:t>эзофагогастральный</w:t>
      </w:r>
      <w:proofErr w:type="spellEnd"/>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зонд</w:t>
      </w:r>
      <w:r w:rsidR="00E70A5E" w:rsidRPr="00614B17">
        <w:rPr>
          <w:rFonts w:ascii="Times New Roman" w:hAnsi="Times New Roman" w:cs="Times New Roman"/>
          <w:lang w:val="ru-RU"/>
        </w:rPr>
        <w:t xml:space="preserve">. </w:t>
      </w:r>
      <w:r w:rsidR="00364A1C">
        <w:rPr>
          <w:rFonts w:ascii="Times New Roman" w:hAnsi="Times New Roman" w:cs="Times New Roman"/>
          <w:lang w:val="ru-RU"/>
        </w:rPr>
        <w:t>Всего</w:t>
      </w:r>
      <w:r w:rsidR="00364A1C" w:rsidRPr="00C77BF7">
        <w:rPr>
          <w:rFonts w:ascii="Times New Roman" w:hAnsi="Times New Roman" w:cs="Times New Roman"/>
          <w:rPrChange w:id="92" w:author="Mariya" w:date="2026-09-26T19:25:00Z">
            <w:rPr>
              <w:rFonts w:ascii="Times New Roman" w:hAnsi="Times New Roman" w:cs="Times New Roman"/>
              <w:lang w:val="ru-RU"/>
            </w:rPr>
          </w:rPrChange>
        </w:rPr>
        <w:t xml:space="preserve"> </w:t>
      </w:r>
      <w:r w:rsidR="00364A1C">
        <w:rPr>
          <w:rFonts w:ascii="Times New Roman" w:hAnsi="Times New Roman" w:cs="Times New Roman"/>
          <w:lang w:val="ru-RU"/>
        </w:rPr>
        <w:t>в</w:t>
      </w:r>
      <w:r w:rsidR="001E766B" w:rsidRPr="00C77BF7">
        <w:rPr>
          <w:rFonts w:ascii="Times New Roman" w:hAnsi="Times New Roman" w:cs="Times New Roman"/>
          <w:rPrChange w:id="93" w:author="Mariya" w:date="2026-09-26T19:25:00Z">
            <w:rPr>
              <w:rFonts w:ascii="Times New Roman" w:hAnsi="Times New Roman" w:cs="Times New Roman"/>
              <w:lang w:val="ru-RU"/>
            </w:rPr>
          </w:rPrChange>
        </w:rPr>
        <w:t xml:space="preserve"> </w:t>
      </w:r>
      <w:r w:rsidR="001E766B">
        <w:rPr>
          <w:rFonts w:ascii="Times New Roman" w:hAnsi="Times New Roman" w:cs="Times New Roman"/>
          <w:lang w:val="ru-RU"/>
        </w:rPr>
        <w:t>каждой</w:t>
      </w:r>
      <w:r w:rsidR="001E766B" w:rsidRPr="00C77BF7">
        <w:rPr>
          <w:rFonts w:ascii="Times New Roman" w:hAnsi="Times New Roman" w:cs="Times New Roman"/>
          <w:rPrChange w:id="94" w:author="Mariya" w:date="2026-09-26T19:25:00Z">
            <w:rPr>
              <w:rFonts w:ascii="Times New Roman" w:hAnsi="Times New Roman" w:cs="Times New Roman"/>
              <w:lang w:val="ru-RU"/>
            </w:rPr>
          </w:rPrChange>
        </w:rPr>
        <w:t xml:space="preserve"> </w:t>
      </w:r>
      <w:r w:rsidR="001E766B">
        <w:rPr>
          <w:rFonts w:ascii="Times New Roman" w:hAnsi="Times New Roman" w:cs="Times New Roman"/>
          <w:lang w:val="ru-RU"/>
        </w:rPr>
        <w:t>группе</w:t>
      </w:r>
      <w:r w:rsidR="00364A1C" w:rsidRPr="00C77BF7">
        <w:rPr>
          <w:rFonts w:ascii="Times New Roman" w:hAnsi="Times New Roman" w:cs="Times New Roman"/>
          <w:rPrChange w:id="95" w:author="Mariya" w:date="2026-09-26T19:25:00Z">
            <w:rPr>
              <w:rFonts w:ascii="Times New Roman" w:hAnsi="Times New Roman" w:cs="Times New Roman"/>
              <w:lang w:val="ru-RU"/>
            </w:rPr>
          </w:rPrChange>
        </w:rPr>
        <w:t xml:space="preserve"> </w:t>
      </w:r>
      <w:r w:rsidR="001E766B">
        <w:rPr>
          <w:rFonts w:ascii="Times New Roman" w:hAnsi="Times New Roman" w:cs="Times New Roman"/>
          <w:lang w:val="ru-RU"/>
        </w:rPr>
        <w:t>было</w:t>
      </w:r>
      <w:r w:rsidR="001E766B" w:rsidRPr="00C77BF7">
        <w:rPr>
          <w:rFonts w:ascii="Times New Roman" w:hAnsi="Times New Roman" w:cs="Times New Roman"/>
          <w:rPrChange w:id="96" w:author="Mariya" w:date="2026-09-26T19:25:00Z">
            <w:rPr>
              <w:rFonts w:ascii="Times New Roman" w:hAnsi="Times New Roman" w:cs="Times New Roman"/>
              <w:lang w:val="ru-RU"/>
            </w:rPr>
          </w:rPrChange>
        </w:rPr>
        <w:t xml:space="preserve"> </w:t>
      </w:r>
      <w:r w:rsidR="001E766B">
        <w:rPr>
          <w:rFonts w:ascii="Times New Roman" w:hAnsi="Times New Roman" w:cs="Times New Roman"/>
          <w:lang w:val="ru-RU"/>
        </w:rPr>
        <w:t>по</w:t>
      </w:r>
      <w:r w:rsidR="001E766B" w:rsidRPr="00C77BF7">
        <w:rPr>
          <w:rFonts w:ascii="Times New Roman" w:hAnsi="Times New Roman" w:cs="Times New Roman"/>
          <w:rPrChange w:id="97" w:author="Mariya" w:date="2026-09-26T19:25:00Z">
            <w:rPr>
              <w:rFonts w:ascii="Times New Roman" w:hAnsi="Times New Roman" w:cs="Times New Roman"/>
              <w:lang w:val="ru-RU"/>
            </w:rPr>
          </w:rPrChange>
        </w:rPr>
        <w:t xml:space="preserve"> </w:t>
      </w:r>
      <w:r w:rsidR="00944D15" w:rsidRPr="00C77BF7">
        <w:rPr>
          <w:rFonts w:ascii="Times New Roman" w:hAnsi="Times New Roman" w:cs="Times New Roman"/>
          <w:rPrChange w:id="98" w:author="Mariya" w:date="2026-09-26T19:25:00Z">
            <w:rPr>
              <w:rFonts w:ascii="Times New Roman" w:hAnsi="Times New Roman" w:cs="Times New Roman"/>
              <w:lang w:val="ru-RU"/>
            </w:rPr>
          </w:rPrChange>
        </w:rPr>
        <w:t>15</w:t>
      </w:r>
      <w:r w:rsidR="001E766B" w:rsidRPr="00C77BF7">
        <w:rPr>
          <w:rFonts w:ascii="Times New Roman" w:hAnsi="Times New Roman" w:cs="Times New Roman"/>
          <w:rPrChange w:id="99" w:author="Mariya" w:date="2026-09-26T19:25:00Z">
            <w:rPr>
              <w:rFonts w:ascii="Times New Roman" w:hAnsi="Times New Roman" w:cs="Times New Roman"/>
              <w:lang w:val="ru-RU"/>
            </w:rPr>
          </w:rPrChange>
        </w:rPr>
        <w:t xml:space="preserve"> </w:t>
      </w:r>
      <w:r w:rsidR="001E766B">
        <w:rPr>
          <w:rFonts w:ascii="Times New Roman" w:hAnsi="Times New Roman" w:cs="Times New Roman"/>
          <w:lang w:val="ru-RU"/>
        </w:rPr>
        <w:t>животных</w:t>
      </w:r>
      <w:r w:rsidR="00542B70" w:rsidRPr="00C77BF7">
        <w:rPr>
          <w:rFonts w:ascii="Times New Roman" w:hAnsi="Times New Roman" w:cs="Times New Roman"/>
          <w:rPrChange w:id="100" w:author="Mariya" w:date="2026-09-26T19:25:00Z">
            <w:rPr>
              <w:rFonts w:ascii="Times New Roman" w:hAnsi="Times New Roman" w:cs="Times New Roman"/>
              <w:lang w:val="ru-RU"/>
            </w:rPr>
          </w:rPrChange>
        </w:rPr>
        <w:t xml:space="preserve">: </w:t>
      </w:r>
      <w:r w:rsidR="00944D15" w:rsidRPr="00C77BF7">
        <w:rPr>
          <w:rFonts w:ascii="Times New Roman" w:hAnsi="Times New Roman" w:cs="Times New Roman"/>
          <w:rPrChange w:id="101" w:author="Mariya" w:date="2026-09-26T19:25:00Z">
            <w:rPr>
              <w:rFonts w:ascii="Times New Roman" w:hAnsi="Times New Roman" w:cs="Times New Roman"/>
              <w:lang w:val="ru-RU"/>
            </w:rPr>
          </w:rPrChange>
        </w:rPr>
        <w:t>5</w:t>
      </w:r>
      <w:r w:rsidR="00542B70" w:rsidRPr="00C77BF7">
        <w:rPr>
          <w:rFonts w:ascii="Times New Roman" w:hAnsi="Times New Roman" w:cs="Times New Roman"/>
          <w:rPrChange w:id="102" w:author="Mariya" w:date="2026-09-26T19:25:00Z">
            <w:rPr>
              <w:rFonts w:ascii="Times New Roman" w:hAnsi="Times New Roman" w:cs="Times New Roman"/>
              <w:lang w:val="ru-RU"/>
            </w:rPr>
          </w:rPrChange>
        </w:rPr>
        <w:t xml:space="preserve"> </w:t>
      </w:r>
      <w:r w:rsidR="00542B70">
        <w:rPr>
          <w:rFonts w:ascii="Times New Roman" w:hAnsi="Times New Roman" w:cs="Times New Roman"/>
          <w:lang w:val="ru-RU"/>
        </w:rPr>
        <w:t>животных</w:t>
      </w:r>
      <w:r w:rsidR="00542B70" w:rsidRPr="00C77BF7">
        <w:rPr>
          <w:rFonts w:ascii="Times New Roman" w:hAnsi="Times New Roman" w:cs="Times New Roman"/>
          <w:rPrChange w:id="103" w:author="Mariya" w:date="2026-09-26T19:25:00Z">
            <w:rPr>
              <w:rFonts w:ascii="Times New Roman" w:hAnsi="Times New Roman" w:cs="Times New Roman"/>
              <w:lang w:val="ru-RU"/>
            </w:rPr>
          </w:rPrChange>
        </w:rPr>
        <w:t xml:space="preserve"> </w:t>
      </w:r>
      <w:r w:rsidR="00542B70">
        <w:rPr>
          <w:rFonts w:ascii="Times New Roman" w:hAnsi="Times New Roman" w:cs="Times New Roman"/>
        </w:rPr>
        <w:t>were</w:t>
      </w:r>
      <w:r w:rsidR="00614B17" w:rsidRPr="00C77BF7">
        <w:rPr>
          <w:rFonts w:ascii="Times New Roman" w:hAnsi="Times New Roman" w:cs="Times New Roman"/>
          <w:rPrChange w:id="104" w:author="Mariya" w:date="2026-09-26T19:25:00Z">
            <w:rPr>
              <w:rFonts w:ascii="Times New Roman" w:hAnsi="Times New Roman" w:cs="Times New Roman"/>
              <w:lang w:val="ru-RU"/>
            </w:rPr>
          </w:rPrChange>
        </w:rPr>
        <w:t xml:space="preserve"> </w:t>
      </w:r>
      <w:r w:rsidR="00614B17" w:rsidRPr="00D92967">
        <w:rPr>
          <w:rFonts w:ascii="Times New Roman" w:hAnsi="Times New Roman" w:cs="Times New Roman"/>
        </w:rPr>
        <w:t>euthanized</w:t>
      </w:r>
      <w:r w:rsidR="00614B17" w:rsidRPr="00C77BF7">
        <w:rPr>
          <w:rFonts w:ascii="Times New Roman" w:hAnsi="Times New Roman" w:cs="Times New Roman"/>
          <w:rPrChange w:id="105" w:author="Mariya" w:date="2026-09-26T19:25:00Z">
            <w:rPr>
              <w:rFonts w:ascii="Times New Roman" w:hAnsi="Times New Roman" w:cs="Times New Roman"/>
              <w:lang w:val="ru-RU"/>
            </w:rPr>
          </w:rPrChange>
        </w:rPr>
        <w:t xml:space="preserve"> </w:t>
      </w:r>
      <w:ins w:id="106" w:author="Mariya" w:date="2026-09-26T19:25:00Z">
        <w:r w:rsidR="00C77BF7">
          <w:rPr>
            <w:rFonts w:ascii="Times New Roman" w:hAnsi="Times New Roman" w:cs="Times New Roman"/>
          </w:rPr>
          <w:t xml:space="preserve">at </w:t>
        </w:r>
      </w:ins>
      <w:r w:rsidR="00614B17" w:rsidRPr="00C77BF7">
        <w:rPr>
          <w:rFonts w:ascii="Times New Roman" w:hAnsi="Times New Roman" w:cs="Times New Roman"/>
          <w:rPrChange w:id="107" w:author="Mariya" w:date="2026-09-26T19:25:00Z">
            <w:rPr>
              <w:rFonts w:ascii="Times New Roman" w:hAnsi="Times New Roman" w:cs="Times New Roman"/>
              <w:lang w:val="ru-RU"/>
            </w:rPr>
          </w:rPrChange>
        </w:rPr>
        <w:t xml:space="preserve">1 </w:t>
      </w:r>
      <w:r w:rsidR="00614B17" w:rsidRPr="00D92967">
        <w:rPr>
          <w:rFonts w:ascii="Times New Roman" w:hAnsi="Times New Roman" w:cs="Times New Roman"/>
        </w:rPr>
        <w:t>month</w:t>
      </w:r>
      <w:r w:rsidR="00614B17" w:rsidRPr="00C77BF7">
        <w:rPr>
          <w:rFonts w:ascii="Times New Roman" w:hAnsi="Times New Roman" w:cs="Times New Roman"/>
          <w:rPrChange w:id="108" w:author="Mariya" w:date="2026-09-26T19:25:00Z">
            <w:rPr>
              <w:rFonts w:ascii="Times New Roman" w:hAnsi="Times New Roman" w:cs="Times New Roman"/>
              <w:lang w:val="ru-RU"/>
            </w:rPr>
          </w:rPrChange>
        </w:rPr>
        <w:t xml:space="preserve"> </w:t>
      </w:r>
      <w:proofErr w:type="spellStart"/>
      <w:r w:rsidR="00614B17" w:rsidRPr="00D92967">
        <w:rPr>
          <w:rFonts w:ascii="Times New Roman" w:hAnsi="Times New Roman" w:cs="Times New Roman"/>
        </w:rPr>
        <w:t>p</w:t>
      </w:r>
      <w:r w:rsidR="00614B17" w:rsidRPr="00C77BF7">
        <w:rPr>
          <w:rFonts w:ascii="Times New Roman" w:hAnsi="Times New Roman" w:cs="Times New Roman"/>
          <w:rPrChange w:id="109" w:author="Mariya" w:date="2026-09-26T19:25:00Z">
            <w:rPr>
              <w:rFonts w:ascii="Times New Roman" w:hAnsi="Times New Roman" w:cs="Times New Roman"/>
              <w:lang w:val="ru-RU"/>
            </w:rPr>
          </w:rPrChange>
        </w:rPr>
        <w:t>.</w:t>
      </w:r>
      <w:r w:rsidR="00614B17" w:rsidRPr="00D92967">
        <w:rPr>
          <w:rFonts w:ascii="Times New Roman" w:hAnsi="Times New Roman" w:cs="Times New Roman"/>
        </w:rPr>
        <w:t>i</w:t>
      </w:r>
      <w:proofErr w:type="spellEnd"/>
      <w:r w:rsidR="00C228FB" w:rsidRPr="00C77BF7">
        <w:rPr>
          <w:rFonts w:ascii="Times New Roman" w:hAnsi="Times New Roman" w:cs="Times New Roman"/>
          <w:rPrChange w:id="110" w:author="Mariya" w:date="2026-09-26T19:25:00Z">
            <w:rPr>
              <w:rFonts w:ascii="Times New Roman" w:hAnsi="Times New Roman" w:cs="Times New Roman"/>
              <w:lang w:val="ru-RU"/>
            </w:rPr>
          </w:rPrChange>
        </w:rPr>
        <w:t xml:space="preserve">., </w:t>
      </w:r>
      <w:r w:rsidR="006F68B9">
        <w:rPr>
          <w:rFonts w:ascii="Times New Roman" w:hAnsi="Times New Roman" w:cs="Times New Roman"/>
        </w:rPr>
        <w:t>another</w:t>
      </w:r>
      <w:r w:rsidR="006F68B9" w:rsidRPr="00C77BF7">
        <w:rPr>
          <w:rFonts w:ascii="Times New Roman" w:hAnsi="Times New Roman" w:cs="Times New Roman"/>
          <w:rPrChange w:id="111" w:author="Mariya" w:date="2026-09-26T19:25:00Z">
            <w:rPr>
              <w:rFonts w:ascii="Times New Roman" w:hAnsi="Times New Roman" w:cs="Times New Roman"/>
              <w:lang w:val="ru-RU"/>
            </w:rPr>
          </w:rPrChange>
        </w:rPr>
        <w:t xml:space="preserve"> </w:t>
      </w:r>
      <w:r w:rsidR="00944D15" w:rsidRPr="00C77BF7">
        <w:rPr>
          <w:rFonts w:ascii="Times New Roman" w:hAnsi="Times New Roman" w:cs="Times New Roman"/>
          <w:rPrChange w:id="112" w:author="Mariya" w:date="2026-09-26T19:25:00Z">
            <w:rPr>
              <w:rFonts w:ascii="Times New Roman" w:hAnsi="Times New Roman" w:cs="Times New Roman"/>
              <w:lang w:val="ru-RU"/>
            </w:rPr>
          </w:rPrChange>
        </w:rPr>
        <w:t>5</w:t>
      </w:r>
      <w:r w:rsidR="006F68B9" w:rsidRPr="00C77BF7">
        <w:rPr>
          <w:rFonts w:ascii="Times New Roman" w:hAnsi="Times New Roman" w:cs="Times New Roman"/>
          <w:rPrChange w:id="113" w:author="Mariya" w:date="2026-09-26T19:25:00Z">
            <w:rPr>
              <w:rFonts w:ascii="Times New Roman" w:hAnsi="Times New Roman" w:cs="Times New Roman"/>
              <w:lang w:val="ru-RU"/>
            </w:rPr>
          </w:rPrChange>
        </w:rPr>
        <w:t xml:space="preserve"> </w:t>
      </w:r>
      <w:r w:rsidR="006F68B9">
        <w:rPr>
          <w:rFonts w:ascii="Times New Roman" w:hAnsi="Times New Roman" w:cs="Times New Roman"/>
          <w:lang w:val="ru-RU"/>
        </w:rPr>
        <w:t>животных</w:t>
      </w:r>
      <w:r w:rsidR="006F68B9" w:rsidRPr="00C77BF7">
        <w:rPr>
          <w:rFonts w:ascii="Times New Roman" w:hAnsi="Times New Roman" w:cs="Times New Roman"/>
          <w:rPrChange w:id="114" w:author="Mariya" w:date="2026-09-26T19:25:00Z">
            <w:rPr>
              <w:rFonts w:ascii="Times New Roman" w:hAnsi="Times New Roman" w:cs="Times New Roman"/>
              <w:lang w:val="ru-RU"/>
            </w:rPr>
          </w:rPrChange>
        </w:rPr>
        <w:t xml:space="preserve"> </w:t>
      </w:r>
      <w:r w:rsidR="006F68B9">
        <w:rPr>
          <w:rFonts w:ascii="Times New Roman" w:hAnsi="Times New Roman" w:cs="Times New Roman"/>
        </w:rPr>
        <w:t>were</w:t>
      </w:r>
      <w:r w:rsidR="006F68B9" w:rsidRPr="00C77BF7">
        <w:rPr>
          <w:rFonts w:ascii="Times New Roman" w:hAnsi="Times New Roman" w:cs="Times New Roman"/>
          <w:rPrChange w:id="115" w:author="Mariya" w:date="2026-09-26T19:25:00Z">
            <w:rPr>
              <w:rFonts w:ascii="Times New Roman" w:hAnsi="Times New Roman" w:cs="Times New Roman"/>
              <w:lang w:val="ru-RU"/>
            </w:rPr>
          </w:rPrChange>
        </w:rPr>
        <w:t xml:space="preserve"> </w:t>
      </w:r>
      <w:r w:rsidR="006F68B9" w:rsidRPr="00D92967">
        <w:rPr>
          <w:rFonts w:ascii="Times New Roman" w:hAnsi="Times New Roman" w:cs="Times New Roman"/>
        </w:rPr>
        <w:t>euthanized</w:t>
      </w:r>
      <w:r w:rsidR="006F68B9" w:rsidRPr="00C77BF7">
        <w:rPr>
          <w:rFonts w:ascii="Times New Roman" w:hAnsi="Times New Roman" w:cs="Times New Roman"/>
          <w:rPrChange w:id="116" w:author="Mariya" w:date="2026-09-26T19:25:00Z">
            <w:rPr>
              <w:rFonts w:ascii="Times New Roman" w:hAnsi="Times New Roman" w:cs="Times New Roman"/>
              <w:lang w:val="ru-RU"/>
            </w:rPr>
          </w:rPrChange>
        </w:rPr>
        <w:t xml:space="preserve"> </w:t>
      </w:r>
      <w:ins w:id="117" w:author="Mariya" w:date="2026-09-26T19:25:00Z">
        <w:r w:rsidR="00C77BF7">
          <w:rPr>
            <w:rFonts w:ascii="Times New Roman" w:hAnsi="Times New Roman" w:cs="Times New Roman"/>
          </w:rPr>
          <w:t xml:space="preserve">at </w:t>
        </w:r>
      </w:ins>
      <w:r w:rsidR="006F68B9" w:rsidRPr="00C77BF7">
        <w:rPr>
          <w:rFonts w:ascii="Times New Roman" w:hAnsi="Times New Roman" w:cs="Times New Roman"/>
          <w:rPrChange w:id="118" w:author="Mariya" w:date="2026-09-26T19:25:00Z">
            <w:rPr>
              <w:rFonts w:ascii="Times New Roman" w:hAnsi="Times New Roman" w:cs="Times New Roman"/>
              <w:lang w:val="ru-RU"/>
            </w:rPr>
          </w:rPrChange>
        </w:rPr>
        <w:t xml:space="preserve">3 </w:t>
      </w:r>
      <w:r w:rsidR="006F68B9" w:rsidRPr="00D92967">
        <w:rPr>
          <w:rFonts w:ascii="Times New Roman" w:hAnsi="Times New Roman" w:cs="Times New Roman"/>
        </w:rPr>
        <w:t>month</w:t>
      </w:r>
      <w:r w:rsidR="006F68B9" w:rsidRPr="00C77BF7">
        <w:rPr>
          <w:rFonts w:ascii="Times New Roman" w:hAnsi="Times New Roman" w:cs="Times New Roman"/>
          <w:rPrChange w:id="119" w:author="Mariya" w:date="2026-09-26T19:25:00Z">
            <w:rPr>
              <w:rFonts w:ascii="Times New Roman" w:hAnsi="Times New Roman" w:cs="Times New Roman"/>
              <w:lang w:val="ru-RU"/>
            </w:rPr>
          </w:rPrChange>
        </w:rPr>
        <w:t xml:space="preserve"> </w:t>
      </w:r>
      <w:proofErr w:type="spellStart"/>
      <w:r w:rsidR="006F68B9" w:rsidRPr="00D92967">
        <w:rPr>
          <w:rFonts w:ascii="Times New Roman" w:hAnsi="Times New Roman" w:cs="Times New Roman"/>
        </w:rPr>
        <w:t>p</w:t>
      </w:r>
      <w:r w:rsidR="006F68B9" w:rsidRPr="00C77BF7">
        <w:rPr>
          <w:rFonts w:ascii="Times New Roman" w:hAnsi="Times New Roman" w:cs="Times New Roman"/>
          <w:rPrChange w:id="120" w:author="Mariya" w:date="2026-09-26T19:25:00Z">
            <w:rPr>
              <w:rFonts w:ascii="Times New Roman" w:hAnsi="Times New Roman" w:cs="Times New Roman"/>
              <w:lang w:val="ru-RU"/>
            </w:rPr>
          </w:rPrChange>
        </w:rPr>
        <w:t>.</w:t>
      </w:r>
      <w:r w:rsidR="006F68B9" w:rsidRPr="00D92967">
        <w:rPr>
          <w:rFonts w:ascii="Times New Roman" w:hAnsi="Times New Roman" w:cs="Times New Roman"/>
        </w:rPr>
        <w:t>i</w:t>
      </w:r>
      <w:proofErr w:type="spellEnd"/>
      <w:r w:rsidR="006F68B9" w:rsidRPr="00C77BF7">
        <w:rPr>
          <w:rStyle w:val="ac"/>
          <w:rFonts w:ascii="Times New Roman" w:hAnsi="Times New Roman" w:cs="Times New Roman"/>
          <w:i w:val="0"/>
          <w:iCs w:val="0"/>
          <w:color w:val="000000"/>
          <w:rPrChange w:id="121" w:author="Mariya" w:date="2026-09-26T19:25:00Z">
            <w:rPr>
              <w:rStyle w:val="ac"/>
              <w:rFonts w:ascii="Times New Roman" w:hAnsi="Times New Roman" w:cs="Times New Roman"/>
              <w:i w:val="0"/>
              <w:iCs w:val="0"/>
              <w:color w:val="000000"/>
              <w:lang w:val="ru-RU"/>
            </w:rPr>
          </w:rPrChange>
        </w:rPr>
        <w:t>.</w:t>
      </w:r>
      <w:r w:rsidR="00C228FB" w:rsidRPr="00C77BF7">
        <w:rPr>
          <w:rStyle w:val="ac"/>
          <w:rFonts w:ascii="Times New Roman" w:hAnsi="Times New Roman" w:cs="Times New Roman"/>
          <w:i w:val="0"/>
          <w:iCs w:val="0"/>
          <w:color w:val="000000"/>
          <w:rPrChange w:id="122" w:author="Mariya" w:date="2026-09-26T19:25:00Z">
            <w:rPr>
              <w:rStyle w:val="ac"/>
              <w:rFonts w:ascii="Times New Roman" w:hAnsi="Times New Roman" w:cs="Times New Roman"/>
              <w:i w:val="0"/>
              <w:iCs w:val="0"/>
              <w:color w:val="000000"/>
              <w:lang w:val="ru-RU"/>
            </w:rPr>
          </w:rPrChange>
        </w:rPr>
        <w:t xml:space="preserve"> </w:t>
      </w:r>
      <w:r w:rsidR="00C228FB">
        <w:rPr>
          <w:rStyle w:val="ac"/>
          <w:rFonts w:ascii="Times New Roman" w:hAnsi="Times New Roman" w:cs="Times New Roman"/>
          <w:i w:val="0"/>
          <w:iCs w:val="0"/>
          <w:color w:val="000000"/>
        </w:rPr>
        <w:t>and</w:t>
      </w:r>
      <w:r w:rsidR="006F68B9" w:rsidRPr="00C77BF7">
        <w:rPr>
          <w:rStyle w:val="ac"/>
          <w:rFonts w:ascii="Times New Roman" w:hAnsi="Times New Roman" w:cs="Times New Roman"/>
          <w:i w:val="0"/>
          <w:iCs w:val="0"/>
          <w:color w:val="000000"/>
          <w:rPrChange w:id="123" w:author="Mariya" w:date="2026-09-26T19:25:00Z">
            <w:rPr>
              <w:rStyle w:val="ac"/>
              <w:rFonts w:ascii="Times New Roman" w:hAnsi="Times New Roman" w:cs="Times New Roman"/>
              <w:i w:val="0"/>
              <w:iCs w:val="0"/>
              <w:color w:val="000000"/>
              <w:lang w:val="ru-RU"/>
            </w:rPr>
          </w:rPrChange>
        </w:rPr>
        <w:t xml:space="preserve"> </w:t>
      </w:r>
      <w:r w:rsidR="009F1B68" w:rsidRPr="00C77BF7">
        <w:rPr>
          <w:rStyle w:val="ac"/>
          <w:rFonts w:ascii="Times New Roman" w:hAnsi="Times New Roman" w:cs="Times New Roman"/>
          <w:i w:val="0"/>
          <w:iCs w:val="0"/>
          <w:color w:val="000000"/>
          <w:rPrChange w:id="124" w:author="Mariya" w:date="2026-09-26T19:25:00Z">
            <w:rPr>
              <w:rStyle w:val="ac"/>
              <w:rFonts w:ascii="Times New Roman" w:hAnsi="Times New Roman" w:cs="Times New Roman"/>
              <w:i w:val="0"/>
              <w:iCs w:val="0"/>
              <w:color w:val="000000"/>
              <w:lang w:val="ru-RU"/>
            </w:rPr>
          </w:rPrChange>
        </w:rPr>
        <w:t xml:space="preserve">5 </w:t>
      </w:r>
      <w:r w:rsidR="009F1B68">
        <w:rPr>
          <w:rStyle w:val="ac"/>
          <w:rFonts w:ascii="Times New Roman" w:hAnsi="Times New Roman" w:cs="Times New Roman"/>
          <w:i w:val="0"/>
          <w:iCs w:val="0"/>
          <w:color w:val="000000"/>
        </w:rPr>
        <w:t>animals</w:t>
      </w:r>
      <w:r w:rsidR="009F1B68" w:rsidRPr="00C77BF7">
        <w:rPr>
          <w:rStyle w:val="ac"/>
          <w:rFonts w:ascii="Times New Roman" w:hAnsi="Times New Roman" w:cs="Times New Roman"/>
          <w:i w:val="0"/>
          <w:iCs w:val="0"/>
          <w:color w:val="000000"/>
          <w:rPrChange w:id="125" w:author="Mariya" w:date="2026-09-26T19:25:00Z">
            <w:rPr>
              <w:rStyle w:val="ac"/>
              <w:rFonts w:ascii="Times New Roman" w:hAnsi="Times New Roman" w:cs="Times New Roman"/>
              <w:i w:val="0"/>
              <w:iCs w:val="0"/>
              <w:color w:val="000000"/>
              <w:lang w:val="ru-RU"/>
            </w:rPr>
          </w:rPrChange>
        </w:rPr>
        <w:t xml:space="preserve"> </w:t>
      </w:r>
      <w:r w:rsidR="009F1B68">
        <w:rPr>
          <w:rStyle w:val="ac"/>
          <w:rFonts w:ascii="Times New Roman" w:hAnsi="Times New Roman" w:cs="Times New Roman"/>
          <w:i w:val="0"/>
          <w:iCs w:val="0"/>
          <w:color w:val="000000"/>
        </w:rPr>
        <w:t>were</w:t>
      </w:r>
      <w:r w:rsidR="00E70A5E" w:rsidRPr="00C77BF7">
        <w:rPr>
          <w:rStyle w:val="ac"/>
          <w:rFonts w:ascii="Times New Roman" w:hAnsi="Times New Roman" w:cs="Times New Roman"/>
          <w:i w:val="0"/>
          <w:iCs w:val="0"/>
          <w:color w:val="000000"/>
          <w:rPrChange w:id="126" w:author="Mariya" w:date="2026-09-26T19:25:00Z">
            <w:rPr>
              <w:rStyle w:val="ac"/>
              <w:rFonts w:ascii="Times New Roman" w:hAnsi="Times New Roman" w:cs="Times New Roman"/>
              <w:i w:val="0"/>
              <w:iCs w:val="0"/>
              <w:color w:val="000000"/>
              <w:lang w:val="ru-RU"/>
            </w:rPr>
          </w:rPrChange>
        </w:rPr>
        <w:t xml:space="preserve"> </w:t>
      </w:r>
      <w:ins w:id="127" w:author="Mariya" w:date="2026-09-26T19:25:00Z">
        <w:r w:rsidR="00C77BF7">
          <w:rPr>
            <w:rStyle w:val="ac"/>
            <w:rFonts w:ascii="Times New Roman" w:hAnsi="Times New Roman" w:cs="Times New Roman"/>
            <w:i w:val="0"/>
            <w:iCs w:val="0"/>
            <w:color w:val="000000"/>
          </w:rPr>
          <w:t xml:space="preserve">kept </w:t>
        </w:r>
      </w:ins>
      <w:r w:rsidR="00E70A5E" w:rsidRPr="00D92967">
        <w:rPr>
          <w:rStyle w:val="ac"/>
          <w:rFonts w:ascii="Times New Roman" w:hAnsi="Times New Roman" w:cs="Times New Roman"/>
          <w:i w:val="0"/>
          <w:iCs w:val="0"/>
          <w:color w:val="000000"/>
        </w:rPr>
        <w:t>uninfected</w:t>
      </w:r>
      <w:r w:rsidR="00E70A5E" w:rsidRPr="00C77BF7">
        <w:rPr>
          <w:rStyle w:val="ac"/>
          <w:rFonts w:ascii="Times New Roman" w:hAnsi="Times New Roman" w:cs="Times New Roman"/>
          <w:i w:val="0"/>
          <w:iCs w:val="0"/>
          <w:color w:val="000000"/>
          <w:rPrChange w:id="128" w:author="Mariya" w:date="2026-09-26T19:25:00Z">
            <w:rPr>
              <w:rStyle w:val="ac"/>
              <w:rFonts w:ascii="Times New Roman" w:hAnsi="Times New Roman" w:cs="Times New Roman"/>
              <w:i w:val="0"/>
              <w:iCs w:val="0"/>
              <w:color w:val="000000"/>
              <w:lang w:val="ru-RU"/>
            </w:rPr>
          </w:rPrChange>
        </w:rPr>
        <w:t xml:space="preserve"> </w:t>
      </w:r>
      <w:r w:rsidR="00AF2333">
        <w:rPr>
          <w:rStyle w:val="ac"/>
          <w:rFonts w:ascii="Times New Roman" w:hAnsi="Times New Roman" w:cs="Times New Roman"/>
          <w:i w:val="0"/>
          <w:iCs w:val="0"/>
          <w:color w:val="000000"/>
        </w:rPr>
        <w:t>and</w:t>
      </w:r>
      <w:r w:rsidR="00AF2333" w:rsidRPr="00C77BF7">
        <w:rPr>
          <w:rStyle w:val="ac"/>
          <w:rFonts w:ascii="Times New Roman" w:hAnsi="Times New Roman" w:cs="Times New Roman"/>
          <w:i w:val="0"/>
          <w:iCs w:val="0"/>
          <w:color w:val="000000"/>
          <w:rPrChange w:id="129" w:author="Mariya" w:date="2026-09-26T19:25:00Z">
            <w:rPr>
              <w:rStyle w:val="ac"/>
              <w:rFonts w:ascii="Times New Roman" w:hAnsi="Times New Roman" w:cs="Times New Roman"/>
              <w:i w:val="0"/>
              <w:iCs w:val="0"/>
              <w:color w:val="000000"/>
              <w:lang w:val="ru-RU"/>
            </w:rPr>
          </w:rPrChange>
        </w:rPr>
        <w:t xml:space="preserve"> </w:t>
      </w:r>
      <w:r w:rsidR="00AF2333">
        <w:rPr>
          <w:rStyle w:val="ac"/>
          <w:rFonts w:ascii="Times New Roman" w:hAnsi="Times New Roman" w:cs="Times New Roman"/>
          <w:i w:val="0"/>
          <w:iCs w:val="0"/>
          <w:color w:val="000000"/>
        </w:rPr>
        <w:t>used</w:t>
      </w:r>
      <w:r w:rsidR="00AF2333" w:rsidRPr="00C77BF7">
        <w:rPr>
          <w:rStyle w:val="ac"/>
          <w:rFonts w:ascii="Times New Roman" w:hAnsi="Times New Roman" w:cs="Times New Roman"/>
          <w:i w:val="0"/>
          <w:iCs w:val="0"/>
          <w:color w:val="000000"/>
          <w:rPrChange w:id="130" w:author="Mariya" w:date="2026-09-26T19:25:00Z">
            <w:rPr>
              <w:rStyle w:val="ac"/>
              <w:rFonts w:ascii="Times New Roman" w:hAnsi="Times New Roman" w:cs="Times New Roman"/>
              <w:i w:val="0"/>
              <w:iCs w:val="0"/>
              <w:color w:val="000000"/>
              <w:lang w:val="ru-RU"/>
            </w:rPr>
          </w:rPrChange>
        </w:rPr>
        <w:t xml:space="preserve"> </w:t>
      </w:r>
      <w:r w:rsidR="00AF2333">
        <w:rPr>
          <w:rStyle w:val="ac"/>
          <w:rFonts w:ascii="Times New Roman" w:hAnsi="Times New Roman" w:cs="Times New Roman"/>
          <w:i w:val="0"/>
          <w:iCs w:val="0"/>
          <w:color w:val="000000"/>
        </w:rPr>
        <w:t>as</w:t>
      </w:r>
      <w:r w:rsidR="00AF2333" w:rsidRPr="00C77BF7">
        <w:rPr>
          <w:rStyle w:val="ac"/>
          <w:rFonts w:ascii="Times New Roman" w:hAnsi="Times New Roman" w:cs="Times New Roman"/>
          <w:i w:val="0"/>
          <w:iCs w:val="0"/>
          <w:color w:val="000000"/>
          <w:rPrChange w:id="131" w:author="Mariya" w:date="2026-09-26T19:25:00Z">
            <w:rPr>
              <w:rStyle w:val="ac"/>
              <w:rFonts w:ascii="Times New Roman" w:hAnsi="Times New Roman" w:cs="Times New Roman"/>
              <w:i w:val="0"/>
              <w:iCs w:val="0"/>
              <w:color w:val="000000"/>
              <w:lang w:val="ru-RU"/>
            </w:rPr>
          </w:rPrChange>
        </w:rPr>
        <w:t xml:space="preserve"> </w:t>
      </w:r>
      <w:ins w:id="132" w:author="Mariya" w:date="2026-09-26T19:25:00Z">
        <w:r w:rsidR="00C77BF7">
          <w:rPr>
            <w:rStyle w:val="ac"/>
            <w:rFonts w:ascii="Times New Roman" w:hAnsi="Times New Roman" w:cs="Times New Roman"/>
            <w:i w:val="0"/>
            <w:iCs w:val="0"/>
            <w:color w:val="000000"/>
          </w:rPr>
          <w:t xml:space="preserve">a </w:t>
        </w:r>
      </w:ins>
      <w:r w:rsidR="00AF2333">
        <w:rPr>
          <w:rStyle w:val="ac"/>
          <w:rFonts w:ascii="Times New Roman" w:hAnsi="Times New Roman" w:cs="Times New Roman"/>
          <w:i w:val="0"/>
          <w:iCs w:val="0"/>
          <w:color w:val="000000"/>
        </w:rPr>
        <w:t>control</w:t>
      </w:r>
      <w:r w:rsidR="00AF2333" w:rsidRPr="00C77BF7">
        <w:rPr>
          <w:rStyle w:val="ac"/>
          <w:rFonts w:ascii="Times New Roman" w:hAnsi="Times New Roman" w:cs="Times New Roman"/>
          <w:i w:val="0"/>
          <w:iCs w:val="0"/>
          <w:color w:val="000000"/>
          <w:rPrChange w:id="133" w:author="Mariya" w:date="2026-09-26T19:25:00Z">
            <w:rPr>
              <w:rStyle w:val="ac"/>
              <w:rFonts w:ascii="Times New Roman" w:hAnsi="Times New Roman" w:cs="Times New Roman"/>
              <w:i w:val="0"/>
              <w:iCs w:val="0"/>
              <w:color w:val="000000"/>
              <w:lang w:val="ru-RU"/>
            </w:rPr>
          </w:rPrChange>
        </w:rPr>
        <w:t xml:space="preserve"> </w:t>
      </w:r>
      <w:r w:rsidR="00AF2333">
        <w:rPr>
          <w:rStyle w:val="ac"/>
          <w:rFonts w:ascii="Times New Roman" w:hAnsi="Times New Roman" w:cs="Times New Roman"/>
          <w:i w:val="0"/>
          <w:iCs w:val="0"/>
          <w:color w:val="000000"/>
        </w:rPr>
        <w:t>group</w:t>
      </w:r>
      <w:r w:rsidR="00E70A5E" w:rsidRPr="00C77BF7">
        <w:rPr>
          <w:rStyle w:val="ac"/>
          <w:rFonts w:ascii="Times New Roman" w:hAnsi="Times New Roman" w:cs="Times New Roman"/>
          <w:i w:val="0"/>
          <w:iCs w:val="0"/>
          <w:color w:val="000000"/>
          <w:rPrChange w:id="134" w:author="Mariya" w:date="2026-09-26T19:25:00Z">
            <w:rPr>
              <w:rStyle w:val="ac"/>
              <w:rFonts w:ascii="Times New Roman" w:hAnsi="Times New Roman" w:cs="Times New Roman"/>
              <w:i w:val="0"/>
              <w:iCs w:val="0"/>
              <w:color w:val="000000"/>
              <w:lang w:val="ru-RU"/>
            </w:rPr>
          </w:rPrChange>
        </w:rPr>
        <w:t>.</w:t>
      </w:r>
    </w:p>
    <w:p w14:paraId="78A6C94D" w14:textId="5E045344" w:rsidR="00E24C65" w:rsidRPr="00C77BF7" w:rsidRDefault="00E24C65">
      <w:pPr>
        <w:rPr>
          <w:rFonts w:ascii="Times New Roman" w:hAnsi="Times New Roman" w:cs="Times New Roman"/>
          <w:i/>
          <w:iCs/>
          <w:color w:val="000000"/>
          <w:rPrChange w:id="135" w:author="Mariya" w:date="2026-09-26T19:25:00Z">
            <w:rPr>
              <w:rFonts w:ascii="Times New Roman" w:hAnsi="Times New Roman" w:cs="Times New Roman"/>
              <w:i/>
              <w:iCs/>
              <w:color w:val="000000"/>
              <w:lang w:val="ru-RU"/>
            </w:rPr>
          </w:rPrChange>
        </w:rPr>
      </w:pPr>
    </w:p>
    <w:p w14:paraId="38E9673C" w14:textId="5ADB7353" w:rsidR="001F194C" w:rsidRPr="00D92967" w:rsidRDefault="000F42BE" w:rsidP="00EA61AB">
      <w:pPr>
        <w:spacing w:after="0" w:line="276" w:lineRule="auto"/>
        <w:jc w:val="center"/>
        <w:rPr>
          <w:rFonts w:ascii="Times New Roman" w:hAnsi="Times New Roman" w:cs="Times New Roman"/>
          <w:lang w:val="ru-RU"/>
        </w:rPr>
      </w:pPr>
      <w:r w:rsidRPr="00C77BF7">
        <w:rPr>
          <w:rFonts w:ascii="Times New Roman" w:hAnsi="Times New Roman" w:cs="Times New Roman"/>
          <w:noProof/>
          <w:lang w:eastAsia="ru-RU"/>
          <w:rPrChange w:id="136" w:author="Mariya" w:date="2026-09-26T19:25:00Z">
            <w:rPr>
              <w:rFonts w:ascii="Times New Roman" w:hAnsi="Times New Roman" w:cs="Times New Roman"/>
              <w:noProof/>
              <w:lang w:val="ru-RU" w:eastAsia="ru-RU"/>
            </w:rPr>
          </w:rPrChange>
        </w:rPr>
        <w:t xml:space="preserve"> </w:t>
      </w:r>
      <w:r w:rsidR="0096142B">
        <w:rPr>
          <w:rFonts w:ascii="Times New Roman" w:hAnsi="Times New Roman" w:cs="Times New Roman"/>
          <w:noProof/>
          <w:lang w:val="ru-RU" w:eastAsia="ru-RU"/>
        </w:rPr>
        <w:drawing>
          <wp:inline distT="0" distB="0" distL="0" distR="0" wp14:anchorId="6F629C54" wp14:editId="39AAF2CE">
            <wp:extent cx="5851616" cy="4309930"/>
            <wp:effectExtent l="0" t="0" r="0" b="0"/>
            <wp:docPr id="144150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16796" r="3216"/>
                    <a:stretch>
                      <a:fillRect/>
                    </a:stretch>
                  </pic:blipFill>
                  <pic:spPr bwMode="auto">
                    <a:xfrm>
                      <a:off x="0" y="0"/>
                      <a:ext cx="5905875" cy="4349894"/>
                    </a:xfrm>
                    <a:prstGeom prst="rect">
                      <a:avLst/>
                    </a:prstGeom>
                    <a:noFill/>
                    <a:ln>
                      <a:noFill/>
                    </a:ln>
                    <a:extLst>
                      <a:ext uri="{53640926-AAD7-44D8-BBD7-CCE9431645EC}">
                        <a14:shadowObscured xmlns:a14="http://schemas.microsoft.com/office/drawing/2010/main"/>
                      </a:ext>
                    </a:extLst>
                  </pic:spPr>
                </pic:pic>
              </a:graphicData>
            </a:graphic>
          </wp:inline>
        </w:drawing>
      </w:r>
    </w:p>
    <w:p w14:paraId="6D2A3299" w14:textId="0588308C" w:rsidR="001F194C" w:rsidRDefault="001F194C" w:rsidP="00EA61AB">
      <w:pPr>
        <w:spacing w:after="0" w:line="276" w:lineRule="auto"/>
        <w:jc w:val="both"/>
        <w:rPr>
          <w:rStyle w:val="ac"/>
          <w:rFonts w:ascii="Times New Roman" w:hAnsi="Times New Roman" w:cs="Times New Roman"/>
          <w:color w:val="000000"/>
          <w:lang w:val="ru-RU" w:eastAsia="zh-CN"/>
        </w:rPr>
      </w:pPr>
      <w:r w:rsidRPr="00D92967">
        <w:rPr>
          <w:rFonts w:ascii="Times New Roman" w:hAnsi="Times New Roman" w:cs="Times New Roman"/>
          <w:lang w:val="ru-RU"/>
        </w:rPr>
        <w:t xml:space="preserve">Рисунок </w:t>
      </w:r>
      <w:r w:rsidRPr="003503AA">
        <w:rPr>
          <w:rFonts w:ascii="Times New Roman" w:hAnsi="Times New Roman" w:cs="Times New Roman"/>
          <w:lang w:val="ru-RU"/>
        </w:rPr>
        <w:t>1</w:t>
      </w:r>
      <w:r w:rsidRPr="00D92967">
        <w:rPr>
          <w:rFonts w:ascii="Times New Roman" w:hAnsi="Times New Roman" w:cs="Times New Roman"/>
          <w:lang w:val="ru-RU"/>
        </w:rPr>
        <w:t xml:space="preserve">. Схема эксперимента. Экспериментальные животные (сирийские хомячки </w:t>
      </w:r>
      <w:r w:rsidRPr="00D92967">
        <w:rPr>
          <w:rStyle w:val="ac"/>
          <w:rFonts w:ascii="Times New Roman" w:hAnsi="Times New Roman" w:cs="Times New Roman"/>
          <w:color w:val="000000"/>
        </w:rPr>
        <w:t>M</w:t>
      </w:r>
      <w:r w:rsidRPr="00D92967">
        <w:rPr>
          <w:rStyle w:val="ac"/>
          <w:rFonts w:ascii="Times New Roman" w:hAnsi="Times New Roman" w:cs="Times New Roman"/>
          <w:color w:val="000000"/>
          <w:lang w:val="ru-RU"/>
        </w:rPr>
        <w:t>. а</w:t>
      </w:r>
      <w:proofErr w:type="spellStart"/>
      <w:r w:rsidRPr="00D92967">
        <w:rPr>
          <w:rStyle w:val="ac"/>
          <w:rFonts w:ascii="Times New Roman" w:hAnsi="Times New Roman" w:cs="Times New Roman"/>
          <w:color w:val="000000"/>
        </w:rPr>
        <w:t>uratus</w:t>
      </w:r>
      <w:proofErr w:type="spellEnd"/>
      <w:r w:rsidRPr="00D92967">
        <w:rPr>
          <w:rStyle w:val="ac"/>
          <w:rFonts w:ascii="Times New Roman" w:hAnsi="Times New Roman" w:cs="Times New Roman"/>
          <w:color w:val="000000"/>
          <w:lang w:val="ru-RU"/>
        </w:rPr>
        <w:t>,</w:t>
      </w:r>
      <w:r w:rsidRPr="00D92967">
        <w:rPr>
          <w:rFonts w:ascii="Times New Roman" w:hAnsi="Times New Roman" w:cs="Times New Roman"/>
          <w:color w:val="000000"/>
          <w:lang w:val="ru-RU"/>
        </w:rPr>
        <w:t xml:space="preserve"> мыши линий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w:t>
      </w:r>
      <w:r w:rsidRPr="00D92967">
        <w:rPr>
          <w:rStyle w:val="ac"/>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proofErr w:type="spellStart"/>
      <w:r w:rsidRPr="00D92967">
        <w:rPr>
          <w:rFonts w:ascii="Times New Roman" w:hAnsi="Times New Roman" w:cs="Times New Roman"/>
          <w:color w:val="000000"/>
        </w:rPr>
        <w:t>Bl</w:t>
      </w:r>
      <w:proofErr w:type="spellEnd"/>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крысы линии </w:t>
      </w:r>
      <w:proofErr w:type="spellStart"/>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proofErr w:type="spellEnd"/>
      <w:r w:rsidRPr="00D92967">
        <w:rPr>
          <w:rFonts w:ascii="Times New Roman" w:hAnsi="Times New Roman" w:cs="Times New Roman"/>
          <w:lang w:val="ru-RU"/>
        </w:rPr>
        <w:t xml:space="preserve">) были заражены 100 </w:t>
      </w:r>
      <w:proofErr w:type="spellStart"/>
      <w:r w:rsidRPr="00D92967">
        <w:rPr>
          <w:rFonts w:ascii="Times New Roman" w:hAnsi="Times New Roman" w:cs="Times New Roman"/>
          <w:lang w:val="ru-RU"/>
        </w:rPr>
        <w:t>метацеркариями</w:t>
      </w:r>
      <w:proofErr w:type="spellEnd"/>
      <w:r w:rsidR="003503AA" w:rsidRPr="003503AA">
        <w:rPr>
          <w:rFonts w:ascii="Times New Roman" w:hAnsi="Times New Roman" w:cs="Times New Roman"/>
          <w:lang w:val="ru-RU"/>
        </w:rPr>
        <w:t xml:space="preserve"> </w:t>
      </w:r>
      <w:r w:rsidR="003503AA">
        <w:rPr>
          <w:rFonts w:ascii="Times New Roman" w:hAnsi="Times New Roman" w:cs="Times New Roman"/>
        </w:rPr>
        <w:t>O</w:t>
      </w:r>
      <w:r w:rsidR="003503AA" w:rsidRPr="003503AA">
        <w:rPr>
          <w:rFonts w:ascii="Times New Roman" w:hAnsi="Times New Roman" w:cs="Times New Roman"/>
          <w:lang w:val="ru-RU"/>
        </w:rPr>
        <w:t xml:space="preserve">. </w:t>
      </w:r>
      <w:proofErr w:type="spellStart"/>
      <w:r w:rsidR="003503AA">
        <w:rPr>
          <w:rFonts w:ascii="Times New Roman" w:hAnsi="Times New Roman" w:cs="Times New Roman"/>
        </w:rPr>
        <w:t>felineus</w:t>
      </w:r>
      <w:proofErr w:type="spellEnd"/>
      <w:r w:rsidR="003503AA" w:rsidRPr="003503AA">
        <w:rPr>
          <w:rFonts w:ascii="Times New Roman" w:hAnsi="Times New Roman" w:cs="Times New Roman"/>
          <w:lang w:val="ru-RU"/>
        </w:rPr>
        <w:t>.</w:t>
      </w:r>
      <w:r w:rsidRPr="00D92967">
        <w:rPr>
          <w:rFonts w:ascii="Times New Roman" w:hAnsi="Times New Roman" w:cs="Times New Roman"/>
          <w:lang w:val="ru-RU"/>
        </w:rPr>
        <w:t xml:space="preserve"> </w:t>
      </w:r>
      <w:r w:rsidR="003503AA">
        <w:rPr>
          <w:rFonts w:ascii="Times New Roman" w:hAnsi="Times New Roman" w:cs="Times New Roman"/>
          <w:lang w:val="ru-RU"/>
        </w:rPr>
        <w:t>Через</w:t>
      </w:r>
      <w:r w:rsidRPr="00D92967">
        <w:rPr>
          <w:rFonts w:ascii="Times New Roman" w:hAnsi="Times New Roman" w:cs="Times New Roman"/>
          <w:lang w:val="ru-RU"/>
        </w:rPr>
        <w:t xml:space="preserve"> 1 и 3 месяц инвазии собирали </w:t>
      </w:r>
      <w:proofErr w:type="spellStart"/>
      <w:r w:rsidR="003503AA">
        <w:rPr>
          <w:rFonts w:ascii="Times New Roman" w:hAnsi="Times New Roman" w:cs="Times New Roman"/>
        </w:rPr>
        <w:t>feaces</w:t>
      </w:r>
      <w:proofErr w:type="spellEnd"/>
      <w:r w:rsidRPr="00D92967">
        <w:rPr>
          <w:rFonts w:ascii="Times New Roman" w:hAnsi="Times New Roman" w:cs="Times New Roman"/>
          <w:lang w:val="ru-RU"/>
        </w:rPr>
        <w:t xml:space="preserve"> для подсчёта яиц </w:t>
      </w:r>
      <w:r w:rsidRPr="00D92967">
        <w:rPr>
          <w:rFonts w:ascii="Times New Roman" w:hAnsi="Times New Roman" w:cs="Times New Roman"/>
          <w:i/>
          <w:iCs/>
          <w:lang w:val="ru-RU"/>
        </w:rPr>
        <w:t xml:space="preserve">О. </w:t>
      </w:r>
      <w:proofErr w:type="spellStart"/>
      <w:r w:rsidRPr="00D92967">
        <w:rPr>
          <w:rFonts w:ascii="Times New Roman" w:hAnsi="Times New Roman" w:cs="Times New Roman"/>
          <w:i/>
          <w:iCs/>
          <w:lang w:val="ru-RU"/>
        </w:rPr>
        <w:t>felineus</w:t>
      </w:r>
      <w:proofErr w:type="spellEnd"/>
      <w:r w:rsidRPr="00D92967">
        <w:rPr>
          <w:rFonts w:ascii="Times New Roman" w:hAnsi="Times New Roman" w:cs="Times New Roman"/>
          <w:lang w:val="ru-RU"/>
        </w:rPr>
        <w:t xml:space="preserve">, печень для гистологического анализа и подсчёта гельминтов в желчных протоках, а также кровь для анализа </w:t>
      </w:r>
      <w:r w:rsidR="003503AA">
        <w:rPr>
          <w:rFonts w:ascii="Times New Roman" w:hAnsi="Times New Roman" w:cs="Times New Roman"/>
          <w:lang w:val="ru-RU"/>
        </w:rPr>
        <w:t xml:space="preserve">на </w:t>
      </w:r>
      <w:r w:rsidRPr="00D92967">
        <w:rPr>
          <w:rFonts w:ascii="Times New Roman" w:hAnsi="Times New Roman" w:cs="Times New Roman"/>
          <w:color w:val="000000"/>
          <w:lang w:val="ru-RU"/>
        </w:rPr>
        <w:t>АЛТ</w:t>
      </w:r>
      <w:r w:rsidR="003503AA">
        <w:rPr>
          <w:rFonts w:ascii="Times New Roman" w:hAnsi="Times New Roman" w:cs="Times New Roman"/>
          <w:color w:val="000000"/>
          <w:lang w:val="ru-RU"/>
        </w:rPr>
        <w:t xml:space="preserve"> и</w:t>
      </w:r>
      <w:r w:rsidRPr="00D92967">
        <w:rPr>
          <w:rFonts w:ascii="Times New Roman" w:hAnsi="Times New Roman" w:cs="Times New Roman"/>
          <w:color w:val="000000"/>
          <w:lang w:val="ru-RU"/>
        </w:rPr>
        <w:t xml:space="preserve"> АСТ</w:t>
      </w:r>
      <w:r w:rsidR="003539B5">
        <w:rPr>
          <w:rFonts w:ascii="Times New Roman" w:hAnsi="Times New Roman" w:cs="Times New Roman"/>
          <w:color w:val="000000"/>
          <w:lang w:val="ru-RU"/>
        </w:rPr>
        <w:t>.</w:t>
      </w:r>
    </w:p>
    <w:p w14:paraId="220A5430" w14:textId="77777777" w:rsidR="004F1E57" w:rsidRDefault="004F1E57" w:rsidP="00EA61AB">
      <w:pPr>
        <w:spacing w:after="0" w:line="276" w:lineRule="auto"/>
        <w:jc w:val="both"/>
        <w:rPr>
          <w:rStyle w:val="ac"/>
          <w:rFonts w:ascii="Times New Roman" w:hAnsi="Times New Roman" w:cs="Times New Roman"/>
          <w:color w:val="000000"/>
          <w:lang w:val="ru-RU" w:eastAsia="zh-CN"/>
        </w:rPr>
      </w:pPr>
    </w:p>
    <w:p w14:paraId="59558174" w14:textId="39B7346F" w:rsidR="00381CCE" w:rsidRPr="00D92967" w:rsidRDefault="00CD0A8F" w:rsidP="00EA61AB">
      <w:pPr>
        <w:spacing w:after="0" w:line="276" w:lineRule="auto"/>
        <w:ind w:firstLine="566"/>
        <w:jc w:val="both"/>
        <w:rPr>
          <w:rFonts w:ascii="Times New Roman" w:hAnsi="Times New Roman" w:cs="Times New Roman"/>
          <w:color w:val="000000"/>
          <w:shd w:val="clear" w:color="auto" w:fill="FFFFFF"/>
          <w:lang w:val="ru-RU"/>
        </w:rPr>
      </w:pPr>
      <w:r w:rsidRPr="00D92967">
        <w:rPr>
          <w:rFonts w:ascii="Times New Roman" w:hAnsi="Times New Roman" w:cs="Times New Roman"/>
          <w:color w:val="000000"/>
          <w:lang w:val="ru-RU"/>
        </w:rPr>
        <w:lastRenderedPageBreak/>
        <w:t xml:space="preserve">Крысы и мыши </w:t>
      </w:r>
      <w:ins w:id="137" w:author="Mariya" w:date="2026-09-26T19:26:00Z">
        <w:r w:rsidR="00C77BF7">
          <w:rPr>
            <w:rFonts w:ascii="Times New Roman" w:hAnsi="Times New Roman" w:cs="Times New Roman"/>
            <w:color w:val="000000"/>
            <w:lang w:val="ru-RU"/>
          </w:rPr>
          <w:t xml:space="preserve">и хомяки </w:t>
        </w:r>
      </w:ins>
      <w:r w:rsidRPr="00D92967">
        <w:rPr>
          <w:rFonts w:ascii="Times New Roman" w:hAnsi="Times New Roman" w:cs="Times New Roman"/>
          <w:color w:val="000000"/>
          <w:lang w:val="ru-RU"/>
        </w:rPr>
        <w:t>были по</w:t>
      </w:r>
      <w:ins w:id="138" w:author="Mariya" w:date="2026-09-26T19:26:00Z">
        <w:r w:rsidR="00C77BF7">
          <w:rPr>
            <w:rFonts w:ascii="Times New Roman" w:hAnsi="Times New Roman" w:cs="Times New Roman"/>
            <w:color w:val="000000"/>
            <w:lang w:val="ru-RU"/>
          </w:rPr>
          <w:t>л</w:t>
        </w:r>
      </w:ins>
      <w:r w:rsidRPr="00D92967">
        <w:rPr>
          <w:rFonts w:ascii="Times New Roman" w:hAnsi="Times New Roman" w:cs="Times New Roman"/>
          <w:color w:val="000000"/>
          <w:lang w:val="ru-RU"/>
        </w:rPr>
        <w:t>учены из конвенционального вивария</w:t>
      </w:r>
      <w:r w:rsidR="00300840" w:rsidRPr="00D92967">
        <w:rPr>
          <w:rFonts w:ascii="Times New Roman" w:hAnsi="Times New Roman" w:cs="Times New Roman"/>
          <w:color w:val="000000"/>
          <w:lang w:val="ru-RU"/>
        </w:rPr>
        <w:t xml:space="preserve"> Института цитологии и генетики СО РАН</w:t>
      </w:r>
      <w:r w:rsidRPr="00D92967">
        <w:rPr>
          <w:rFonts w:ascii="Times New Roman" w:hAnsi="Times New Roman" w:cs="Times New Roman"/>
          <w:color w:val="000000"/>
          <w:lang w:val="ru-RU"/>
        </w:rPr>
        <w:t xml:space="preserve">. </w:t>
      </w:r>
      <w:del w:id="139" w:author="Mariya" w:date="2026-09-26T19:27:00Z">
        <w:r w:rsidR="00300371" w:rsidRPr="00D92967" w:rsidDel="00C77BF7">
          <w:rPr>
            <w:rFonts w:ascii="Times New Roman" w:hAnsi="Times New Roman" w:cs="Times New Roman"/>
            <w:color w:val="000000"/>
          </w:rPr>
          <w:delText>Infestation</w:delText>
        </w:r>
        <w:r w:rsidR="00A70C3E" w:rsidRPr="00D92967" w:rsidDel="00C77BF7">
          <w:rPr>
            <w:rFonts w:ascii="Times New Roman" w:hAnsi="Times New Roman" w:cs="Times New Roman"/>
            <w:color w:val="000000"/>
            <w:lang w:val="ru-RU"/>
          </w:rPr>
          <w:delText xml:space="preserve"> </w:delText>
        </w:r>
        <w:r w:rsidR="00A70C3E" w:rsidRPr="00D92967" w:rsidDel="00C77BF7">
          <w:rPr>
            <w:rFonts w:ascii="Times New Roman" w:hAnsi="Times New Roman" w:cs="Times New Roman"/>
            <w:color w:val="000000"/>
          </w:rPr>
          <w:delText>was</w:delText>
        </w:r>
        <w:r w:rsidR="00A70C3E" w:rsidRPr="00D92967" w:rsidDel="00C77BF7">
          <w:rPr>
            <w:rFonts w:ascii="Times New Roman" w:hAnsi="Times New Roman" w:cs="Times New Roman"/>
            <w:color w:val="000000"/>
            <w:lang w:val="ru-RU"/>
          </w:rPr>
          <w:delText xml:space="preserve"> </w:delText>
        </w:r>
        <w:r w:rsidR="00A70C3E" w:rsidRPr="00D92967" w:rsidDel="00C77BF7">
          <w:rPr>
            <w:rFonts w:ascii="Times New Roman" w:hAnsi="Times New Roman" w:cs="Times New Roman"/>
            <w:color w:val="000000"/>
          </w:rPr>
          <w:delText>conducted</w:delText>
        </w:r>
        <w:r w:rsidR="001F194C" w:rsidRPr="00D92967" w:rsidDel="00C77BF7">
          <w:rPr>
            <w:rFonts w:ascii="Times New Roman" w:hAnsi="Times New Roman" w:cs="Times New Roman"/>
            <w:color w:val="000000"/>
            <w:lang w:val="ru-RU"/>
          </w:rPr>
          <w:delText xml:space="preserve"> в виварии. </w:delText>
        </w:r>
      </w:del>
      <w:r w:rsidR="001F194C" w:rsidRPr="00D92967">
        <w:rPr>
          <w:rFonts w:ascii="Times New Roman" w:hAnsi="Times New Roman" w:cs="Times New Roman"/>
          <w:color w:val="000000"/>
          <w:lang w:val="ru-RU"/>
        </w:rPr>
        <w:t>Каждое животное содержал</w:t>
      </w:r>
      <w:ins w:id="140" w:author="Mariya" w:date="2026-09-26T19:27:00Z">
        <w:r w:rsidR="00C77BF7">
          <w:rPr>
            <w:rFonts w:ascii="Times New Roman" w:hAnsi="Times New Roman" w:cs="Times New Roman"/>
            <w:color w:val="000000"/>
            <w:lang w:val="ru-RU"/>
          </w:rPr>
          <w:t>и</w:t>
        </w:r>
      </w:ins>
      <w:del w:id="141" w:author="Mariya" w:date="2026-09-26T19:27:00Z">
        <w:r w:rsidR="001F194C" w:rsidRPr="00D92967" w:rsidDel="00C77BF7">
          <w:rPr>
            <w:rFonts w:ascii="Times New Roman" w:hAnsi="Times New Roman" w:cs="Times New Roman"/>
            <w:color w:val="000000"/>
            <w:lang w:val="ru-RU"/>
          </w:rPr>
          <w:delText>ось</w:delText>
        </w:r>
      </w:del>
      <w:r w:rsidR="001F194C" w:rsidRPr="00D92967">
        <w:rPr>
          <w:rFonts w:ascii="Times New Roman" w:hAnsi="Times New Roman" w:cs="Times New Roman"/>
          <w:color w:val="000000"/>
          <w:lang w:val="ru-RU"/>
        </w:rPr>
        <w:t xml:space="preserve"> в индивидуальной клетке. Заражение</w:t>
      </w:r>
      <w:r w:rsidR="000A6E3E" w:rsidRPr="00D92967">
        <w:rPr>
          <w:rFonts w:ascii="Times New Roman" w:hAnsi="Times New Roman" w:cs="Times New Roman"/>
          <w:color w:val="000000"/>
          <w:lang w:val="ru-RU"/>
        </w:rPr>
        <w:t xml:space="preserve"> </w:t>
      </w:r>
      <w:r w:rsidR="001F194C" w:rsidRPr="00D92967">
        <w:rPr>
          <w:rFonts w:ascii="Times New Roman" w:hAnsi="Times New Roman" w:cs="Times New Roman"/>
          <w:color w:val="000000"/>
          <w:lang w:val="ru-RU"/>
        </w:rPr>
        <w:t xml:space="preserve">проводили последовательно: сначала работали с мышами, затем с хомячками, и последними заражали крыс, после </w:t>
      </w:r>
      <w:r w:rsidR="000806BC" w:rsidRPr="00D92967">
        <w:rPr>
          <w:rFonts w:ascii="Times New Roman" w:hAnsi="Times New Roman" w:cs="Times New Roman"/>
          <w:color w:val="000000"/>
          <w:lang w:val="ru-RU"/>
        </w:rPr>
        <w:t xml:space="preserve">двухнедельного </w:t>
      </w:r>
      <w:r w:rsidR="001F194C" w:rsidRPr="00D92967">
        <w:rPr>
          <w:rFonts w:ascii="Times New Roman" w:hAnsi="Times New Roman" w:cs="Times New Roman"/>
          <w:color w:val="000000"/>
          <w:lang w:val="ru-RU"/>
        </w:rPr>
        <w:t xml:space="preserve">карантина. </w:t>
      </w:r>
      <w:r w:rsidR="00381CCE" w:rsidRPr="00D92967">
        <w:rPr>
          <w:rFonts w:ascii="Times New Roman" w:hAnsi="Times New Roman" w:cs="Times New Roman"/>
          <w:color w:val="000000"/>
          <w:shd w:val="clear" w:color="auto" w:fill="FFFFFF"/>
          <w:lang w:val="ru-RU"/>
        </w:rPr>
        <w:t xml:space="preserve">Эвтаназию животных проводили </w:t>
      </w:r>
      <w:r w:rsidR="00381CCE" w:rsidRPr="00D92967">
        <w:rPr>
          <w:rFonts w:ascii="Times New Roman" w:hAnsi="Times New Roman" w:cs="Times New Roman"/>
          <w:color w:val="000000"/>
          <w:shd w:val="clear" w:color="auto" w:fill="FFFFFF"/>
        </w:rPr>
        <w:t>with</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hyper</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perfusion</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of</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CO</w:t>
      </w:r>
      <w:r w:rsidR="00381CCE" w:rsidRPr="00D92967">
        <w:rPr>
          <w:rFonts w:ascii="Times New Roman" w:hAnsi="Times New Roman" w:cs="Times New Roman"/>
          <w:color w:val="000000"/>
          <w:shd w:val="clear" w:color="auto" w:fill="FFFFFF"/>
          <w:lang w:val="ru-RU"/>
        </w:rPr>
        <w:t>₂ в соответствии с принципами гуманного обращения с лабораторными животными.</w:t>
      </w:r>
      <w:r w:rsidR="0013153D"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lang w:val="ru-RU"/>
        </w:rPr>
        <w:t xml:space="preserve">Вес животного изменяли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r w:rsidR="000A6E3E" w:rsidRPr="00D92967">
        <w:rPr>
          <w:rFonts w:ascii="Times New Roman" w:hAnsi="Times New Roman" w:cs="Times New Roman"/>
          <w:color w:val="000000"/>
          <w:shd w:val="clear" w:color="auto" w:fill="FFFFFF"/>
          <w:lang w:val="ru-RU"/>
        </w:rPr>
        <w:t xml:space="preserve"> </w:t>
      </w:r>
      <w:r w:rsidR="0013153D" w:rsidRPr="00D92967">
        <w:rPr>
          <w:rFonts w:ascii="Times New Roman" w:hAnsi="Times New Roman" w:cs="Times New Roman"/>
          <w:color w:val="000000"/>
          <w:shd w:val="clear" w:color="auto" w:fill="FFFFFF"/>
          <w:lang w:val="ru-RU"/>
        </w:rPr>
        <w:t>З</w:t>
      </w:r>
      <w:r w:rsidR="00381CCE" w:rsidRPr="00D92967">
        <w:rPr>
          <w:rFonts w:ascii="Times New Roman" w:hAnsi="Times New Roman" w:cs="Times New Roman"/>
          <w:color w:val="000000"/>
          <w:shd w:val="clear" w:color="auto" w:fill="FFFFFF"/>
          <w:lang w:val="ru-RU"/>
        </w:rPr>
        <w:t>абор крови</w:t>
      </w:r>
      <w:r w:rsidR="0013153D" w:rsidRPr="00D92967">
        <w:rPr>
          <w:rFonts w:ascii="Times New Roman" w:hAnsi="Times New Roman" w:cs="Times New Roman"/>
          <w:color w:val="000000"/>
          <w:shd w:val="clear" w:color="auto" w:fill="FFFFFF"/>
          <w:lang w:val="ru-RU"/>
        </w:rPr>
        <w:t xml:space="preserve"> осуществляли </w:t>
      </w:r>
      <w:r w:rsidR="00381CCE" w:rsidRPr="00D92967">
        <w:rPr>
          <w:rFonts w:ascii="Times New Roman" w:hAnsi="Times New Roman" w:cs="Times New Roman"/>
          <w:color w:val="000000"/>
          <w:shd w:val="clear" w:color="auto" w:fill="FFFFFF"/>
          <w:lang w:val="ru-RU"/>
        </w:rPr>
        <w:t>из полости сердца</w:t>
      </w:r>
      <w:r w:rsidR="0013153D" w:rsidRPr="00D92967">
        <w:rPr>
          <w:rFonts w:ascii="Times New Roman" w:hAnsi="Times New Roman" w:cs="Times New Roman"/>
          <w:color w:val="000000"/>
          <w:shd w:val="clear" w:color="auto" w:fill="FFFFFF"/>
          <w:lang w:val="ru-RU"/>
        </w:rPr>
        <w:t xml:space="preserve"> с помощью пункции сразу после эвтаназии</w:t>
      </w:r>
      <w:r w:rsidR="00381CCE" w:rsidRPr="00D92967">
        <w:rPr>
          <w:rFonts w:ascii="Times New Roman" w:hAnsi="Times New Roman" w:cs="Times New Roman"/>
          <w:color w:val="000000"/>
          <w:shd w:val="clear" w:color="auto" w:fill="FFFFFF"/>
          <w:lang w:val="ru-RU"/>
        </w:rPr>
        <w:t xml:space="preserve">. Печень извлекали целиком, тщательно освобождали от прилежащих тканей и взвешивали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p>
    <w:p w14:paraId="241041F5" w14:textId="7F15A1D7" w:rsidR="001F194C" w:rsidRPr="00D92967" w:rsidRDefault="001F194C" w:rsidP="00EA61AB">
      <w:pPr>
        <w:pStyle w:val="ad"/>
        <w:spacing w:beforeAutospacing="0" w:afterAutospacing="0" w:line="276" w:lineRule="auto"/>
        <w:ind w:firstLine="566"/>
        <w:jc w:val="both"/>
        <w:rPr>
          <w:color w:val="000000"/>
          <w:lang w:val="ru-RU"/>
        </w:rPr>
      </w:pPr>
      <w:r w:rsidRPr="00D92967">
        <w:rPr>
          <w:color w:val="000000"/>
          <w:lang w:val="ru-RU"/>
        </w:rPr>
        <w:t xml:space="preserve">Эксперимент был одобрен этическим комитетом </w:t>
      </w:r>
      <w:proofErr w:type="spellStart"/>
      <w:r w:rsidRPr="00D92967">
        <w:rPr>
          <w:color w:val="000000"/>
          <w:lang w:val="ru-RU"/>
        </w:rPr>
        <w:t>ИЦиГ</w:t>
      </w:r>
      <w:proofErr w:type="spellEnd"/>
      <w:r w:rsidRPr="00D92967">
        <w:rPr>
          <w:color w:val="000000"/>
          <w:lang w:val="ru-RU"/>
        </w:rPr>
        <w:t xml:space="preserve"> СО РАН и проводился в соответствии с международными правилами ARRIVE </w:t>
      </w:r>
      <w:proofErr w:type="spellStart"/>
      <w:r w:rsidRPr="00D92967">
        <w:rPr>
          <w:color w:val="000000"/>
          <w:lang w:val="ru-RU"/>
        </w:rPr>
        <w:t>guide</w:t>
      </w:r>
      <w:proofErr w:type="spellEnd"/>
      <w:r w:rsidRPr="00D92967">
        <w:rPr>
          <w:color w:val="000000"/>
          <w:lang w:val="ru-RU"/>
        </w:rPr>
        <w:t xml:space="preserve"> - </w:t>
      </w:r>
      <w:r w:rsidRPr="00D92967">
        <w:rPr>
          <w:color w:val="000000"/>
        </w:rPr>
        <w:t>Animal</w:t>
      </w:r>
      <w:r w:rsidRPr="00D92967">
        <w:rPr>
          <w:color w:val="000000"/>
          <w:lang w:val="ru-RU"/>
        </w:rPr>
        <w:t xml:space="preserve"> </w:t>
      </w:r>
      <w:r w:rsidRPr="00D92967">
        <w:rPr>
          <w:color w:val="000000"/>
        </w:rPr>
        <w:t>Research</w:t>
      </w:r>
      <w:r w:rsidRPr="00D92967">
        <w:rPr>
          <w:color w:val="000000"/>
          <w:lang w:val="ru-RU"/>
        </w:rPr>
        <w:t xml:space="preserve">: </w:t>
      </w:r>
      <w:r w:rsidRPr="00D92967">
        <w:rPr>
          <w:color w:val="000000"/>
        </w:rPr>
        <w:t>Reporting</w:t>
      </w:r>
      <w:r w:rsidRPr="00D92967">
        <w:rPr>
          <w:color w:val="000000"/>
          <w:lang w:val="ru-RU"/>
        </w:rPr>
        <w:t xml:space="preserve"> </w:t>
      </w:r>
      <w:r w:rsidRPr="00D92967">
        <w:rPr>
          <w:color w:val="000000"/>
        </w:rPr>
        <w:t>of</w:t>
      </w:r>
      <w:r w:rsidRPr="00D92967">
        <w:rPr>
          <w:color w:val="000000"/>
          <w:lang w:val="ru-RU"/>
        </w:rPr>
        <w:t xml:space="preserve"> </w:t>
      </w:r>
      <w:r w:rsidRPr="00D92967">
        <w:rPr>
          <w:i/>
          <w:iCs/>
          <w:color w:val="000000"/>
        </w:rPr>
        <w:t>in</w:t>
      </w:r>
      <w:r w:rsidRPr="00D92967">
        <w:rPr>
          <w:i/>
          <w:iCs/>
          <w:color w:val="000000"/>
          <w:lang w:val="ru-RU"/>
        </w:rPr>
        <w:t xml:space="preserve"> </w:t>
      </w:r>
      <w:r w:rsidRPr="00D92967">
        <w:rPr>
          <w:i/>
          <w:iCs/>
          <w:color w:val="000000"/>
          <w:lang w:val="en-US"/>
        </w:rPr>
        <w:t>v</w:t>
      </w:r>
      <w:proofErr w:type="spellStart"/>
      <w:r w:rsidRPr="00D92967">
        <w:rPr>
          <w:i/>
          <w:iCs/>
          <w:color w:val="000000"/>
        </w:rPr>
        <w:t>ivo</w:t>
      </w:r>
      <w:proofErr w:type="spellEnd"/>
      <w:r w:rsidRPr="00D92967">
        <w:rPr>
          <w:color w:val="000000"/>
          <w:lang w:val="ru-RU"/>
        </w:rPr>
        <w:t xml:space="preserve"> </w:t>
      </w:r>
      <w:r w:rsidRPr="00D92967">
        <w:rPr>
          <w:color w:val="000000"/>
        </w:rPr>
        <w:t>Experiments</w:t>
      </w:r>
      <w:r w:rsidRPr="00D92967">
        <w:rPr>
          <w:color w:val="000000"/>
          <w:lang w:val="ru-RU"/>
        </w:rPr>
        <w:t xml:space="preserve"> (Выписка из протокола </w:t>
      </w:r>
      <w:r w:rsidRPr="00D92967">
        <w:rPr>
          <w:color w:val="000000"/>
        </w:rPr>
        <w:t>N</w:t>
      </w:r>
      <w:r w:rsidRPr="00D92967">
        <w:rPr>
          <w:color w:val="000000"/>
          <w:lang w:val="ru-RU"/>
        </w:rPr>
        <w:t xml:space="preserve">º221 Биоэтической комиссии </w:t>
      </w:r>
      <w:proofErr w:type="spellStart"/>
      <w:r w:rsidRPr="00D92967">
        <w:rPr>
          <w:color w:val="000000"/>
          <w:lang w:val="ru-RU"/>
        </w:rPr>
        <w:t>ИЦиГ</w:t>
      </w:r>
      <w:proofErr w:type="spellEnd"/>
      <w:r w:rsidRPr="00D92967">
        <w:rPr>
          <w:color w:val="000000"/>
          <w:lang w:val="ru-RU"/>
        </w:rPr>
        <w:t xml:space="preserve"> СО РАН от 06.03.2025 г.). Экспериментальные работы проводились с соблюдением принципов </w:t>
      </w:r>
      <w:r w:rsidRPr="00D92967">
        <w:rPr>
          <w:color w:val="000000"/>
        </w:rPr>
        <w:t>Good</w:t>
      </w:r>
      <w:r w:rsidRPr="00D92967">
        <w:rPr>
          <w:color w:val="000000"/>
          <w:lang w:val="ru-RU"/>
        </w:rPr>
        <w:t xml:space="preserve"> </w:t>
      </w:r>
      <w:r w:rsidRPr="00D92967">
        <w:rPr>
          <w:color w:val="000000"/>
        </w:rPr>
        <w:t>Laboratory</w:t>
      </w:r>
      <w:r w:rsidRPr="00D92967">
        <w:rPr>
          <w:color w:val="000000"/>
          <w:lang w:val="ru-RU"/>
        </w:rPr>
        <w:t xml:space="preserve"> </w:t>
      </w:r>
      <w:r w:rsidRPr="00D92967">
        <w:rPr>
          <w:color w:val="000000"/>
        </w:rPr>
        <w:t>Practice</w:t>
      </w:r>
      <w:r w:rsidRPr="00D92967">
        <w:rPr>
          <w:color w:val="000000"/>
          <w:lang w:val="ru-RU"/>
        </w:rPr>
        <w:t>.</w:t>
      </w:r>
    </w:p>
    <w:p w14:paraId="4C678516" w14:textId="77777777" w:rsidR="001F194C" w:rsidRPr="00D92967" w:rsidRDefault="001F194C" w:rsidP="00EA61AB">
      <w:pPr>
        <w:spacing w:after="0" w:line="276" w:lineRule="auto"/>
        <w:jc w:val="both"/>
        <w:rPr>
          <w:rFonts w:ascii="Times New Roman" w:hAnsi="Times New Roman" w:cs="Times New Roman"/>
          <w:lang w:val="ru-RU"/>
        </w:rPr>
      </w:pPr>
    </w:p>
    <w:p w14:paraId="662593DB" w14:textId="77777777" w:rsidR="000F0EC4" w:rsidRPr="00D92967" w:rsidRDefault="000F0EC4" w:rsidP="00EA61AB">
      <w:pPr>
        <w:pStyle w:val="ad"/>
        <w:shd w:val="clear" w:color="auto" w:fill="FFFFFF"/>
        <w:spacing w:beforeAutospacing="0" w:afterAutospacing="0" w:line="276" w:lineRule="auto"/>
        <w:ind w:firstLine="567"/>
        <w:jc w:val="both"/>
        <w:rPr>
          <w:color w:val="000000"/>
          <w:lang w:val="ru-RU"/>
        </w:rPr>
      </w:pPr>
    </w:p>
    <w:p w14:paraId="28AE6C12" w14:textId="2D3B7FC3" w:rsidR="000F0EC4" w:rsidRPr="00D92967" w:rsidRDefault="000F0EC4" w:rsidP="00EA61AB">
      <w:pPr>
        <w:spacing w:after="0" w:line="276" w:lineRule="auto"/>
        <w:rPr>
          <w:rFonts w:ascii="Times New Roman" w:hAnsi="Times New Roman" w:cs="Times New Roman"/>
          <w:b/>
          <w:bCs/>
          <w:lang w:val="ru-RU"/>
        </w:rPr>
      </w:pPr>
      <w:bookmarkStart w:id="142" w:name="_Toc217321839"/>
      <w:bookmarkStart w:id="143" w:name="_Toc227240620"/>
      <w:bookmarkStart w:id="144" w:name="_Toc231233102"/>
      <w:r w:rsidRPr="00D92967">
        <w:rPr>
          <w:rFonts w:ascii="Times New Roman" w:hAnsi="Times New Roman" w:cs="Times New Roman"/>
          <w:b/>
          <w:bCs/>
          <w:lang w:val="ru-RU"/>
        </w:rPr>
        <w:t>Подсчет яиц по методу Като-</w:t>
      </w:r>
      <w:proofErr w:type="spellStart"/>
      <w:r w:rsidRPr="00D92967">
        <w:rPr>
          <w:rFonts w:ascii="Times New Roman" w:hAnsi="Times New Roman" w:cs="Times New Roman"/>
          <w:b/>
          <w:bCs/>
          <w:lang w:val="ru-RU"/>
        </w:rPr>
        <w:t>Каца</w:t>
      </w:r>
      <w:bookmarkEnd w:id="142"/>
      <w:bookmarkEnd w:id="143"/>
      <w:bookmarkEnd w:id="144"/>
      <w:proofErr w:type="spellEnd"/>
    </w:p>
    <w:p w14:paraId="4674B845" w14:textId="355DFCF0" w:rsidR="000F0EC4" w:rsidRPr="00D92967" w:rsidRDefault="000F0EC4" w:rsidP="00EA61AB">
      <w:pPr>
        <w:pStyle w:val="ad"/>
        <w:shd w:val="clear" w:color="auto" w:fill="FFFFFF"/>
        <w:spacing w:beforeAutospacing="0" w:afterAutospacing="0" w:line="276" w:lineRule="auto"/>
        <w:ind w:firstLine="567"/>
        <w:jc w:val="both"/>
        <w:rPr>
          <w:lang w:val="ru-RU"/>
        </w:rPr>
      </w:pPr>
      <w:r w:rsidRPr="00D92967">
        <w:rPr>
          <w:lang w:val="ru-RU"/>
        </w:rPr>
        <w:t>Для оценки степени заражения</w:t>
      </w:r>
      <w:r w:rsidR="00463A7B">
        <w:rPr>
          <w:lang w:val="ru-RU"/>
        </w:rPr>
        <w:t xml:space="preserve"> животного</w:t>
      </w:r>
      <w:r w:rsidRPr="00D92967">
        <w:rPr>
          <w:lang w:val="ru-RU"/>
        </w:rPr>
        <w:t xml:space="preserve"> </w:t>
      </w:r>
      <w:del w:id="145" w:author="Mariya" w:date="2026-09-26T19:28:00Z">
        <w:r w:rsidR="00DC3695" w:rsidDel="00C77BF7">
          <w:rPr>
            <w:lang w:val="ru-RU"/>
          </w:rPr>
          <w:delText xml:space="preserve">и половой зрелости </w:delText>
        </w:r>
        <w:r w:rsidR="00463A7B" w:rsidDel="00C77BF7">
          <w:rPr>
            <w:lang w:val="ru-RU"/>
          </w:rPr>
          <w:delText>описторхид</w:delText>
        </w:r>
        <w:r w:rsidRPr="00D92967" w:rsidDel="00C77BF7">
          <w:rPr>
            <w:lang w:val="ru-RU"/>
          </w:rPr>
          <w:delText xml:space="preserve"> </w:delText>
        </w:r>
      </w:del>
      <w:r w:rsidRPr="00D92967">
        <w:rPr>
          <w:lang w:val="ru-RU"/>
        </w:rPr>
        <w:t xml:space="preserve">производился подсчет яиц в фекалиях с помощью набора </w:t>
      </w:r>
      <w:r w:rsidRPr="00D92967">
        <w:rPr>
          <w:lang w:val="en-US"/>
        </w:rPr>
        <w:t>Mini</w:t>
      </w:r>
      <w:r w:rsidRPr="00D92967">
        <w:rPr>
          <w:lang w:val="ru-RU"/>
        </w:rPr>
        <w:t xml:space="preserve"> </w:t>
      </w:r>
      <w:proofErr w:type="spellStart"/>
      <w:r w:rsidRPr="00D92967">
        <w:rPr>
          <w:lang w:val="en-US"/>
        </w:rPr>
        <w:t>Parasep</w:t>
      </w:r>
      <w:proofErr w:type="spellEnd"/>
      <w:r w:rsidRPr="00D92967">
        <w:rPr>
          <w:lang w:val="ru-RU"/>
        </w:rPr>
        <w:t xml:space="preserve"> 15</w:t>
      </w:r>
      <w:r w:rsidRPr="00D92967">
        <w:rPr>
          <w:lang w:val="en-US"/>
        </w:rPr>
        <w:t>ml</w:t>
      </w:r>
      <w:r w:rsidRPr="00D92967">
        <w:rPr>
          <w:lang w:val="ru-RU"/>
        </w:rPr>
        <w:t xml:space="preserve"> </w:t>
      </w:r>
      <w:r w:rsidRPr="00D92967">
        <w:rPr>
          <w:lang w:val="en-US"/>
        </w:rPr>
        <w:t>Intestinal</w:t>
      </w:r>
      <w:r w:rsidRPr="00D92967">
        <w:rPr>
          <w:lang w:val="ru-RU"/>
        </w:rPr>
        <w:t xml:space="preserve"> </w:t>
      </w:r>
      <w:r w:rsidRPr="00D92967">
        <w:rPr>
          <w:lang w:val="en-US"/>
        </w:rPr>
        <w:t>Parasite</w:t>
      </w:r>
      <w:r w:rsidRPr="00D92967">
        <w:rPr>
          <w:lang w:val="ru-RU"/>
        </w:rPr>
        <w:t xml:space="preserve"> </w:t>
      </w:r>
      <w:r w:rsidRPr="00D92967">
        <w:rPr>
          <w:lang w:val="en-US"/>
        </w:rPr>
        <w:t>Concentrator</w:t>
      </w:r>
      <w:r w:rsidRPr="00D92967">
        <w:rPr>
          <w:lang w:val="ru-RU"/>
        </w:rPr>
        <w:t xml:space="preserve"> (</w:t>
      </w:r>
      <w:r w:rsidRPr="00D92967">
        <w:rPr>
          <w:lang w:val="en-US"/>
        </w:rPr>
        <w:t>A</w:t>
      </w:r>
      <w:proofErr w:type="spellStart"/>
      <w:r w:rsidRPr="00D92967">
        <w:rPr>
          <w:lang w:val="ru-RU"/>
        </w:rPr>
        <w:t>pacor</w:t>
      </w:r>
      <w:proofErr w:type="spellEnd"/>
      <w:r w:rsidRPr="00D92967">
        <w:rPr>
          <w:lang w:val="ru-RU"/>
        </w:rPr>
        <w:t>, Великобритания)</w:t>
      </w:r>
      <w:ins w:id="146" w:author="Mariya" w:date="2026-09-26T19:29:00Z">
        <w:r w:rsidR="00C77BF7">
          <w:rPr>
            <w:lang w:val="ru-RU"/>
          </w:rPr>
          <w:t xml:space="preserve">, </w:t>
        </w:r>
      </w:ins>
      <w:del w:id="147" w:author="Mariya" w:date="2026-09-26T19:29:00Z">
        <w:r w:rsidRPr="00D92967" w:rsidDel="00C77BF7">
          <w:rPr>
            <w:lang w:val="ru-RU"/>
          </w:rPr>
          <w:delText>. Образец вносился в пробирку с 10% формалином и перемешивался до однородной суспензии, затем центрифугировался 2 минуты при 400</w:delText>
        </w:r>
        <w:r w:rsidRPr="00D92967" w:rsidDel="00C77BF7">
          <w:delText>g</w:delText>
        </w:r>
        <w:r w:rsidRPr="00D92967" w:rsidDel="00C77BF7">
          <w:rPr>
            <w:lang w:val="ru-RU"/>
          </w:rPr>
          <w:delText xml:space="preserve"> с помощью центрифуги </w:delText>
        </w:r>
        <w:r w:rsidRPr="00D92967" w:rsidDel="00C77BF7">
          <w:rPr>
            <w:lang w:val="ru-RU" w:eastAsia="zh-CN"/>
          </w:rPr>
          <w:delText xml:space="preserve">5810 </w:delText>
        </w:r>
        <w:r w:rsidRPr="00D92967" w:rsidDel="00C77BF7">
          <w:rPr>
            <w:lang w:val="en-US" w:eastAsia="zh-CN"/>
          </w:rPr>
          <w:delText>R</w:delText>
        </w:r>
        <w:r w:rsidRPr="00D92967" w:rsidDel="00C77BF7">
          <w:rPr>
            <w:lang w:val="ru-RU" w:eastAsia="zh-CN"/>
          </w:rPr>
          <w:delText xml:space="preserve"> (</w:delText>
        </w:r>
        <w:r w:rsidRPr="00D92967" w:rsidDel="00C77BF7">
          <w:rPr>
            <w:lang w:val="en-US" w:eastAsia="zh-CN"/>
          </w:rPr>
          <w:delText>Eppendorf</w:delText>
        </w:r>
        <w:r w:rsidRPr="00D92967" w:rsidDel="00C77BF7">
          <w:rPr>
            <w:lang w:val="ru-RU" w:eastAsia="zh-CN"/>
          </w:rPr>
          <w:delText xml:space="preserve">, </w:delText>
        </w:r>
        <w:r w:rsidRPr="00D92967" w:rsidDel="00C77BF7">
          <w:rPr>
            <w:lang w:val="ru-RU"/>
          </w:rPr>
          <w:delText>Германия</w:delText>
        </w:r>
        <w:r w:rsidRPr="00D92967" w:rsidDel="00C77BF7">
          <w:rPr>
            <w:lang w:val="ru-RU" w:eastAsia="zh-CN"/>
          </w:rPr>
          <w:delText>)</w:delText>
        </w:r>
        <w:r w:rsidRPr="00D92967" w:rsidDel="00C77BF7">
          <w:rPr>
            <w:lang w:val="ru-RU"/>
          </w:rPr>
          <w:delText xml:space="preserve">. После удаления супернатанта, к осадку добавляли 300 мкл </w:delText>
        </w:r>
        <w:r w:rsidRPr="00D92967" w:rsidDel="00C77BF7">
          <w:rPr>
            <w:color w:val="000000"/>
            <w:lang w:val="ru-RU"/>
          </w:rPr>
          <w:delText xml:space="preserve">0,9% </w:delText>
        </w:r>
        <w:r w:rsidRPr="00D92967" w:rsidDel="00C77BF7">
          <w:rPr>
            <w:lang w:val="en-US"/>
          </w:rPr>
          <w:delText>NaCl</w:delText>
        </w:r>
        <w:r w:rsidRPr="00D92967" w:rsidDel="00C77BF7">
          <w:rPr>
            <w:lang w:val="ru-RU"/>
          </w:rPr>
          <w:delText xml:space="preserve"> и перемешивали. 30 мкл готовой суспензии переносили на предметное стекло, и, закрыв покровным, </w:delText>
        </w:r>
      </w:del>
      <w:r w:rsidRPr="00D92967">
        <w:rPr>
          <w:lang w:val="ru-RU"/>
        </w:rPr>
        <w:t xml:space="preserve">проводили анализ на микроскопе </w:t>
      </w:r>
      <w:proofErr w:type="spellStart"/>
      <w:r w:rsidRPr="00D92967">
        <w:rPr>
          <w:rStyle w:val="anegp0gi0b9av8jahpyh"/>
          <w:color w:val="000000"/>
          <w:lang w:val="en-US" w:eastAsia="zh-CN"/>
        </w:rPr>
        <w:t>Lacopa</w:t>
      </w:r>
      <w:proofErr w:type="spellEnd"/>
      <w:r w:rsidRPr="00D92967">
        <w:rPr>
          <w:rStyle w:val="anegp0gi0b9av8jahpyh"/>
          <w:color w:val="000000"/>
          <w:lang w:val="ru-RU" w:eastAsia="zh-CN"/>
        </w:rPr>
        <w:t xml:space="preserve"> </w:t>
      </w:r>
      <w:r w:rsidRPr="00D92967">
        <w:rPr>
          <w:rStyle w:val="anegp0gi0b9av8jahpyh"/>
          <w:color w:val="000000"/>
          <w:lang w:val="en-US" w:eastAsia="zh-CN"/>
        </w:rPr>
        <w:t>c</w:t>
      </w:r>
      <w:r w:rsidRPr="00D92967">
        <w:rPr>
          <w:rStyle w:val="anegp0gi0b9av8jahpyh"/>
          <w:color w:val="000000"/>
          <w:lang w:val="ru-RU" w:eastAsia="zh-CN"/>
        </w:rPr>
        <w:t xml:space="preserve"> </w:t>
      </w:r>
      <w:r w:rsidRPr="00D92967">
        <w:rPr>
          <w:rStyle w:val="anegp0gi0b9av8jahpyh"/>
          <w:color w:val="000000"/>
          <w:lang w:val="ru-RU"/>
        </w:rPr>
        <w:t xml:space="preserve">камерой </w:t>
      </w:r>
      <w:proofErr w:type="spellStart"/>
      <w:r w:rsidRPr="00D92967">
        <w:rPr>
          <w:rStyle w:val="anegp0gi0b9av8jahpyh"/>
          <w:color w:val="000000"/>
          <w:lang w:val="en-US" w:eastAsia="zh-CN"/>
        </w:rPr>
        <w:t>Lacopa</w:t>
      </w:r>
      <w:proofErr w:type="spellEnd"/>
      <w:r w:rsidRPr="00D92967">
        <w:rPr>
          <w:rStyle w:val="anegp0gi0b9av8jahpyh"/>
          <w:color w:val="000000"/>
          <w:lang w:val="ru-RU" w:eastAsia="zh-CN"/>
        </w:rPr>
        <w:t xml:space="preserve"> </w:t>
      </w:r>
      <w:r w:rsidRPr="00D92967">
        <w:rPr>
          <w:rStyle w:val="anegp0gi0b9av8jahpyh"/>
          <w:color w:val="000000"/>
          <w:lang w:val="en-US" w:eastAsia="zh-CN"/>
        </w:rPr>
        <w:t>PC</w:t>
      </w:r>
      <w:r w:rsidRPr="00D92967">
        <w:rPr>
          <w:rStyle w:val="anegp0gi0b9av8jahpyh"/>
          <w:color w:val="000000"/>
          <w:lang w:val="ru-RU" w:eastAsia="zh-CN"/>
        </w:rPr>
        <w:t>3-</w:t>
      </w:r>
      <w:r w:rsidRPr="00D92967">
        <w:rPr>
          <w:rStyle w:val="anegp0gi0b9av8jahpyh"/>
          <w:color w:val="000000"/>
          <w:lang w:val="en-US" w:eastAsia="zh-CN"/>
        </w:rPr>
        <w:t>HI</w:t>
      </w:r>
      <w:r w:rsidRPr="00D92967">
        <w:rPr>
          <w:rStyle w:val="anegp0gi0b9av8jahpyh"/>
          <w:color w:val="000000"/>
          <w:lang w:val="ru-RU" w:eastAsia="zh-CN"/>
        </w:rPr>
        <w:t>20</w:t>
      </w:r>
      <w:r w:rsidRPr="00D92967">
        <w:rPr>
          <w:rStyle w:val="anegp0gi0b9av8jahpyh"/>
          <w:color w:val="000000"/>
          <w:lang w:val="en-US" w:eastAsia="zh-CN"/>
        </w:rPr>
        <w:t>M</w:t>
      </w:r>
      <w:r w:rsidRPr="00D92967">
        <w:rPr>
          <w:lang w:val="ru-RU"/>
        </w:rPr>
        <w:t xml:space="preserve">, с повторностью 3 стекла на одно животное. В дальнейшем полученные результаты нормировали на 1 грамм образца </w:t>
      </w:r>
      <w:r w:rsidRPr="00D92967">
        <w:rPr>
          <w:lang w:val="ru-RU"/>
        </w:rPr>
        <w:fldChar w:fldCharType="begin"/>
      </w:r>
      <w:r w:rsidRPr="00D92967">
        <w:rPr>
          <w:lang w:val="ru-RU"/>
        </w:rPr>
        <w:instrText xml:space="preserve"> ADDIN ZOTERO_ITEM CSL_CITATION {"citationID":"jTvL26xc","properties":{"formattedCitation":"(Katz, Chaves, Pellegrino, 1972)","plainCitation":"(Katz, Chaves, Pellegrino, 1972)","dontUpdate":true,"noteIndex":0},"citationItems":[{"id":108,"uris":["http://zotero.org/users/18479671/items/CRZSCEYH"],"itemData":{"id":108,"type":"article-journal","container-title":"Revista Do Instituto De Medicina Tropical De Sao Paulo","ISSN":"0036-4665","issue":"6","journalAbbreviation":"Rev Inst Med Trop Sao Paulo","language":"eng","page":"397-400","PMID":"4675644","source":"PubMed","title":"A simple device for quantitative stool thick-smear technique in Schistosomiasis mansoni","volume":"14","author":[{"family":"Katz","given":"N."},{"family":"Chaves","given":"A."},{"family":"Pellegrino","given":"J."}],"issued":{"date-parts":[["1972"]]}}}],"schema":"https://github.com/citation-style-language/schema/raw/master/csl-citation.json"} </w:instrText>
      </w:r>
      <w:r w:rsidRPr="00D92967">
        <w:rPr>
          <w:lang w:val="ru-RU"/>
        </w:rPr>
        <w:fldChar w:fldCharType="separate"/>
      </w:r>
      <w:r w:rsidRPr="00D92967">
        <w:rPr>
          <w:noProof/>
          <w:lang w:val="ru-RU"/>
        </w:rPr>
        <w:t xml:space="preserve">(Katz </w:t>
      </w:r>
      <w:r w:rsidRPr="00D92967">
        <w:rPr>
          <w:color w:val="000000" w:themeColor="text1"/>
        </w:rPr>
        <w:t>et</w:t>
      </w:r>
      <w:r w:rsidRPr="00D92967">
        <w:rPr>
          <w:color w:val="000000" w:themeColor="text1"/>
          <w:lang w:val="ru-RU"/>
        </w:rPr>
        <w:t xml:space="preserve"> </w:t>
      </w:r>
      <w:r w:rsidRPr="00D92967">
        <w:rPr>
          <w:color w:val="000000" w:themeColor="text1"/>
        </w:rPr>
        <w:t>al</w:t>
      </w:r>
      <w:r w:rsidRPr="00D92967">
        <w:rPr>
          <w:color w:val="000000" w:themeColor="text1"/>
          <w:lang w:val="ru-RU"/>
        </w:rPr>
        <w:t>.</w:t>
      </w:r>
      <w:r w:rsidRPr="00D92967">
        <w:rPr>
          <w:noProof/>
          <w:lang w:val="ru-RU"/>
        </w:rPr>
        <w:t>, 1972)</w:t>
      </w:r>
      <w:r w:rsidRPr="00D92967">
        <w:rPr>
          <w:lang w:val="ru-RU"/>
        </w:rPr>
        <w:fldChar w:fldCharType="end"/>
      </w:r>
      <w:r w:rsidRPr="00D92967">
        <w:rPr>
          <w:lang w:val="ru-RU"/>
        </w:rPr>
        <w:t>.</w:t>
      </w:r>
    </w:p>
    <w:p w14:paraId="30C19E1E" w14:textId="77777777" w:rsidR="0072660B" w:rsidRPr="00D92967" w:rsidRDefault="0072660B" w:rsidP="00EA61AB">
      <w:pPr>
        <w:pStyle w:val="ad"/>
        <w:shd w:val="clear" w:color="auto" w:fill="FFFFFF"/>
        <w:spacing w:beforeAutospacing="0" w:afterAutospacing="0" w:line="276" w:lineRule="auto"/>
        <w:ind w:firstLine="567"/>
        <w:jc w:val="both"/>
        <w:rPr>
          <w:lang w:val="ru-RU"/>
        </w:rPr>
      </w:pPr>
    </w:p>
    <w:p w14:paraId="654BDE97" w14:textId="0C3DAA12" w:rsidR="0072660B" w:rsidRPr="00D92967" w:rsidRDefault="0072660B" w:rsidP="00EA61AB">
      <w:pPr>
        <w:spacing w:after="0" w:line="276" w:lineRule="auto"/>
        <w:rPr>
          <w:rStyle w:val="anegp0gi0b9av8jahpyh"/>
          <w:rFonts w:ascii="Times New Roman" w:hAnsi="Times New Roman" w:cs="Times New Roman"/>
          <w:b/>
          <w:bCs/>
          <w:color w:val="000000"/>
          <w:lang w:val="ru-RU"/>
        </w:rPr>
      </w:pPr>
      <w:r w:rsidRPr="00D92967">
        <w:rPr>
          <w:rStyle w:val="anegp0gi0b9av8jahpyh"/>
          <w:rFonts w:ascii="Times New Roman" w:hAnsi="Times New Roman" w:cs="Times New Roman"/>
          <w:b/>
          <w:bCs/>
          <w:color w:val="000000"/>
        </w:rPr>
        <w:t>Biochemical</w:t>
      </w:r>
      <w:r w:rsidRPr="00D92967">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rPr>
        <w:t>analysis</w:t>
      </w:r>
    </w:p>
    <w:p w14:paraId="2AA73F57" w14:textId="2FE28BFF" w:rsidR="0072660B" w:rsidRPr="000F42BE" w:rsidRDefault="0072660B" w:rsidP="00B74AC9">
      <w:pPr>
        <w:spacing w:after="0" w:line="276" w:lineRule="auto"/>
        <w:jc w:val="both"/>
        <w:rPr>
          <w:rFonts w:ascii="Times New Roman" w:hAnsi="Times New Roman" w:cs="Times New Roman"/>
        </w:rPr>
      </w:pPr>
      <w:r w:rsidRPr="00D92967">
        <w:rPr>
          <w:rFonts w:ascii="Times New Roman" w:hAnsi="Times New Roman" w:cs="Times New Roman"/>
          <w:lang w:val="ru-RU"/>
        </w:rPr>
        <w:t xml:space="preserve">Биохимический анализ сыворотки крови проводили с использованием коммерчески доступных наборов: </w:t>
      </w:r>
      <w:proofErr w:type="spellStart"/>
      <w:r w:rsidRPr="00D92967">
        <w:rPr>
          <w:rFonts w:ascii="Times New Roman" w:hAnsi="Times New Roman" w:cs="Times New Roman"/>
          <w:lang w:val="ru-RU"/>
        </w:rPr>
        <w:t>аланинаминотрансфераза</w:t>
      </w:r>
      <w:proofErr w:type="spellEnd"/>
      <w:r w:rsidRPr="00D92967">
        <w:rPr>
          <w:rFonts w:ascii="Times New Roman" w:hAnsi="Times New Roman" w:cs="Times New Roman"/>
          <w:lang w:val="ru-RU"/>
        </w:rPr>
        <w:t xml:space="preserve"> (АЛТ-УФ-Ново,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 xml:space="preserve">), </w:t>
      </w:r>
      <w:proofErr w:type="spellStart"/>
      <w:r w:rsidRPr="00D92967">
        <w:rPr>
          <w:rFonts w:ascii="Times New Roman" w:hAnsi="Times New Roman" w:cs="Times New Roman"/>
          <w:lang w:val="ru-RU"/>
        </w:rPr>
        <w:t>аспартатаминотрансфераза</w:t>
      </w:r>
      <w:proofErr w:type="spellEnd"/>
      <w:r w:rsidRPr="00D92967">
        <w:rPr>
          <w:rFonts w:ascii="Times New Roman" w:hAnsi="Times New Roman" w:cs="Times New Roman"/>
          <w:lang w:val="ru-RU"/>
        </w:rPr>
        <w:t xml:space="preserve"> (АСТ-УФ-Ново,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w:t>
      </w:r>
      <w:r w:rsidR="008957FE">
        <w:rPr>
          <w:rFonts w:ascii="Times New Roman" w:hAnsi="Times New Roman" w:cs="Times New Roman"/>
          <w:lang w:val="ru-RU"/>
        </w:rPr>
        <w:t xml:space="preserve"> </w:t>
      </w:r>
      <w:r w:rsidRPr="00D92967">
        <w:rPr>
          <w:rFonts w:ascii="Times New Roman" w:hAnsi="Times New Roman" w:cs="Times New Roman"/>
          <w:lang w:val="ru-RU"/>
        </w:rPr>
        <w:t>в соответствии с рекомендациями производителя</w:t>
      </w:r>
      <w:r w:rsidR="00837B0E" w:rsidRPr="00D92967">
        <w:rPr>
          <w:rFonts w:ascii="Times New Roman" w:hAnsi="Times New Roman" w:cs="Times New Roman"/>
          <w:lang w:val="ru-RU"/>
        </w:rPr>
        <w:t>. Измерение</w:t>
      </w:r>
      <w:r w:rsidR="00837B0E" w:rsidRPr="000F42BE">
        <w:rPr>
          <w:rFonts w:ascii="Times New Roman" w:hAnsi="Times New Roman" w:cs="Times New Roman"/>
        </w:rPr>
        <w:t xml:space="preserve"> </w:t>
      </w:r>
      <w:r w:rsidR="00837B0E" w:rsidRPr="00D92967">
        <w:rPr>
          <w:rFonts w:ascii="Times New Roman" w:hAnsi="Times New Roman" w:cs="Times New Roman"/>
          <w:lang w:val="ru-RU"/>
        </w:rPr>
        <w:t>осуществлялось</w:t>
      </w:r>
      <w:r w:rsidRPr="000F42BE">
        <w:rPr>
          <w:rFonts w:ascii="Times New Roman" w:hAnsi="Times New Roman" w:cs="Times New Roman"/>
        </w:rPr>
        <w:t xml:space="preserve"> </w:t>
      </w:r>
      <w:r w:rsidR="00D25240" w:rsidRPr="00D92967">
        <w:rPr>
          <w:rFonts w:ascii="Times New Roman" w:hAnsi="Times New Roman" w:cs="Times New Roman"/>
          <w:lang w:val="ru-RU"/>
        </w:rPr>
        <w:t>на</w:t>
      </w:r>
      <w:r w:rsidRPr="000F42BE">
        <w:rPr>
          <w:rFonts w:ascii="Times New Roman" w:hAnsi="Times New Roman" w:cs="Times New Roman"/>
        </w:rPr>
        <w:t xml:space="preserve"> </w:t>
      </w:r>
      <w:r w:rsidRPr="00D92967">
        <w:rPr>
          <w:rFonts w:ascii="Times New Roman" w:hAnsi="Times New Roman" w:cs="Times New Roman"/>
          <w:lang w:val="ru-RU"/>
        </w:rPr>
        <w:t>спектрофотометр</w:t>
      </w:r>
      <w:r w:rsidR="00D25240" w:rsidRPr="00D92967">
        <w:rPr>
          <w:rFonts w:ascii="Times New Roman" w:hAnsi="Times New Roman" w:cs="Times New Roman"/>
          <w:lang w:val="ru-RU"/>
        </w:rPr>
        <w:t>е</w:t>
      </w:r>
      <w:r w:rsidRPr="000F42BE">
        <w:rPr>
          <w:rFonts w:ascii="Times New Roman" w:hAnsi="Times New Roman" w:cs="Times New Roman"/>
        </w:rPr>
        <w:t xml:space="preserve"> </w:t>
      </w:r>
      <w:r w:rsidRPr="00D92967">
        <w:rPr>
          <w:rFonts w:ascii="Times New Roman" w:hAnsi="Times New Roman" w:cs="Times New Roman"/>
        </w:rPr>
        <w:t>Eppendorf</w:t>
      </w:r>
      <w:r w:rsidRPr="000F42BE">
        <w:rPr>
          <w:rFonts w:ascii="Times New Roman" w:hAnsi="Times New Roman" w:cs="Times New Roman"/>
        </w:rPr>
        <w:t xml:space="preserve"> </w:t>
      </w:r>
      <w:proofErr w:type="spellStart"/>
      <w:r w:rsidRPr="00D92967">
        <w:rPr>
          <w:rFonts w:ascii="Times New Roman" w:hAnsi="Times New Roman" w:cs="Times New Roman"/>
        </w:rPr>
        <w:t>BioPhotometer</w:t>
      </w:r>
      <w:proofErr w:type="spellEnd"/>
      <w:r w:rsidRPr="000F42BE">
        <w:rPr>
          <w:rFonts w:ascii="Times New Roman" w:hAnsi="Times New Roman" w:cs="Times New Roman"/>
        </w:rPr>
        <w:t xml:space="preserve"> </w:t>
      </w:r>
      <w:r w:rsidRPr="00D92967">
        <w:rPr>
          <w:rFonts w:ascii="Times New Roman" w:hAnsi="Times New Roman" w:cs="Times New Roman"/>
        </w:rPr>
        <w:t>plus</w:t>
      </w:r>
      <w:r w:rsidR="00514723" w:rsidRPr="000F42BE">
        <w:rPr>
          <w:rFonts w:ascii="Times New Roman" w:hAnsi="Times New Roman" w:cs="Times New Roman"/>
        </w:rPr>
        <w:t xml:space="preserve"> (Eppendorf, </w:t>
      </w:r>
      <w:r w:rsidR="00514723" w:rsidRPr="00D92967">
        <w:rPr>
          <w:rFonts w:ascii="Times New Roman" w:hAnsi="Times New Roman" w:cs="Times New Roman"/>
        </w:rPr>
        <w:t>Germany</w:t>
      </w:r>
      <w:r w:rsidR="00514723" w:rsidRPr="000F42BE">
        <w:rPr>
          <w:rFonts w:ascii="Times New Roman" w:hAnsi="Times New Roman" w:cs="Times New Roman"/>
        </w:rPr>
        <w:t>)</w:t>
      </w:r>
      <w:r w:rsidRPr="000F42BE">
        <w:rPr>
          <w:rFonts w:ascii="Times New Roman" w:hAnsi="Times New Roman" w:cs="Times New Roman"/>
        </w:rPr>
        <w:t xml:space="preserve">. </w:t>
      </w:r>
    </w:p>
    <w:p w14:paraId="2B8E0B0D" w14:textId="77777777" w:rsidR="000F0EC4" w:rsidRPr="000F42BE" w:rsidRDefault="000F0EC4" w:rsidP="00EA61AB">
      <w:pPr>
        <w:pStyle w:val="ad"/>
        <w:shd w:val="clear" w:color="auto" w:fill="FFFFFF"/>
        <w:spacing w:beforeAutospacing="0" w:afterAutospacing="0" w:line="276" w:lineRule="auto"/>
        <w:ind w:firstLine="567"/>
        <w:jc w:val="both"/>
        <w:rPr>
          <w:color w:val="000000"/>
          <w:lang w:val="en-US"/>
        </w:rPr>
      </w:pPr>
    </w:p>
    <w:p w14:paraId="65D60C8E" w14:textId="25380C7B" w:rsidR="000F0EC4" w:rsidRPr="0054056A" w:rsidRDefault="0079213F" w:rsidP="00EA61AB">
      <w:pPr>
        <w:spacing w:after="0" w:line="276" w:lineRule="auto"/>
        <w:rPr>
          <w:rFonts w:ascii="Times New Roman" w:hAnsi="Times New Roman" w:cs="Times New Roman"/>
          <w:b/>
          <w:bCs/>
        </w:rPr>
      </w:pPr>
      <w:commentRangeStart w:id="148"/>
      <w:r w:rsidRPr="00D92967">
        <w:rPr>
          <w:rFonts w:ascii="Times New Roman" w:hAnsi="Times New Roman" w:cs="Times New Roman"/>
          <w:b/>
          <w:bCs/>
        </w:rPr>
        <w:t>Histological</w:t>
      </w:r>
      <w:r w:rsidRPr="0054056A">
        <w:rPr>
          <w:rFonts w:ascii="Times New Roman" w:hAnsi="Times New Roman" w:cs="Times New Roman"/>
          <w:b/>
          <w:bCs/>
        </w:rPr>
        <w:t xml:space="preserve"> </w:t>
      </w:r>
      <w:r w:rsidRPr="00D92967">
        <w:rPr>
          <w:rFonts w:ascii="Times New Roman" w:hAnsi="Times New Roman" w:cs="Times New Roman"/>
          <w:b/>
          <w:bCs/>
        </w:rPr>
        <w:t>examination</w:t>
      </w:r>
      <w:commentRangeEnd w:id="148"/>
      <w:r w:rsidR="00C77BF7">
        <w:rPr>
          <w:rStyle w:val="af"/>
        </w:rPr>
        <w:commentReference w:id="148"/>
      </w:r>
    </w:p>
    <w:p w14:paraId="78010882" w14:textId="4DF28854" w:rsidR="000F0EC4" w:rsidRPr="00D92967" w:rsidRDefault="006B5D93" w:rsidP="008A2BF3">
      <w:pPr>
        <w:pStyle w:val="ad"/>
        <w:shd w:val="clear" w:color="auto" w:fill="FFFFFF"/>
        <w:spacing w:beforeAutospacing="0" w:afterAutospacing="0" w:line="276" w:lineRule="auto"/>
        <w:jc w:val="both"/>
        <w:rPr>
          <w:rStyle w:val="anegp0gi0b9av8jahpyh"/>
          <w:color w:val="000000"/>
          <w:lang w:val="ru-RU"/>
        </w:rPr>
      </w:pPr>
      <w:r w:rsidRPr="00D92967">
        <w:rPr>
          <w:rFonts w:eastAsiaTheme="minorEastAsia"/>
          <w:color w:val="000000" w:themeColor="text1"/>
          <w:lang w:val="ru-RU"/>
        </w:rPr>
        <w:t>О</w:t>
      </w:r>
      <w:r w:rsidR="000F0EC4" w:rsidRPr="00D92967">
        <w:rPr>
          <w:rFonts w:eastAsiaTheme="minorEastAsia"/>
          <w:color w:val="000000" w:themeColor="text1"/>
          <w:lang w:val="ru-RU"/>
        </w:rPr>
        <w:t>бразцы</w:t>
      </w:r>
      <w:r w:rsidR="000F0EC4" w:rsidRPr="00D92967">
        <w:rPr>
          <w:rFonts w:eastAsiaTheme="minorEastAsia"/>
          <w:color w:val="000000" w:themeColor="text1"/>
          <w:lang w:val="en-US"/>
        </w:rPr>
        <w:t xml:space="preserve"> </w:t>
      </w:r>
      <w:r w:rsidR="000F0EC4" w:rsidRPr="00D92967">
        <w:rPr>
          <w:rFonts w:eastAsiaTheme="minorEastAsia"/>
          <w:color w:val="000000" w:themeColor="text1"/>
          <w:lang w:val="ru-RU"/>
        </w:rPr>
        <w:t>печени</w:t>
      </w:r>
      <w:r w:rsidR="000F0EC4" w:rsidRPr="00D92967">
        <w:rPr>
          <w:rFonts w:eastAsiaTheme="minorEastAsia"/>
          <w:color w:val="000000" w:themeColor="text1"/>
          <w:lang w:val="en-US"/>
        </w:rPr>
        <w:t xml:space="preserve"> </w:t>
      </w:r>
      <w:r w:rsidRPr="00D92967">
        <w:rPr>
          <w:rFonts w:eastAsiaTheme="minorEastAsia"/>
          <w:color w:val="000000" w:themeColor="text1"/>
          <w:lang w:val="en-US"/>
        </w:rPr>
        <w:t xml:space="preserve">were fixed </w:t>
      </w:r>
      <w:r w:rsidR="000F0EC4" w:rsidRPr="00D92967">
        <w:rPr>
          <w:color w:val="000000"/>
          <w:shd w:val="clear" w:color="auto" w:fill="FFFFFF"/>
          <w:lang w:val="en-US"/>
        </w:rPr>
        <w:t xml:space="preserve">10% </w:t>
      </w:r>
      <w:r w:rsidRPr="00D92967">
        <w:rPr>
          <w:color w:val="000000"/>
          <w:shd w:val="clear" w:color="auto" w:fill="FFFFFF"/>
          <w:lang w:val="en-US"/>
        </w:rPr>
        <w:t>formalin solution</w:t>
      </w:r>
      <w:r w:rsidR="000F0EC4" w:rsidRPr="00D92967">
        <w:rPr>
          <w:rStyle w:val="anegp0gi0b9av8jahpyh"/>
          <w:color w:val="000000"/>
          <w:lang w:val="en-US"/>
        </w:rPr>
        <w:t xml:space="preserve">. </w:t>
      </w:r>
      <w:r w:rsidR="000F0EC4" w:rsidRPr="00D92967">
        <w:rPr>
          <w:rStyle w:val="anegp0gi0b9av8jahpyh"/>
          <w:color w:val="000000"/>
          <w:lang w:val="ru-RU"/>
        </w:rPr>
        <w:t xml:space="preserve">Далее образцы были </w:t>
      </w:r>
      <w:proofErr w:type="spellStart"/>
      <w:r w:rsidR="000F0EC4" w:rsidRPr="00D92967">
        <w:rPr>
          <w:rStyle w:val="anegp0gi0b9av8jahpyh"/>
          <w:color w:val="000000"/>
          <w:lang w:val="ru-RU"/>
        </w:rPr>
        <w:t>дегидратированы</w:t>
      </w:r>
      <w:proofErr w:type="spellEnd"/>
      <w:r w:rsidR="000F0EC4" w:rsidRPr="00D92967">
        <w:rPr>
          <w:rStyle w:val="anegp0gi0b9av8jahpyh"/>
          <w:color w:val="000000"/>
          <w:lang w:val="ru-RU"/>
        </w:rPr>
        <w:t xml:space="preserve"> </w:t>
      </w:r>
      <w:r w:rsidR="00BA1991" w:rsidRPr="00D92967">
        <w:rPr>
          <w:rStyle w:val="anegp0gi0b9av8jahpyh"/>
          <w:color w:val="000000"/>
          <w:lang w:val="en-US"/>
        </w:rPr>
        <w:t>in</w:t>
      </w:r>
      <w:r w:rsidR="00BA1991" w:rsidRPr="00D92967">
        <w:rPr>
          <w:rStyle w:val="anegp0gi0b9av8jahpyh"/>
          <w:color w:val="000000"/>
          <w:lang w:val="ru-RU"/>
        </w:rPr>
        <w:t xml:space="preserve"> </w:t>
      </w:r>
      <w:r w:rsidR="00BA1991" w:rsidRPr="00D92967">
        <w:rPr>
          <w:rStyle w:val="anegp0gi0b9av8jahpyh"/>
          <w:color w:val="000000"/>
          <w:lang w:val="en-US"/>
        </w:rPr>
        <w:t>graduated</w:t>
      </w:r>
      <w:r w:rsidR="00BA1991" w:rsidRPr="00D92967">
        <w:rPr>
          <w:rStyle w:val="anegp0gi0b9av8jahpyh"/>
          <w:color w:val="000000"/>
          <w:lang w:val="ru-RU"/>
        </w:rPr>
        <w:t xml:space="preserve"> </w:t>
      </w:r>
      <w:r w:rsidR="000F0EC4" w:rsidRPr="00D92967">
        <w:rPr>
          <w:rStyle w:val="anegp0gi0b9av8jahpyh"/>
          <w:color w:val="000000"/>
          <w:lang w:val="ru-RU"/>
        </w:rPr>
        <w:t>серии этанола и в ксилоле, и</w:t>
      </w:r>
      <w:r w:rsidR="000F0EC4" w:rsidRPr="00D92967">
        <w:rPr>
          <w:color w:val="000000"/>
          <w:lang w:val="ru-RU"/>
        </w:rPr>
        <w:t xml:space="preserve"> </w:t>
      </w:r>
      <w:r w:rsidR="000F0EC4" w:rsidRPr="00D92967">
        <w:rPr>
          <w:rStyle w:val="anegp0gi0b9av8jahpyh"/>
          <w:color w:val="000000"/>
          <w:lang w:val="ru-RU"/>
        </w:rPr>
        <w:t>пропитаны</w:t>
      </w:r>
      <w:r w:rsidR="000F0EC4" w:rsidRPr="00D92967">
        <w:rPr>
          <w:color w:val="000000"/>
          <w:lang w:val="ru-RU"/>
        </w:rPr>
        <w:t xml:space="preserve"> </w:t>
      </w:r>
      <w:r w:rsidR="000F0EC4" w:rsidRPr="00D92967">
        <w:rPr>
          <w:rStyle w:val="anegp0gi0b9av8jahpyh"/>
          <w:color w:val="000000"/>
          <w:lang w:val="ru-RU"/>
        </w:rPr>
        <w:t>парафином с использованием станции для</w:t>
      </w:r>
      <w:r w:rsidR="000F0EC4" w:rsidRPr="00D92967">
        <w:rPr>
          <w:color w:val="000000"/>
          <w:lang w:val="ru-RU"/>
        </w:rPr>
        <w:t xml:space="preserve"> проводки </w:t>
      </w:r>
      <w:r w:rsidR="000F0EC4" w:rsidRPr="00D92967">
        <w:rPr>
          <w:rStyle w:val="anegp0gi0b9av8jahpyh"/>
          <w:color w:val="000000"/>
          <w:lang w:val="ru-RU"/>
        </w:rPr>
        <w:t xml:space="preserve">(STP-120, </w:t>
      </w:r>
      <w:proofErr w:type="spellStart"/>
      <w:r w:rsidR="000F0EC4" w:rsidRPr="00D92967">
        <w:rPr>
          <w:rStyle w:val="anegp0gi0b9av8jahpyh"/>
          <w:color w:val="000000"/>
          <w:lang w:val="ru-RU"/>
        </w:rPr>
        <w:t>Thermo</w:t>
      </w:r>
      <w:proofErr w:type="spellEnd"/>
      <w:r w:rsidR="000F0EC4" w:rsidRPr="00D92967">
        <w:rPr>
          <w:rStyle w:val="anegp0gi0b9av8jahpyh"/>
          <w:color w:val="000000"/>
          <w:lang w:val="ru-RU"/>
        </w:rPr>
        <w:t xml:space="preserve"> </w:t>
      </w:r>
      <w:proofErr w:type="spellStart"/>
      <w:r w:rsidR="000F0EC4" w:rsidRPr="00D92967">
        <w:rPr>
          <w:rStyle w:val="anegp0gi0b9av8jahpyh"/>
          <w:color w:val="000000"/>
          <w:lang w:val="ru-RU"/>
        </w:rPr>
        <w:t>Scientific</w:t>
      </w:r>
      <w:proofErr w:type="spellEnd"/>
      <w:r w:rsidR="000F0EC4" w:rsidRPr="00D92967">
        <w:rPr>
          <w:rStyle w:val="anegp0gi0b9av8jahpyh"/>
          <w:color w:val="000000"/>
          <w:lang w:val="ru-RU"/>
        </w:rPr>
        <w:t xml:space="preserve">). Затем изготавливали парафиновые гистологические блоки с </w:t>
      </w:r>
      <w:r w:rsidR="000F0EC4" w:rsidRPr="00D92967">
        <w:rPr>
          <w:color w:val="000000"/>
          <w:lang w:val="ru-RU"/>
        </w:rPr>
        <w:t>образцами печени с помощью аппарата для заливки (</w:t>
      </w:r>
      <w:r w:rsidR="000F0EC4" w:rsidRPr="00D92967">
        <w:rPr>
          <w:color w:val="000000"/>
          <w:lang w:val="en-US"/>
        </w:rPr>
        <w:t>EC</w:t>
      </w:r>
      <w:r w:rsidR="000F0EC4" w:rsidRPr="00D92967">
        <w:rPr>
          <w:color w:val="000000"/>
          <w:lang w:val="ru-RU"/>
        </w:rPr>
        <w:t xml:space="preserve">-350, </w:t>
      </w:r>
      <w:proofErr w:type="spellStart"/>
      <w:r w:rsidR="000F0EC4" w:rsidRPr="00D92967">
        <w:rPr>
          <w:rStyle w:val="anegp0gi0b9av8jahpyh"/>
          <w:color w:val="000000"/>
          <w:lang w:val="ru-RU"/>
        </w:rPr>
        <w:t>Thermo</w:t>
      </w:r>
      <w:proofErr w:type="spellEnd"/>
      <w:r w:rsidR="000F0EC4" w:rsidRPr="00D92967">
        <w:rPr>
          <w:rStyle w:val="anegp0gi0b9av8jahpyh"/>
          <w:color w:val="000000"/>
          <w:lang w:val="ru-RU"/>
        </w:rPr>
        <w:t xml:space="preserve"> </w:t>
      </w:r>
      <w:proofErr w:type="spellStart"/>
      <w:r w:rsidR="000F0EC4" w:rsidRPr="00D92967">
        <w:rPr>
          <w:rStyle w:val="anegp0gi0b9av8jahpyh"/>
          <w:color w:val="000000"/>
          <w:lang w:val="ru-RU"/>
        </w:rPr>
        <w:t>Scientific</w:t>
      </w:r>
      <w:proofErr w:type="spellEnd"/>
      <w:r w:rsidR="000F0EC4" w:rsidRPr="00D92967">
        <w:rPr>
          <w:color w:val="000000"/>
          <w:lang w:val="ru-RU"/>
        </w:rPr>
        <w:t xml:space="preserve">). На ротационном </w:t>
      </w:r>
      <w:r w:rsidR="000F0EC4" w:rsidRPr="00D92967">
        <w:rPr>
          <w:rStyle w:val="anegp0gi0b9av8jahpyh"/>
          <w:color w:val="000000"/>
          <w:lang w:val="ru-RU"/>
        </w:rPr>
        <w:t>микротоме</w:t>
      </w:r>
      <w:r w:rsidR="000F0EC4" w:rsidRPr="00D92967">
        <w:rPr>
          <w:color w:val="000000"/>
          <w:lang w:val="ru-RU"/>
        </w:rPr>
        <w:t xml:space="preserve"> </w:t>
      </w:r>
      <w:proofErr w:type="spellStart"/>
      <w:r w:rsidR="000F0EC4" w:rsidRPr="00D92967">
        <w:rPr>
          <w:color w:val="000000"/>
          <w:lang w:val="ru-RU"/>
        </w:rPr>
        <w:t>Microm</w:t>
      </w:r>
      <w:proofErr w:type="spellEnd"/>
      <w:r w:rsidR="000F0EC4" w:rsidRPr="00D92967">
        <w:rPr>
          <w:color w:val="000000"/>
          <w:lang w:val="ru-RU"/>
        </w:rPr>
        <w:t xml:space="preserve"> HM 355S (</w:t>
      </w:r>
      <w:proofErr w:type="spellStart"/>
      <w:r w:rsidR="000F0EC4" w:rsidRPr="00D92967">
        <w:rPr>
          <w:color w:val="000000"/>
          <w:lang w:val="ru-RU"/>
        </w:rPr>
        <w:t>Thermo</w:t>
      </w:r>
      <w:proofErr w:type="spellEnd"/>
      <w:r w:rsidR="000F0EC4" w:rsidRPr="00D92967">
        <w:rPr>
          <w:color w:val="000000"/>
          <w:lang w:val="ru-RU"/>
        </w:rPr>
        <w:t xml:space="preserve"> </w:t>
      </w:r>
      <w:proofErr w:type="spellStart"/>
      <w:r w:rsidR="000F0EC4" w:rsidRPr="00D92967">
        <w:rPr>
          <w:color w:val="000000"/>
          <w:lang w:val="ru-RU"/>
        </w:rPr>
        <w:t>Scientific</w:t>
      </w:r>
      <w:proofErr w:type="spellEnd"/>
      <w:r w:rsidR="000F0EC4" w:rsidRPr="00D92967">
        <w:rPr>
          <w:color w:val="000000"/>
          <w:lang w:val="ru-RU"/>
        </w:rPr>
        <w:t xml:space="preserve">) </w:t>
      </w:r>
      <w:r w:rsidR="000F0EC4" w:rsidRPr="00D92967">
        <w:rPr>
          <w:rStyle w:val="anegp0gi0b9av8jahpyh"/>
          <w:color w:val="000000"/>
          <w:lang w:val="ru-RU"/>
        </w:rPr>
        <w:t>были</w:t>
      </w:r>
      <w:r w:rsidR="000F0EC4" w:rsidRPr="00D92967">
        <w:rPr>
          <w:color w:val="000000"/>
          <w:lang w:val="ru-RU"/>
        </w:rPr>
        <w:t xml:space="preserve"> </w:t>
      </w:r>
      <w:r w:rsidR="000F0EC4" w:rsidRPr="00D92967">
        <w:rPr>
          <w:rStyle w:val="anegp0gi0b9av8jahpyh"/>
          <w:color w:val="000000"/>
          <w:lang w:val="ru-RU"/>
        </w:rPr>
        <w:t>получены</w:t>
      </w:r>
      <w:r w:rsidR="000F0EC4" w:rsidRPr="00D92967">
        <w:rPr>
          <w:color w:val="000000"/>
          <w:lang w:val="ru-RU"/>
        </w:rPr>
        <w:t xml:space="preserve"> </w:t>
      </w:r>
      <w:r w:rsidR="000F0EC4" w:rsidRPr="00D92967">
        <w:rPr>
          <w:rStyle w:val="anegp0gi0b9av8jahpyh"/>
          <w:color w:val="000000"/>
          <w:lang w:val="ru-RU"/>
        </w:rPr>
        <w:t>срезы</w:t>
      </w:r>
      <w:r w:rsidR="000F0EC4" w:rsidRPr="00D92967">
        <w:rPr>
          <w:color w:val="000000"/>
          <w:lang w:val="ru-RU"/>
        </w:rPr>
        <w:t xml:space="preserve"> печени </w:t>
      </w:r>
      <w:r w:rsidR="000F0EC4" w:rsidRPr="00D92967">
        <w:rPr>
          <w:rStyle w:val="anegp0gi0b9av8jahpyh"/>
          <w:color w:val="000000"/>
          <w:lang w:val="ru-RU"/>
        </w:rPr>
        <w:t>толщиной</w:t>
      </w:r>
      <w:r w:rsidR="000F0EC4" w:rsidRPr="00D92967">
        <w:rPr>
          <w:color w:val="000000"/>
          <w:lang w:val="ru-RU"/>
        </w:rPr>
        <w:t xml:space="preserve"> </w:t>
      </w:r>
      <w:r w:rsidR="000F0EC4" w:rsidRPr="00D92967">
        <w:rPr>
          <w:rStyle w:val="anegp0gi0b9av8jahpyh"/>
          <w:color w:val="000000"/>
          <w:lang w:val="ru-RU"/>
        </w:rPr>
        <w:t>5</w:t>
      </w:r>
      <w:r w:rsidR="000F0EC4" w:rsidRPr="00D92967">
        <w:rPr>
          <w:color w:val="000000"/>
          <w:lang w:val="ru-RU"/>
        </w:rPr>
        <w:t xml:space="preserve"> </w:t>
      </w:r>
      <w:r w:rsidR="000F0EC4" w:rsidRPr="00D92967">
        <w:rPr>
          <w:rStyle w:val="anegp0gi0b9av8jahpyh"/>
          <w:color w:val="000000"/>
          <w:lang w:val="ru-RU"/>
        </w:rPr>
        <w:t>мкм.</w:t>
      </w:r>
      <w:r w:rsidR="000F0EC4" w:rsidRPr="00D92967">
        <w:rPr>
          <w:color w:val="000000"/>
          <w:lang w:val="ru-RU"/>
        </w:rPr>
        <w:t xml:space="preserve"> </w:t>
      </w:r>
      <w:r w:rsidR="000F0EC4" w:rsidRPr="00D92967">
        <w:rPr>
          <w:rStyle w:val="anegp0gi0b9av8jahpyh"/>
          <w:color w:val="000000"/>
          <w:lang w:val="ru-RU"/>
        </w:rPr>
        <w:t xml:space="preserve">В дальнейшем парафиновые срезы окрашивались по стандартным протоколам гематоксилином и эозином, </w:t>
      </w:r>
      <w:proofErr w:type="spellStart"/>
      <w:r w:rsidR="000F0EC4" w:rsidRPr="00D92967">
        <w:rPr>
          <w:rStyle w:val="anegp0gi0b9av8jahpyh"/>
          <w:color w:val="000000"/>
          <w:lang w:val="ru-RU"/>
        </w:rPr>
        <w:t>трихромом</w:t>
      </w:r>
      <w:proofErr w:type="spellEnd"/>
      <w:r w:rsidR="000F0EC4" w:rsidRPr="00D92967">
        <w:rPr>
          <w:rStyle w:val="anegp0gi0b9av8jahpyh"/>
          <w:color w:val="000000"/>
          <w:lang w:val="ru-RU"/>
        </w:rPr>
        <w:t xml:space="preserve"> </w:t>
      </w:r>
      <w:proofErr w:type="spellStart"/>
      <w:r w:rsidR="000F0EC4" w:rsidRPr="00D92967">
        <w:rPr>
          <w:rStyle w:val="anegp0gi0b9av8jahpyh"/>
          <w:color w:val="000000"/>
          <w:lang w:val="ru-RU"/>
        </w:rPr>
        <w:t>Массону</w:t>
      </w:r>
      <w:proofErr w:type="spellEnd"/>
      <w:r w:rsidR="000F0EC4" w:rsidRPr="00D92967">
        <w:rPr>
          <w:rStyle w:val="anegp0gi0b9av8jahpyh"/>
          <w:color w:val="000000"/>
          <w:lang w:val="ru-RU"/>
        </w:rPr>
        <w:t xml:space="preserve"> и </w:t>
      </w:r>
      <w:r w:rsidR="000F0EC4" w:rsidRPr="00D92967">
        <w:rPr>
          <w:rStyle w:val="anegp0gi0b9av8jahpyh"/>
          <w:color w:val="000000"/>
          <w:lang w:val="en-US"/>
        </w:rPr>
        <w:t>P</w:t>
      </w:r>
      <w:r w:rsidR="000F0EC4" w:rsidRPr="00D92967">
        <w:rPr>
          <w:rStyle w:val="anegp0gi0b9av8jahpyh"/>
          <w:color w:val="000000"/>
          <w:lang w:val="ru-RU"/>
        </w:rPr>
        <w:t>.</w:t>
      </w:r>
      <w:r w:rsidR="000F0EC4" w:rsidRPr="00D92967">
        <w:rPr>
          <w:rStyle w:val="anegp0gi0b9av8jahpyh"/>
          <w:color w:val="000000"/>
          <w:lang w:val="en-US"/>
        </w:rPr>
        <w:t>A</w:t>
      </w:r>
      <w:r w:rsidR="000F0EC4" w:rsidRPr="00D92967">
        <w:rPr>
          <w:rStyle w:val="anegp0gi0b9av8jahpyh"/>
          <w:color w:val="000000"/>
          <w:lang w:val="ru-RU"/>
        </w:rPr>
        <w:t>.</w:t>
      </w:r>
      <w:r w:rsidR="000F0EC4" w:rsidRPr="00D92967">
        <w:rPr>
          <w:rStyle w:val="anegp0gi0b9av8jahpyh"/>
          <w:color w:val="000000"/>
          <w:lang w:val="en-US"/>
        </w:rPr>
        <w:t>S</w:t>
      </w:r>
      <w:r w:rsidR="000F0EC4" w:rsidRPr="00D92967">
        <w:rPr>
          <w:rStyle w:val="anegp0gi0b9av8jahpyh"/>
          <w:color w:val="000000"/>
          <w:lang w:val="ru-RU"/>
        </w:rPr>
        <w:t>.</w:t>
      </w:r>
      <w:r w:rsidR="000F0EC4" w:rsidRPr="00D92967">
        <w:rPr>
          <w:rStyle w:val="anegp0gi0b9av8jahpyh"/>
          <w:color w:val="000000"/>
          <w:lang w:val="en-US"/>
        </w:rPr>
        <w:t>M</w:t>
      </w:r>
      <w:r w:rsidR="000F0EC4" w:rsidRPr="00D92967">
        <w:rPr>
          <w:rStyle w:val="anegp0gi0b9av8jahpyh"/>
          <w:color w:val="000000"/>
          <w:lang w:val="ru-RU"/>
        </w:rPr>
        <w:t xml:space="preserve">. </w:t>
      </w:r>
    </w:p>
    <w:p w14:paraId="7A76D5D6" w14:textId="71BD53CF" w:rsidR="00C357E2" w:rsidRDefault="00C357E2" w:rsidP="00EA61AB">
      <w:pPr>
        <w:pStyle w:val="ad"/>
        <w:shd w:val="clear" w:color="auto" w:fill="FFFFFF"/>
        <w:spacing w:beforeAutospacing="0" w:afterAutospacing="0" w:line="276" w:lineRule="auto"/>
        <w:ind w:firstLine="567"/>
        <w:jc w:val="both"/>
        <w:rPr>
          <w:ins w:id="149" w:author="Mariya" w:date="2026-09-26T19:29:00Z"/>
          <w:rStyle w:val="anegp0gi0b9av8jahpyh"/>
          <w:color w:val="000000"/>
          <w:lang w:val="ru-RU"/>
        </w:rPr>
      </w:pPr>
    </w:p>
    <w:p w14:paraId="07451720" w14:textId="5D744EE1" w:rsidR="00C77BF7" w:rsidRPr="00D92967" w:rsidRDefault="00C77BF7" w:rsidP="00EA61AB">
      <w:pPr>
        <w:pStyle w:val="ad"/>
        <w:shd w:val="clear" w:color="auto" w:fill="FFFFFF"/>
        <w:spacing w:beforeAutospacing="0" w:afterAutospacing="0" w:line="276" w:lineRule="auto"/>
        <w:ind w:firstLine="567"/>
        <w:jc w:val="both"/>
        <w:rPr>
          <w:rStyle w:val="anegp0gi0b9av8jahpyh"/>
          <w:color w:val="000000"/>
          <w:lang w:val="ru-RU"/>
        </w:rPr>
      </w:pPr>
      <w:commentRangeStart w:id="150"/>
      <w:ins w:id="151" w:author="Mariya" w:date="2026-09-26T19:29:00Z">
        <w:r w:rsidRPr="00C77BF7">
          <w:rPr>
            <w:rStyle w:val="anegp0gi0b9av8jahpyh"/>
            <w:color w:val="000000"/>
            <w:highlight w:val="yellow"/>
            <w:lang w:val="ru-RU"/>
            <w:rPrChange w:id="152" w:author="Mariya" w:date="2026-09-26T19:30:00Z">
              <w:rPr>
                <w:rStyle w:val="anegp0gi0b9av8jahpyh"/>
                <w:color w:val="000000"/>
                <w:lang w:val="ru-RU"/>
              </w:rPr>
            </w:rPrChange>
          </w:rPr>
          <w:t>ЧЕРВЕЙ</w:t>
        </w:r>
      </w:ins>
      <w:ins w:id="153" w:author="Mariya" w:date="2026-09-26T19:30:00Z">
        <w:r w:rsidRPr="00C77BF7">
          <w:rPr>
            <w:rStyle w:val="anegp0gi0b9av8jahpyh"/>
            <w:color w:val="000000"/>
            <w:highlight w:val="yellow"/>
            <w:lang w:val="ru-RU"/>
            <w:rPrChange w:id="154" w:author="Mariya" w:date="2026-09-26T19:30:00Z">
              <w:rPr>
                <w:rStyle w:val="anegp0gi0b9av8jahpyh"/>
                <w:color w:val="000000"/>
                <w:lang w:val="ru-RU"/>
              </w:rPr>
            </w:rPrChange>
          </w:rPr>
          <w:t xml:space="preserve"> выделяли анализировали, подсчитывали, измеряли и т.д.</w:t>
        </w:r>
      </w:ins>
      <w:commentRangeEnd w:id="150"/>
      <w:ins w:id="155" w:author="Mariya" w:date="2026-09-26T19:31:00Z">
        <w:r>
          <w:rPr>
            <w:rStyle w:val="af"/>
            <w:rFonts w:asciiTheme="minorHAnsi" w:eastAsiaTheme="minorHAnsi" w:hAnsiTheme="minorHAnsi" w:cstheme="minorBidi"/>
            <w:kern w:val="2"/>
            <w:lang w:val="en-US" w:eastAsia="en-US"/>
            <w14:ligatures w14:val="standardContextual"/>
          </w:rPr>
          <w:commentReference w:id="150"/>
        </w:r>
      </w:ins>
    </w:p>
    <w:p w14:paraId="11E241E7" w14:textId="77777777" w:rsidR="005B09AF" w:rsidRPr="005B09AF" w:rsidRDefault="005B09AF" w:rsidP="00EA61AB">
      <w:pPr>
        <w:spacing w:after="0" w:line="276" w:lineRule="auto"/>
        <w:jc w:val="both"/>
        <w:rPr>
          <w:rFonts w:ascii="Times New Roman" w:hAnsi="Times New Roman" w:cs="Times New Roman"/>
          <w:bdr w:val="none" w:sz="0" w:space="0" w:color="auto" w:frame="1"/>
          <w:lang w:val="ru-RU"/>
        </w:rPr>
      </w:pPr>
    </w:p>
    <w:p w14:paraId="233502D2" w14:textId="77777777" w:rsidR="002C18B1" w:rsidRPr="00D92967" w:rsidRDefault="002C18B1" w:rsidP="00EA61AB">
      <w:pPr>
        <w:spacing w:after="0" w:line="276" w:lineRule="auto"/>
        <w:jc w:val="both"/>
        <w:rPr>
          <w:rFonts w:ascii="Times New Roman" w:eastAsia="Times New Roman" w:hAnsi="Times New Roman" w:cs="Times New Roman"/>
          <w:b/>
          <w:bCs/>
          <w:color w:val="000000"/>
          <w:kern w:val="0"/>
          <w:lang w:eastAsia="ja-JP"/>
          <w14:ligatures w14:val="none"/>
        </w:rPr>
      </w:pPr>
      <w:r w:rsidRPr="00D92967">
        <w:rPr>
          <w:rFonts w:ascii="Times New Roman" w:eastAsia="Times New Roman" w:hAnsi="Times New Roman" w:cs="Times New Roman"/>
          <w:b/>
          <w:bCs/>
          <w:color w:val="000000"/>
          <w:kern w:val="0"/>
          <w:lang w:eastAsia="ja-JP"/>
          <w14:ligatures w14:val="none"/>
        </w:rPr>
        <w:t xml:space="preserve">Statistical analysis </w:t>
      </w:r>
    </w:p>
    <w:p w14:paraId="248964A1" w14:textId="1EE06FFD" w:rsidR="00883BCB" w:rsidRPr="00D92967" w:rsidRDefault="002C18B1" w:rsidP="00EA61AB">
      <w:pPr>
        <w:spacing w:after="0" w:line="276" w:lineRule="auto"/>
        <w:jc w:val="both"/>
        <w:rPr>
          <w:rFonts w:ascii="Times New Roman" w:eastAsia="Times New Roman" w:hAnsi="Times New Roman" w:cs="Times New Roman"/>
          <w:color w:val="000000"/>
          <w:kern w:val="0"/>
          <w:lang w:eastAsia="ja-JP"/>
          <w14:ligatures w14:val="none"/>
        </w:rPr>
      </w:pPr>
      <w:r w:rsidRPr="00D92967">
        <w:rPr>
          <w:rFonts w:ascii="Times New Roman" w:eastAsia="Times New Roman" w:hAnsi="Times New Roman" w:cs="Times New Roman"/>
          <w:color w:val="000000"/>
          <w:kern w:val="0"/>
          <w:lang w:eastAsia="ja-JP"/>
          <w14:ligatures w14:val="none"/>
        </w:rPr>
        <w:t xml:space="preserve">Statistical analysis was performed using Python (version 3.13.5). Data preprocessing was carried out with the </w:t>
      </w:r>
      <w:proofErr w:type="gramStart"/>
      <w:r w:rsidRPr="00D92967">
        <w:rPr>
          <w:rFonts w:ascii="Times New Roman" w:eastAsia="Times New Roman" w:hAnsi="Times New Roman" w:cs="Times New Roman"/>
          <w:color w:val="000000"/>
          <w:kern w:val="0"/>
          <w:lang w:eastAsia="ja-JP"/>
          <w14:ligatures w14:val="none"/>
        </w:rPr>
        <w:t>pandas</w:t>
      </w:r>
      <w:proofErr w:type="gramEnd"/>
      <w:r w:rsidRPr="00D92967">
        <w:rPr>
          <w:rFonts w:ascii="Times New Roman" w:eastAsia="Times New Roman" w:hAnsi="Times New Roman" w:cs="Times New Roman"/>
          <w:color w:val="000000"/>
          <w:kern w:val="0"/>
          <w:lang w:eastAsia="ja-JP"/>
          <w14:ligatures w14:val="none"/>
        </w:rPr>
        <w:t xml:space="preserve"> package (version 2.3.1). The Shapiro-Wilk test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was used to assess the normality of data distribution in each group. For multiple comparisons, the </w:t>
      </w:r>
      <w:proofErr w:type="spellStart"/>
      <w:r w:rsidRPr="00D92967">
        <w:rPr>
          <w:rFonts w:ascii="Times New Roman" w:eastAsia="Times New Roman" w:hAnsi="Times New Roman" w:cs="Times New Roman"/>
          <w:color w:val="000000"/>
          <w:kern w:val="0"/>
          <w:lang w:eastAsia="ja-JP"/>
          <w14:ligatures w14:val="none"/>
        </w:rPr>
        <w:lastRenderedPageBreak/>
        <w:t>Kruskal</w:t>
      </w:r>
      <w:proofErr w:type="spellEnd"/>
      <w:r w:rsidRPr="00D92967">
        <w:rPr>
          <w:rFonts w:ascii="Times New Roman" w:eastAsia="Times New Roman" w:hAnsi="Times New Roman" w:cs="Times New Roman"/>
          <w:color w:val="000000"/>
          <w:kern w:val="0"/>
          <w:lang w:eastAsia="ja-JP"/>
          <w14:ligatures w14:val="none"/>
        </w:rPr>
        <w:t>-Wallis test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was applied, followed by pairwise Wilcoxon tests (</w:t>
      </w:r>
      <w:proofErr w:type="spellStart"/>
      <w:r w:rsidRPr="00D92967">
        <w:rPr>
          <w:rFonts w:ascii="Times New Roman" w:eastAsia="Times New Roman" w:hAnsi="Times New Roman" w:cs="Times New Roman"/>
          <w:color w:val="000000"/>
          <w:kern w:val="0"/>
          <w:lang w:eastAsia="ja-JP"/>
          <w14:ligatures w14:val="none"/>
        </w:rPr>
        <w:t>scikit_posthocs</w:t>
      </w:r>
      <w:proofErr w:type="spellEnd"/>
      <w:r w:rsidRPr="00D92967">
        <w:rPr>
          <w:rFonts w:ascii="Times New Roman" w:eastAsia="Times New Roman" w:hAnsi="Times New Roman" w:cs="Times New Roman"/>
          <w:color w:val="000000"/>
          <w:kern w:val="0"/>
          <w:lang w:eastAsia="ja-JP"/>
          <w14:ligatures w14:val="none"/>
        </w:rPr>
        <w:t xml:space="preserve"> package, version 0.11.4) with </w:t>
      </w:r>
      <w:proofErr w:type="spellStart"/>
      <w:r w:rsidRPr="00D92967">
        <w:rPr>
          <w:rFonts w:ascii="Times New Roman" w:eastAsia="Times New Roman" w:hAnsi="Times New Roman" w:cs="Times New Roman"/>
          <w:color w:val="000000"/>
          <w:kern w:val="0"/>
          <w:lang w:eastAsia="ja-JP"/>
          <w14:ligatures w14:val="none"/>
        </w:rPr>
        <w:t>Benjamini</w:t>
      </w:r>
      <w:proofErr w:type="spellEnd"/>
      <w:r w:rsidRPr="00D92967">
        <w:rPr>
          <w:rFonts w:ascii="Times New Roman" w:eastAsia="Times New Roman" w:hAnsi="Times New Roman" w:cs="Times New Roman"/>
          <w:color w:val="000000"/>
          <w:kern w:val="0"/>
          <w:lang w:eastAsia="ja-JP"/>
          <w14:ligatures w14:val="none"/>
        </w:rPr>
        <w:t xml:space="preserve">-Hochberg correction for p-value adjustment. Spearman’s rank correlation was calculated using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Statistical significance was defined as P &lt; 0.05. Data visualizations were generated using </w:t>
      </w:r>
      <w:proofErr w:type="spellStart"/>
      <w:r w:rsidRPr="00D92967">
        <w:rPr>
          <w:rFonts w:ascii="Times New Roman" w:eastAsia="Times New Roman" w:hAnsi="Times New Roman" w:cs="Times New Roman"/>
          <w:color w:val="000000"/>
          <w:kern w:val="0"/>
          <w:lang w:eastAsia="ja-JP"/>
          <w14:ligatures w14:val="none"/>
        </w:rPr>
        <w:t>Matplotlib</w:t>
      </w:r>
      <w:proofErr w:type="spellEnd"/>
      <w:r w:rsidRPr="00D92967">
        <w:rPr>
          <w:rFonts w:ascii="Times New Roman" w:eastAsia="Times New Roman" w:hAnsi="Times New Roman" w:cs="Times New Roman"/>
          <w:color w:val="000000"/>
          <w:kern w:val="0"/>
          <w:lang w:eastAsia="ja-JP"/>
          <w14:ligatures w14:val="none"/>
        </w:rPr>
        <w:t xml:space="preserve"> package (version 3.10.3) and </w:t>
      </w:r>
      <w:proofErr w:type="spellStart"/>
      <w:r w:rsidRPr="00D92967">
        <w:rPr>
          <w:rFonts w:ascii="Times New Roman" w:eastAsia="Times New Roman" w:hAnsi="Times New Roman" w:cs="Times New Roman"/>
          <w:color w:val="000000"/>
          <w:kern w:val="0"/>
          <w:lang w:eastAsia="ja-JP"/>
          <w14:ligatures w14:val="none"/>
        </w:rPr>
        <w:t>Seaborn</w:t>
      </w:r>
      <w:proofErr w:type="spellEnd"/>
      <w:r w:rsidRPr="00D92967">
        <w:rPr>
          <w:rFonts w:ascii="Times New Roman" w:eastAsia="Times New Roman" w:hAnsi="Times New Roman" w:cs="Times New Roman"/>
          <w:color w:val="000000"/>
          <w:kern w:val="0"/>
          <w:lang w:eastAsia="ja-JP"/>
          <w14:ligatures w14:val="none"/>
        </w:rPr>
        <w:t xml:space="preserve"> package (version 0.3.12).</w:t>
      </w:r>
    </w:p>
    <w:p w14:paraId="1FE2444F" w14:textId="77777777" w:rsidR="00902E4D" w:rsidRPr="00D92967" w:rsidRDefault="00902E4D" w:rsidP="00EA61AB">
      <w:pPr>
        <w:spacing w:after="0" w:line="276" w:lineRule="auto"/>
        <w:jc w:val="both"/>
        <w:rPr>
          <w:rFonts w:ascii="Times New Roman" w:eastAsia="Times New Roman" w:hAnsi="Times New Roman" w:cs="Times New Roman"/>
          <w:color w:val="000000"/>
          <w:kern w:val="0"/>
          <w:lang w:eastAsia="ja-JP"/>
          <w14:ligatures w14:val="none"/>
        </w:rPr>
      </w:pPr>
    </w:p>
    <w:p w14:paraId="6C4EA83C" w14:textId="7BD8F859" w:rsidR="00902E4D" w:rsidRPr="0054056A" w:rsidRDefault="00902E4D" w:rsidP="00EA61AB">
      <w:pPr>
        <w:spacing w:after="0" w:line="276" w:lineRule="auto"/>
        <w:jc w:val="both"/>
        <w:rPr>
          <w:rFonts w:ascii="Times New Roman" w:eastAsia="Times New Roman" w:hAnsi="Times New Roman" w:cs="Times New Roman"/>
          <w:b/>
          <w:bCs/>
          <w:color w:val="000000"/>
          <w:kern w:val="0"/>
          <w:lang w:val="ru-RU" w:eastAsia="ja-JP"/>
          <w14:ligatures w14:val="none"/>
        </w:rPr>
      </w:pPr>
      <w:r w:rsidRPr="00D92967">
        <w:rPr>
          <w:rFonts w:ascii="Times New Roman" w:eastAsia="Times New Roman" w:hAnsi="Times New Roman" w:cs="Times New Roman"/>
          <w:b/>
          <w:bCs/>
          <w:color w:val="000000"/>
          <w:kern w:val="0"/>
          <w:lang w:eastAsia="ja-JP"/>
          <w14:ligatures w14:val="none"/>
        </w:rPr>
        <w:t>Results</w:t>
      </w:r>
    </w:p>
    <w:p w14:paraId="1CFDA135" w14:textId="77777777" w:rsidR="00830868" w:rsidRPr="00D92967" w:rsidRDefault="00830868" w:rsidP="00EA61AB">
      <w:pPr>
        <w:spacing w:after="0" w:line="276" w:lineRule="auto"/>
        <w:rPr>
          <w:rFonts w:ascii="Times New Roman" w:hAnsi="Times New Roman" w:cs="Times New Roman"/>
          <w:i/>
          <w:iCs/>
          <w:lang w:val="ru-RU"/>
        </w:rPr>
      </w:pPr>
      <w:bookmarkStart w:id="156" w:name="_Toc231233109"/>
      <w:bookmarkStart w:id="157" w:name="_Toc227240628"/>
      <w:r w:rsidRPr="00D92967">
        <w:rPr>
          <w:rStyle w:val="anegp0gi0b9av8jahpyh"/>
          <w:rFonts w:ascii="Times New Roman" w:hAnsi="Times New Roman" w:cs="Times New Roman"/>
          <w:b/>
          <w:bCs/>
          <w:color w:val="000000"/>
          <w:lang w:val="ru-RU"/>
        </w:rPr>
        <w:t xml:space="preserve">Интенсивность инвазии </w:t>
      </w:r>
      <w:r w:rsidRPr="00D92967">
        <w:rPr>
          <w:rFonts w:ascii="Times New Roman" w:hAnsi="Times New Roman" w:cs="Times New Roman"/>
          <w:b/>
          <w:bCs/>
          <w:i/>
          <w:iCs/>
          <w:lang w:val="ru-RU"/>
        </w:rPr>
        <w:t xml:space="preserve">О. </w:t>
      </w:r>
      <w:proofErr w:type="spellStart"/>
      <w:r w:rsidRPr="00D92967">
        <w:rPr>
          <w:rFonts w:ascii="Times New Roman" w:hAnsi="Times New Roman" w:cs="Times New Roman"/>
          <w:b/>
          <w:bCs/>
          <w:i/>
          <w:iCs/>
        </w:rPr>
        <w:t>felineus</w:t>
      </w:r>
      <w:proofErr w:type="spellEnd"/>
      <w:r w:rsidRPr="00D92967">
        <w:rPr>
          <w:rStyle w:val="anegp0gi0b9av8jahpyh"/>
          <w:rFonts w:ascii="Times New Roman" w:hAnsi="Times New Roman" w:cs="Times New Roman"/>
          <w:b/>
          <w:bCs/>
          <w:color w:val="000000"/>
          <w:lang w:val="ru-RU"/>
        </w:rPr>
        <w:t xml:space="preserve"> у различных лабораторных животных</w:t>
      </w:r>
      <w:bookmarkEnd w:id="156"/>
      <w:r w:rsidRPr="00D92967">
        <w:rPr>
          <w:rStyle w:val="anegp0gi0b9av8jahpyh"/>
          <w:rFonts w:ascii="Times New Roman" w:hAnsi="Times New Roman" w:cs="Times New Roman"/>
          <w:b/>
          <w:bCs/>
          <w:color w:val="000000"/>
          <w:lang w:val="ru-RU"/>
        </w:rPr>
        <w:t xml:space="preserve"> </w:t>
      </w:r>
      <w:bookmarkEnd w:id="157"/>
    </w:p>
    <w:p w14:paraId="491E40E6" w14:textId="320BD5CE" w:rsidR="00830868" w:rsidRPr="00D92967" w:rsidRDefault="00830868" w:rsidP="00EA61AB">
      <w:pPr>
        <w:spacing w:after="0" w:line="276" w:lineRule="auto"/>
        <w:ind w:firstLine="567"/>
        <w:jc w:val="both"/>
        <w:rPr>
          <w:rFonts w:ascii="Times New Roman" w:hAnsi="Times New Roman" w:cs="Times New Roman"/>
          <w:lang w:val="ru-RU"/>
        </w:rPr>
      </w:pPr>
      <w:commentRangeStart w:id="158"/>
      <w:r w:rsidRPr="00D92967">
        <w:rPr>
          <w:rFonts w:ascii="Times New Roman" w:hAnsi="Times New Roman" w:cs="Times New Roman"/>
          <w:lang w:val="ru-RU"/>
        </w:rPr>
        <w:t xml:space="preserve">Для оценки интенсивности инвазии </w:t>
      </w:r>
      <w:r w:rsidRPr="00D92967">
        <w:rPr>
          <w:rFonts w:ascii="Times New Roman" w:hAnsi="Times New Roman" w:cs="Times New Roman"/>
          <w:i/>
          <w:iCs/>
          <w:lang w:val="ru-RU"/>
        </w:rPr>
        <w:t xml:space="preserve">О. </w:t>
      </w:r>
      <w:proofErr w:type="spellStart"/>
      <w:r w:rsidRPr="00D92967">
        <w:rPr>
          <w:rFonts w:ascii="Times New Roman" w:hAnsi="Times New Roman" w:cs="Times New Roman"/>
          <w:i/>
          <w:iCs/>
          <w:lang w:val="ru-RU"/>
        </w:rPr>
        <w:t>felineus</w:t>
      </w:r>
      <w:proofErr w:type="spellEnd"/>
      <w:r w:rsidRPr="00D92967">
        <w:rPr>
          <w:rFonts w:ascii="Times New Roman" w:hAnsi="Times New Roman" w:cs="Times New Roman"/>
          <w:iCs/>
          <w:lang w:val="ru-RU"/>
        </w:rPr>
        <w:t xml:space="preserve"> у</w:t>
      </w:r>
      <w:r w:rsidRPr="00D92967">
        <w:rPr>
          <w:rFonts w:ascii="Times New Roman" w:hAnsi="Times New Roman" w:cs="Times New Roman"/>
          <w:i/>
          <w:iCs/>
          <w:lang w:val="ru-RU"/>
        </w:rPr>
        <w:t xml:space="preserve"> </w:t>
      </w:r>
      <w:r w:rsidRPr="00D92967">
        <w:rPr>
          <w:rFonts w:ascii="Times New Roman" w:hAnsi="Times New Roman" w:cs="Times New Roman"/>
          <w:iCs/>
          <w:lang w:val="ru-RU"/>
        </w:rPr>
        <w:t>различных</w:t>
      </w:r>
      <w:r w:rsidRPr="00D92967">
        <w:rPr>
          <w:rFonts w:ascii="Times New Roman" w:hAnsi="Times New Roman" w:cs="Times New Roman"/>
          <w:i/>
          <w:iCs/>
          <w:lang w:val="ru-RU"/>
        </w:rPr>
        <w:t xml:space="preserve"> </w:t>
      </w:r>
      <w:r w:rsidRPr="00D92967">
        <w:rPr>
          <w:rFonts w:ascii="Times New Roman" w:hAnsi="Times New Roman" w:cs="Times New Roman"/>
          <w:lang w:val="ru-RU"/>
        </w:rPr>
        <w:t>лабораторных животных</w:t>
      </w:r>
      <w:r w:rsidRPr="00D92967">
        <w:rPr>
          <w:rFonts w:ascii="Times New Roman" w:hAnsi="Times New Roman" w:cs="Times New Roman"/>
          <w:i/>
          <w:iCs/>
          <w:lang w:val="ru-RU"/>
        </w:rPr>
        <w:t xml:space="preserve"> </w:t>
      </w:r>
      <w:r w:rsidRPr="00D92967">
        <w:rPr>
          <w:rFonts w:ascii="Times New Roman" w:hAnsi="Times New Roman" w:cs="Times New Roman"/>
          <w:lang w:val="ru-RU"/>
        </w:rPr>
        <w:t xml:space="preserve">проводился подсчет </w:t>
      </w:r>
      <w:proofErr w:type="gramStart"/>
      <w:r w:rsidRPr="00D92967">
        <w:rPr>
          <w:rFonts w:ascii="Times New Roman" w:hAnsi="Times New Roman" w:cs="Times New Roman"/>
          <w:lang w:val="ru-RU"/>
        </w:rPr>
        <w:t>гельминтов</w:t>
      </w:r>
      <w:proofErr w:type="gramEnd"/>
      <w:r w:rsidRPr="00D92967">
        <w:rPr>
          <w:rFonts w:ascii="Times New Roman" w:hAnsi="Times New Roman" w:cs="Times New Roman"/>
          <w:lang w:val="ru-RU"/>
        </w:rPr>
        <w:t xml:space="preserve"> в</w:t>
      </w:r>
      <w:r w:rsidR="002F19AE">
        <w:rPr>
          <w:rFonts w:ascii="Times New Roman" w:hAnsi="Times New Roman" w:cs="Times New Roman"/>
          <w:lang w:val="ru-RU"/>
        </w:rPr>
        <w:t>ыделенных из</w:t>
      </w:r>
      <w:r w:rsidRPr="00D92967">
        <w:rPr>
          <w:rFonts w:ascii="Times New Roman" w:hAnsi="Times New Roman" w:cs="Times New Roman"/>
          <w:lang w:val="ru-RU"/>
        </w:rPr>
        <w:t xml:space="preserve"> желчных проток</w:t>
      </w:r>
      <w:r w:rsidR="002F19AE">
        <w:rPr>
          <w:rFonts w:ascii="Times New Roman" w:hAnsi="Times New Roman" w:cs="Times New Roman"/>
          <w:lang w:val="ru-RU"/>
        </w:rPr>
        <w:t>ов</w:t>
      </w:r>
      <w:r w:rsidRPr="00D92967">
        <w:rPr>
          <w:rFonts w:ascii="Times New Roman" w:hAnsi="Times New Roman" w:cs="Times New Roman"/>
          <w:lang w:val="ru-RU"/>
        </w:rPr>
        <w:t xml:space="preserve"> печени и яиц гельминта в фекалиях хозяина через 1 и 3 месяца после заражения.</w:t>
      </w:r>
      <w:r w:rsidR="00E11F06" w:rsidRPr="00D92967">
        <w:rPr>
          <w:rFonts w:ascii="Times New Roman" w:hAnsi="Times New Roman" w:cs="Times New Roman"/>
          <w:noProof/>
          <w:lang w:val="ru-RU" w:eastAsia="ru-RU"/>
        </w:rPr>
        <w:t xml:space="preserve"> </w:t>
      </w:r>
      <w:commentRangeEnd w:id="158"/>
      <w:r w:rsidR="00C77BF7">
        <w:rPr>
          <w:rStyle w:val="af"/>
        </w:rPr>
        <w:commentReference w:id="158"/>
      </w:r>
    </w:p>
    <w:p w14:paraId="4EF805F7" w14:textId="5CA2927D" w:rsidR="00902E4D" w:rsidRPr="00D92967" w:rsidRDefault="004158BB" w:rsidP="001F4BAB">
      <w:pPr>
        <w:spacing w:after="0" w:line="276" w:lineRule="auto"/>
        <w:ind w:firstLine="567"/>
        <w:jc w:val="both"/>
        <w:rPr>
          <w:rFonts w:ascii="Times New Roman" w:hAnsi="Times New Roman" w:cs="Times New Roman"/>
          <w:color w:val="000000"/>
        </w:rPr>
      </w:pPr>
      <w:r w:rsidRPr="00D92967">
        <w:rPr>
          <w:rFonts w:ascii="Times New Roman" w:hAnsi="Times New Roman" w:cs="Times New Roman"/>
        </w:rPr>
        <w:t>Pic</w:t>
      </w:r>
      <w:r w:rsidRPr="00D92967">
        <w:rPr>
          <w:rFonts w:ascii="Times New Roman" w:hAnsi="Times New Roman" w:cs="Times New Roman"/>
          <w:lang w:val="ru-RU"/>
        </w:rPr>
        <w:t xml:space="preserve"> 2</w:t>
      </w:r>
      <w:r w:rsidRPr="00D92967">
        <w:rPr>
          <w:rFonts w:ascii="Times New Roman" w:hAnsi="Times New Roman" w:cs="Times New Roman"/>
        </w:rPr>
        <w:t>A</w:t>
      </w:r>
      <w:r w:rsidRPr="00D92967">
        <w:rPr>
          <w:rFonts w:ascii="Times New Roman" w:hAnsi="Times New Roman" w:cs="Times New Roman"/>
          <w:lang w:val="ru-RU"/>
        </w:rPr>
        <w:t xml:space="preserve"> </w:t>
      </w:r>
      <w:r w:rsidRPr="00D92967">
        <w:rPr>
          <w:rFonts w:ascii="Times New Roman" w:hAnsi="Times New Roman" w:cs="Times New Roman"/>
        </w:rPr>
        <w:t>shows</w:t>
      </w:r>
      <w:r w:rsidRPr="00D92967">
        <w:rPr>
          <w:rFonts w:ascii="Times New Roman" w:hAnsi="Times New Roman" w:cs="Times New Roman"/>
          <w:lang w:val="ru-RU"/>
        </w:rPr>
        <w:t xml:space="preserve"> </w:t>
      </w:r>
      <w:r w:rsidR="00830868" w:rsidRPr="00D92967">
        <w:rPr>
          <w:rFonts w:ascii="Times New Roman" w:hAnsi="Times New Roman" w:cs="Times New Roman"/>
          <w:lang w:val="ru-RU"/>
        </w:rPr>
        <w:t xml:space="preserve">При заражении </w:t>
      </w:r>
      <w:r w:rsidR="00830868" w:rsidRPr="00D92967">
        <w:rPr>
          <w:rFonts w:ascii="Times New Roman" w:hAnsi="Times New Roman" w:cs="Times New Roman"/>
        </w:rPr>
        <w:t>M</w:t>
      </w:r>
      <w:r w:rsidR="00830868" w:rsidRPr="00D92967">
        <w:rPr>
          <w:rFonts w:ascii="Times New Roman" w:hAnsi="Times New Roman" w:cs="Times New Roman"/>
          <w:lang w:val="ru-RU"/>
        </w:rPr>
        <w:t xml:space="preserve">. </w:t>
      </w:r>
      <w:proofErr w:type="spellStart"/>
      <w:r w:rsidR="00830868" w:rsidRPr="00D92967">
        <w:rPr>
          <w:rFonts w:ascii="Times New Roman" w:hAnsi="Times New Roman" w:cs="Times New Roman"/>
        </w:rPr>
        <w:t>auratus</w:t>
      </w:r>
      <w:proofErr w:type="spellEnd"/>
      <w:r w:rsidR="00830868" w:rsidRPr="00D92967">
        <w:rPr>
          <w:rFonts w:ascii="Times New Roman" w:hAnsi="Times New Roman" w:cs="Times New Roman"/>
          <w:lang w:val="ru-RU"/>
        </w:rPr>
        <w:t xml:space="preserve"> среднее количество гельминтов составило 25 </w:t>
      </w:r>
      <w:proofErr w:type="spellStart"/>
      <w:r w:rsidR="00830868" w:rsidRPr="00D92967">
        <w:rPr>
          <w:rFonts w:ascii="Times New Roman" w:hAnsi="Times New Roman" w:cs="Times New Roman"/>
          <w:lang w:val="ru-RU"/>
        </w:rPr>
        <w:t>шт</w:t>
      </w:r>
      <w:proofErr w:type="spellEnd"/>
      <w:r w:rsidR="00830868" w:rsidRPr="00D92967">
        <w:rPr>
          <w:rFonts w:ascii="Times New Roman" w:hAnsi="Times New Roman" w:cs="Times New Roman"/>
          <w:lang w:val="ru-RU"/>
        </w:rPr>
        <w:t xml:space="preserve">/животное на 1 месяце </w:t>
      </w:r>
      <w:r w:rsidR="00830868" w:rsidRPr="00D92967">
        <w:rPr>
          <w:rFonts w:ascii="Times New Roman" w:hAnsi="Times New Roman" w:cs="Times New Roman"/>
        </w:rPr>
        <w:t>p</w:t>
      </w:r>
      <w:r w:rsidR="00830868" w:rsidRPr="00D92967">
        <w:rPr>
          <w:rFonts w:ascii="Times New Roman" w:hAnsi="Times New Roman" w:cs="Times New Roman"/>
          <w:lang w:val="ru-RU"/>
        </w:rPr>
        <w:t>.</w:t>
      </w:r>
      <w:proofErr w:type="spellStart"/>
      <w:r w:rsidR="00830868" w:rsidRPr="00D92967">
        <w:rPr>
          <w:rFonts w:ascii="Times New Roman" w:hAnsi="Times New Roman" w:cs="Times New Roman"/>
        </w:rPr>
        <w:t>i</w:t>
      </w:r>
      <w:proofErr w:type="spellEnd"/>
      <w:r w:rsidR="00830868" w:rsidRPr="00D92967">
        <w:rPr>
          <w:rFonts w:ascii="Times New Roman" w:hAnsi="Times New Roman" w:cs="Times New Roman"/>
          <w:lang w:val="ru-RU"/>
        </w:rPr>
        <w:t xml:space="preserve">. и 39 </w:t>
      </w:r>
      <w:proofErr w:type="spellStart"/>
      <w:r w:rsidR="00830868" w:rsidRPr="00D92967">
        <w:rPr>
          <w:rFonts w:ascii="Times New Roman" w:hAnsi="Times New Roman" w:cs="Times New Roman"/>
          <w:lang w:val="ru-RU"/>
        </w:rPr>
        <w:t>шт</w:t>
      </w:r>
      <w:proofErr w:type="spellEnd"/>
      <w:r w:rsidR="00830868" w:rsidRPr="00D92967">
        <w:rPr>
          <w:rFonts w:ascii="Times New Roman" w:hAnsi="Times New Roman" w:cs="Times New Roman"/>
          <w:lang w:val="ru-RU"/>
        </w:rPr>
        <w:t xml:space="preserve">/животное на 3 месяце </w:t>
      </w:r>
      <w:r w:rsidR="00830868" w:rsidRPr="00D92967">
        <w:rPr>
          <w:rFonts w:ascii="Times New Roman" w:hAnsi="Times New Roman" w:cs="Times New Roman"/>
        </w:rPr>
        <w:t>p</w:t>
      </w:r>
      <w:r w:rsidR="00830868" w:rsidRPr="00D92967">
        <w:rPr>
          <w:rFonts w:ascii="Times New Roman" w:hAnsi="Times New Roman" w:cs="Times New Roman"/>
          <w:lang w:val="ru-RU"/>
        </w:rPr>
        <w:t>.</w:t>
      </w:r>
      <w:proofErr w:type="spellStart"/>
      <w:r w:rsidR="00830868" w:rsidRPr="00D92967">
        <w:rPr>
          <w:rFonts w:ascii="Times New Roman" w:hAnsi="Times New Roman" w:cs="Times New Roman"/>
        </w:rPr>
        <w:t>i</w:t>
      </w:r>
      <w:proofErr w:type="spellEnd"/>
      <w:r w:rsidR="00830868" w:rsidRPr="00D92967">
        <w:rPr>
          <w:rFonts w:ascii="Times New Roman" w:hAnsi="Times New Roman" w:cs="Times New Roman"/>
          <w:lang w:val="ru-RU"/>
        </w:rPr>
        <w:t>.</w:t>
      </w:r>
      <w:r w:rsidR="00F874F6" w:rsidRPr="00D92967">
        <w:rPr>
          <w:rFonts w:ascii="Times New Roman" w:hAnsi="Times New Roman" w:cs="Times New Roman"/>
          <w:lang w:val="ru-RU"/>
        </w:rPr>
        <w:t xml:space="preserve"> </w:t>
      </w:r>
      <w:r w:rsidR="00F874F6" w:rsidRPr="00D92967">
        <w:rPr>
          <w:rFonts w:ascii="Times New Roman" w:hAnsi="Times New Roman" w:cs="Times New Roman"/>
          <w:color w:val="000000"/>
          <w:lang w:val="ru-RU"/>
        </w:rPr>
        <w:t>У мышей линии C57</w:t>
      </w:r>
      <w:proofErr w:type="spellStart"/>
      <w:r w:rsidR="00F874F6" w:rsidRPr="00D92967">
        <w:rPr>
          <w:rFonts w:ascii="Times New Roman" w:hAnsi="Times New Roman" w:cs="Times New Roman"/>
          <w:color w:val="000000"/>
        </w:rPr>
        <w:t>Bl</w:t>
      </w:r>
      <w:proofErr w:type="spellEnd"/>
      <w:r w:rsidR="00F874F6" w:rsidRPr="00D92967">
        <w:rPr>
          <w:rFonts w:ascii="Times New Roman" w:hAnsi="Times New Roman" w:cs="Times New Roman"/>
          <w:color w:val="000000"/>
          <w:lang w:val="ru-RU"/>
        </w:rPr>
        <w:t>/6</w:t>
      </w:r>
      <w:r w:rsidR="00F874F6" w:rsidRPr="00D92967">
        <w:rPr>
          <w:rFonts w:ascii="Times New Roman" w:hAnsi="Times New Roman" w:cs="Times New Roman"/>
          <w:color w:val="000000"/>
        </w:rPr>
        <w:t>j</w:t>
      </w:r>
      <w:r w:rsidR="00F874F6" w:rsidRPr="00D92967">
        <w:rPr>
          <w:rFonts w:ascii="Times New Roman" w:hAnsi="Times New Roman" w:cs="Times New Roman"/>
          <w:color w:val="000000"/>
          <w:lang w:val="ru-RU"/>
        </w:rPr>
        <w:t xml:space="preserve"> на 1 месяце были обнаружены единичные особи </w:t>
      </w:r>
      <w:r w:rsidR="00F874F6" w:rsidRPr="00D92967">
        <w:rPr>
          <w:rFonts w:ascii="Times New Roman" w:hAnsi="Times New Roman" w:cs="Times New Roman"/>
          <w:color w:val="000000"/>
        </w:rPr>
        <w:t>O</w:t>
      </w:r>
      <w:r w:rsidR="00F874F6" w:rsidRPr="00D92967">
        <w:rPr>
          <w:rFonts w:ascii="Times New Roman" w:hAnsi="Times New Roman" w:cs="Times New Roman"/>
          <w:color w:val="000000"/>
          <w:lang w:val="ru-RU"/>
        </w:rPr>
        <w:t xml:space="preserve">. </w:t>
      </w:r>
      <w:proofErr w:type="spellStart"/>
      <w:r w:rsidR="00F874F6" w:rsidRPr="00D92967">
        <w:rPr>
          <w:rFonts w:ascii="Times New Roman" w:hAnsi="Times New Roman" w:cs="Times New Roman"/>
          <w:color w:val="000000"/>
        </w:rPr>
        <w:t>felineus</w:t>
      </w:r>
      <w:proofErr w:type="spellEnd"/>
      <w:r w:rsidR="00F874F6" w:rsidRPr="00D92967">
        <w:rPr>
          <w:rFonts w:ascii="Times New Roman" w:hAnsi="Times New Roman" w:cs="Times New Roman"/>
          <w:color w:val="000000"/>
          <w:lang w:val="ru-RU"/>
        </w:rPr>
        <w:t xml:space="preserve">, однако на 3-ем месяце их среднее количество составило 4 </w:t>
      </w:r>
      <w:proofErr w:type="spellStart"/>
      <w:r w:rsidR="00F874F6" w:rsidRPr="00D92967">
        <w:rPr>
          <w:rFonts w:ascii="Times New Roman" w:hAnsi="Times New Roman" w:cs="Times New Roman"/>
          <w:color w:val="000000"/>
          <w:lang w:val="ru-RU"/>
        </w:rPr>
        <w:t>шт</w:t>
      </w:r>
      <w:proofErr w:type="spellEnd"/>
      <w:r w:rsidR="00F874F6" w:rsidRPr="00D92967">
        <w:rPr>
          <w:rFonts w:ascii="Times New Roman" w:hAnsi="Times New Roman" w:cs="Times New Roman"/>
          <w:color w:val="000000"/>
          <w:lang w:val="ru-RU"/>
        </w:rPr>
        <w:t xml:space="preserve">/животное. У мышей линии </w:t>
      </w:r>
      <w:r w:rsidR="00F874F6" w:rsidRPr="00D92967">
        <w:rPr>
          <w:rFonts w:ascii="Times New Roman" w:hAnsi="Times New Roman" w:cs="Times New Roman"/>
          <w:color w:val="000000"/>
        </w:rPr>
        <w:t>BALB</w:t>
      </w:r>
      <w:r w:rsidR="00F874F6" w:rsidRPr="00D92967">
        <w:rPr>
          <w:rFonts w:ascii="Times New Roman" w:hAnsi="Times New Roman" w:cs="Times New Roman"/>
          <w:color w:val="000000"/>
          <w:lang w:val="ru-RU"/>
        </w:rPr>
        <w:t>/</w:t>
      </w:r>
      <w:r w:rsidR="00F874F6" w:rsidRPr="00D92967">
        <w:rPr>
          <w:rFonts w:ascii="Times New Roman" w:hAnsi="Times New Roman" w:cs="Times New Roman"/>
          <w:color w:val="000000"/>
        </w:rPr>
        <w:t>c</w:t>
      </w:r>
      <w:r w:rsidR="00F874F6" w:rsidRPr="00D92967">
        <w:rPr>
          <w:rFonts w:ascii="Times New Roman" w:hAnsi="Times New Roman" w:cs="Times New Roman"/>
          <w:color w:val="000000"/>
          <w:lang w:val="ru-RU"/>
        </w:rPr>
        <w:t xml:space="preserve"> количество гельминтов было ниже, чем у C57</w:t>
      </w:r>
      <w:proofErr w:type="spellStart"/>
      <w:r w:rsidR="00F874F6" w:rsidRPr="00D92967">
        <w:rPr>
          <w:rFonts w:ascii="Times New Roman" w:hAnsi="Times New Roman" w:cs="Times New Roman"/>
          <w:color w:val="000000"/>
        </w:rPr>
        <w:t>Bl</w:t>
      </w:r>
      <w:proofErr w:type="spellEnd"/>
      <w:r w:rsidR="00F874F6" w:rsidRPr="00D92967">
        <w:rPr>
          <w:rFonts w:ascii="Times New Roman" w:hAnsi="Times New Roman" w:cs="Times New Roman"/>
          <w:color w:val="000000"/>
          <w:lang w:val="ru-RU"/>
        </w:rPr>
        <w:t>/6</w:t>
      </w:r>
      <w:r w:rsidR="00F874F6" w:rsidRPr="00D92967">
        <w:rPr>
          <w:rFonts w:ascii="Times New Roman" w:hAnsi="Times New Roman" w:cs="Times New Roman"/>
          <w:color w:val="000000"/>
        </w:rPr>
        <w:t>j</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O</w:t>
      </w:r>
      <w:r w:rsidR="00F874F6" w:rsidRPr="00D92967">
        <w:rPr>
          <w:rFonts w:ascii="Times New Roman" w:hAnsi="Times New Roman" w:cs="Times New Roman"/>
          <w:color w:val="000000"/>
          <w:lang w:val="ru-RU"/>
        </w:rPr>
        <w:t>.</w:t>
      </w:r>
      <w:r w:rsidR="00D54EE7">
        <w:rPr>
          <w:rFonts w:ascii="Times New Roman" w:hAnsi="Times New Roman" w:cs="Times New Roman"/>
          <w:color w:val="000000"/>
          <w:lang w:val="ru-RU"/>
        </w:rPr>
        <w:t xml:space="preserve"> </w:t>
      </w:r>
      <w:proofErr w:type="spellStart"/>
      <w:r w:rsidR="00F874F6" w:rsidRPr="00D92967">
        <w:rPr>
          <w:rFonts w:ascii="Times New Roman" w:hAnsi="Times New Roman" w:cs="Times New Roman"/>
          <w:color w:val="000000"/>
        </w:rPr>
        <w:t>felineus</w:t>
      </w:r>
      <w:proofErr w:type="spellEnd"/>
      <w:r w:rsidR="00F874F6" w:rsidRPr="00D92967">
        <w:rPr>
          <w:rFonts w:ascii="Times New Roman" w:hAnsi="Times New Roman" w:cs="Times New Roman"/>
          <w:color w:val="000000"/>
          <w:lang w:val="ru-RU"/>
        </w:rPr>
        <w:t xml:space="preserve"> не были обнаружены на 1-ом месяце, </w:t>
      </w:r>
      <w:r w:rsidR="00D50D4A">
        <w:rPr>
          <w:rFonts w:ascii="Times New Roman" w:hAnsi="Times New Roman" w:cs="Times New Roman"/>
          <w:color w:val="000000"/>
          <w:lang w:val="ru-RU"/>
        </w:rPr>
        <w:t>а</w:t>
      </w:r>
      <w:r w:rsidR="00F874F6" w:rsidRPr="00D92967">
        <w:rPr>
          <w:rFonts w:ascii="Times New Roman" w:hAnsi="Times New Roman" w:cs="Times New Roman"/>
          <w:color w:val="000000"/>
          <w:lang w:val="ru-RU"/>
        </w:rPr>
        <w:t xml:space="preserve"> на 3-ем месяце </w:t>
      </w:r>
      <w:r w:rsidR="00F874F6" w:rsidRPr="00D92967">
        <w:rPr>
          <w:rFonts w:ascii="Times New Roman" w:hAnsi="Times New Roman" w:cs="Times New Roman"/>
          <w:color w:val="000000"/>
        </w:rPr>
        <w:t>p</w:t>
      </w:r>
      <w:r w:rsidR="00F874F6" w:rsidRPr="00D92967">
        <w:rPr>
          <w:rFonts w:ascii="Times New Roman" w:hAnsi="Times New Roman" w:cs="Times New Roman"/>
          <w:color w:val="000000"/>
          <w:lang w:val="ru-RU"/>
        </w:rPr>
        <w:t xml:space="preserve">. </w:t>
      </w:r>
      <w:proofErr w:type="spellStart"/>
      <w:r w:rsidR="00F874F6" w:rsidRPr="00D92967">
        <w:rPr>
          <w:rFonts w:ascii="Times New Roman" w:hAnsi="Times New Roman" w:cs="Times New Roman"/>
          <w:color w:val="000000"/>
        </w:rPr>
        <w:t>i</w:t>
      </w:r>
      <w:proofErr w:type="spellEnd"/>
      <w:r w:rsidR="00F874F6" w:rsidRPr="00D92967">
        <w:rPr>
          <w:rFonts w:ascii="Times New Roman" w:hAnsi="Times New Roman" w:cs="Times New Roman"/>
          <w:color w:val="000000"/>
          <w:lang w:val="ru-RU"/>
        </w:rPr>
        <w:t xml:space="preserve">. </w:t>
      </w:r>
      <w:r w:rsidR="00D50D4A">
        <w:rPr>
          <w:rFonts w:ascii="Times New Roman" w:hAnsi="Times New Roman" w:cs="Times New Roman"/>
          <w:color w:val="000000"/>
          <w:lang w:val="ru-RU"/>
        </w:rPr>
        <w:t>и</w:t>
      </w:r>
      <w:r w:rsidR="00F874F6" w:rsidRPr="00D92967">
        <w:rPr>
          <w:rFonts w:ascii="Times New Roman" w:hAnsi="Times New Roman" w:cs="Times New Roman"/>
          <w:color w:val="000000"/>
          <w:lang w:val="ru-RU"/>
        </w:rPr>
        <w:t xml:space="preserve">х количество составило 1 </w:t>
      </w:r>
      <w:proofErr w:type="spellStart"/>
      <w:r w:rsidR="00F874F6" w:rsidRPr="00D92967">
        <w:rPr>
          <w:rFonts w:ascii="Times New Roman" w:hAnsi="Times New Roman" w:cs="Times New Roman"/>
          <w:color w:val="000000"/>
          <w:lang w:val="ru-RU"/>
        </w:rPr>
        <w:t>шт</w:t>
      </w:r>
      <w:proofErr w:type="spellEnd"/>
      <w:r w:rsidR="00F874F6" w:rsidRPr="00D92967">
        <w:rPr>
          <w:rFonts w:ascii="Times New Roman" w:hAnsi="Times New Roman" w:cs="Times New Roman"/>
          <w:color w:val="000000"/>
          <w:lang w:val="ru-RU"/>
        </w:rPr>
        <w:t xml:space="preserve">/животное. </w:t>
      </w:r>
      <w:r w:rsidR="00F874F6" w:rsidRPr="00D92967">
        <w:rPr>
          <w:rFonts w:ascii="Times New Roman" w:hAnsi="Times New Roman" w:cs="Times New Roman"/>
          <w:color w:val="000000"/>
        </w:rPr>
        <w:t>Worms were not detected</w:t>
      </w:r>
      <w:r w:rsidR="000B3F2F" w:rsidRPr="00AB4E0B">
        <w:rPr>
          <w:rFonts w:ascii="Times New Roman" w:hAnsi="Times New Roman" w:cs="Times New Roman"/>
          <w:color w:val="000000"/>
        </w:rPr>
        <w:t xml:space="preserve"> </w:t>
      </w:r>
      <w:r w:rsidR="000B3F2F" w:rsidRPr="00D92967">
        <w:rPr>
          <w:rFonts w:ascii="Times New Roman" w:hAnsi="Times New Roman" w:cs="Times New Roman"/>
          <w:color w:val="000000"/>
        </w:rPr>
        <w:t>in WISTAR rat line</w:t>
      </w:r>
      <w:r w:rsidR="00AB4E0B" w:rsidRPr="00AB4E0B">
        <w:rPr>
          <w:rFonts w:ascii="Times New Roman" w:hAnsi="Times New Roman" w:cs="Times New Roman"/>
          <w:color w:val="000000"/>
        </w:rPr>
        <w:t xml:space="preserve"> </w:t>
      </w:r>
      <w:r w:rsidR="00AB4E0B">
        <w:rPr>
          <w:rFonts w:ascii="Times New Roman" w:hAnsi="Times New Roman" w:cs="Times New Roman"/>
          <w:color w:val="000000"/>
        </w:rPr>
        <w:t>liver</w:t>
      </w:r>
      <w:r w:rsidR="00F874F6" w:rsidRPr="00D92967">
        <w:rPr>
          <w:rFonts w:ascii="Times New Roman" w:hAnsi="Times New Roman" w:cs="Times New Roman"/>
          <w:color w:val="000000"/>
        </w:rPr>
        <w:t xml:space="preserve"> both 1 and 3 month p. </w:t>
      </w:r>
      <w:proofErr w:type="spellStart"/>
      <w:proofErr w:type="gramStart"/>
      <w:r w:rsidR="00F874F6" w:rsidRPr="00D92967">
        <w:rPr>
          <w:rFonts w:ascii="Times New Roman" w:hAnsi="Times New Roman" w:cs="Times New Roman"/>
          <w:color w:val="000000"/>
        </w:rPr>
        <w:t>i</w:t>
      </w:r>
      <w:proofErr w:type="spellEnd"/>
      <w:r w:rsidR="00F874F6" w:rsidRPr="00D92967">
        <w:rPr>
          <w:rFonts w:ascii="Times New Roman" w:hAnsi="Times New Roman" w:cs="Times New Roman"/>
          <w:color w:val="000000"/>
        </w:rPr>
        <w:t>..</w:t>
      </w:r>
      <w:proofErr w:type="gramEnd"/>
    </w:p>
    <w:p w14:paraId="47EAE7D4" w14:textId="77777777" w:rsidR="00EA61AB" w:rsidRPr="00711D59" w:rsidRDefault="00EA61AB" w:rsidP="001F4BAB">
      <w:pPr>
        <w:spacing w:after="0" w:line="276" w:lineRule="auto"/>
        <w:ind w:firstLine="567"/>
        <w:jc w:val="both"/>
        <w:rPr>
          <w:rFonts w:ascii="Times New Roman" w:hAnsi="Times New Roman" w:cs="Times New Roman"/>
          <w:color w:val="000000"/>
        </w:rPr>
      </w:pPr>
    </w:p>
    <w:p w14:paraId="4BF4D9C9" w14:textId="28252D07" w:rsidR="00BA3FB2" w:rsidRPr="00D92967" w:rsidRDefault="00BA3FB2" w:rsidP="001F4BAB">
      <w:pPr>
        <w:spacing w:after="0" w:line="276" w:lineRule="auto"/>
        <w:jc w:val="both"/>
        <w:rPr>
          <w:rFonts w:ascii="Times New Roman" w:hAnsi="Times New Roman" w:cs="Times New Roman"/>
          <w:b/>
          <w:bCs/>
          <w:color w:val="000000"/>
          <w:lang w:val="ru-RU"/>
        </w:rPr>
      </w:pPr>
      <w:r w:rsidRPr="00D92967">
        <w:rPr>
          <w:rFonts w:ascii="Times New Roman" w:hAnsi="Times New Roman" w:cs="Times New Roman"/>
          <w:b/>
          <w:bCs/>
          <w:color w:val="000000"/>
          <w:lang w:val="ru-RU"/>
        </w:rPr>
        <w:t xml:space="preserve">Оценка количества яиц </w:t>
      </w:r>
      <w:r w:rsidRPr="00D92967">
        <w:rPr>
          <w:rFonts w:ascii="Times New Roman" w:hAnsi="Times New Roman" w:cs="Times New Roman"/>
          <w:b/>
          <w:bCs/>
          <w:color w:val="000000"/>
        </w:rPr>
        <w:t>O</w:t>
      </w:r>
      <w:r w:rsidRPr="00D92967">
        <w:rPr>
          <w:rFonts w:ascii="Times New Roman" w:hAnsi="Times New Roman" w:cs="Times New Roman"/>
          <w:b/>
          <w:bCs/>
          <w:color w:val="000000"/>
          <w:lang w:val="ru-RU"/>
        </w:rPr>
        <w:t xml:space="preserve">. </w:t>
      </w:r>
      <w:proofErr w:type="spellStart"/>
      <w:r w:rsidRPr="00D92967">
        <w:rPr>
          <w:rFonts w:ascii="Times New Roman" w:hAnsi="Times New Roman" w:cs="Times New Roman"/>
          <w:b/>
          <w:bCs/>
          <w:color w:val="000000"/>
        </w:rPr>
        <w:t>felineus</w:t>
      </w:r>
      <w:proofErr w:type="spellEnd"/>
      <w:r w:rsidRPr="00D92967">
        <w:rPr>
          <w:rFonts w:ascii="Times New Roman" w:hAnsi="Times New Roman" w:cs="Times New Roman"/>
          <w:b/>
          <w:bCs/>
          <w:color w:val="000000"/>
          <w:lang w:val="ru-RU"/>
        </w:rPr>
        <w:t xml:space="preserve"> в фекалиях лабораторных животных</w:t>
      </w:r>
    </w:p>
    <w:p w14:paraId="49AFE762" w14:textId="49EEBD11" w:rsidR="00BA3FB2" w:rsidRPr="00D92967" w:rsidRDefault="00271446" w:rsidP="001F4BAB">
      <w:pPr>
        <w:spacing w:after="0" w:line="276" w:lineRule="auto"/>
        <w:ind w:firstLine="567"/>
        <w:jc w:val="both"/>
        <w:rPr>
          <w:rFonts w:ascii="Times New Roman" w:hAnsi="Times New Roman" w:cs="Times New Roman"/>
        </w:rPr>
      </w:pPr>
      <w:r w:rsidRPr="00D92967">
        <w:rPr>
          <w:rFonts w:ascii="Times New Roman" w:hAnsi="Times New Roman" w:cs="Times New Roman"/>
          <w:color w:val="000000"/>
          <w:lang w:val="ru-RU"/>
        </w:rPr>
        <w:t xml:space="preserve">Количество яиц, обнаруженных в фекалиях, </w:t>
      </w:r>
      <w:commentRangeStart w:id="159"/>
      <w:r w:rsidRPr="00D92967">
        <w:rPr>
          <w:rFonts w:ascii="Times New Roman" w:hAnsi="Times New Roman" w:cs="Times New Roman"/>
          <w:color w:val="000000"/>
          <w:lang w:val="ru-RU"/>
        </w:rPr>
        <w:t>соответствовало уровню инвазии</w:t>
      </w:r>
      <w:commentRangeEnd w:id="159"/>
      <w:r w:rsidR="00D93BAB">
        <w:rPr>
          <w:rStyle w:val="af"/>
        </w:rPr>
        <w:commentReference w:id="159"/>
      </w:r>
      <w:r w:rsidRPr="00D92967">
        <w:rPr>
          <w:rFonts w:ascii="Times New Roman" w:hAnsi="Times New Roman" w:cs="Times New Roman"/>
          <w:color w:val="000000"/>
          <w:lang w:val="ru-RU"/>
        </w:rPr>
        <w:t xml:space="preserve">. </w:t>
      </w:r>
      <w:r w:rsidRPr="00D92967">
        <w:rPr>
          <w:rFonts w:ascii="Times New Roman" w:hAnsi="Times New Roman" w:cs="Times New Roman"/>
          <w:lang w:val="ru-RU"/>
        </w:rPr>
        <w:t xml:space="preserve">У сирийских хомячков наблюдался резкий рост продукции яиц </w:t>
      </w:r>
      <w:r w:rsidR="00AD206C">
        <w:rPr>
          <w:rFonts w:ascii="Times New Roman" w:hAnsi="Times New Roman" w:cs="Times New Roman"/>
        </w:rPr>
        <w:t>by</w:t>
      </w:r>
      <w:r w:rsidRPr="00D92967">
        <w:rPr>
          <w:rFonts w:ascii="Times New Roman" w:hAnsi="Times New Roman" w:cs="Times New Roman"/>
          <w:lang w:val="ru-RU"/>
        </w:rPr>
        <w:t xml:space="preserve"> </w:t>
      </w:r>
      <w:r w:rsidR="00AD206C">
        <w:rPr>
          <w:rFonts w:ascii="Times New Roman" w:hAnsi="Times New Roman" w:cs="Times New Roman"/>
        </w:rPr>
        <w:t>the</w:t>
      </w:r>
      <w:r w:rsidR="00AD206C" w:rsidRPr="00AD206C">
        <w:rPr>
          <w:rFonts w:ascii="Times New Roman" w:hAnsi="Times New Roman" w:cs="Times New Roman"/>
          <w:lang w:val="ru-RU"/>
        </w:rPr>
        <w:t xml:space="preserve"> </w:t>
      </w:r>
      <w:r w:rsidRPr="00D92967">
        <w:rPr>
          <w:rFonts w:ascii="Times New Roman" w:hAnsi="Times New Roman" w:cs="Times New Roman"/>
          <w:lang w:val="ru-RU"/>
        </w:rPr>
        <w:t>3</w:t>
      </w:r>
      <w:r w:rsidR="00AD206C" w:rsidRPr="00AD206C">
        <w:rPr>
          <w:rFonts w:ascii="Times New Roman" w:hAnsi="Times New Roman" w:cs="Times New Roman"/>
          <w:lang w:val="ru-RU"/>
        </w:rPr>
        <w:t xml:space="preserve"> </w:t>
      </w:r>
      <w:r w:rsidR="00AD206C">
        <w:rPr>
          <w:rFonts w:ascii="Times New Roman" w:hAnsi="Times New Roman" w:cs="Times New Roman"/>
        </w:rPr>
        <w:t>month</w:t>
      </w:r>
      <w:r w:rsidRPr="00D92967">
        <w:rPr>
          <w:rFonts w:ascii="Times New Roman" w:hAnsi="Times New Roman" w:cs="Times New Roman"/>
          <w:lang w:val="ru-RU"/>
        </w:rPr>
        <w:t xml:space="preserve"> месяцам, что свидетельствует о нарастании репродуктивной активности. У мышей C57Bl/6</w:t>
      </w:r>
      <w:r w:rsidRPr="00D92967">
        <w:rPr>
          <w:rFonts w:ascii="Times New Roman" w:hAnsi="Times New Roman" w:cs="Times New Roman"/>
          <w:color w:val="000000"/>
        </w:rPr>
        <w:t>j</w:t>
      </w:r>
      <w:r w:rsidRPr="00D92967">
        <w:rPr>
          <w:rFonts w:ascii="Times New Roman" w:hAnsi="Times New Roman" w:cs="Times New Roman"/>
          <w:lang w:val="ru-RU"/>
        </w:rPr>
        <w:t xml:space="preserve"> также регистрировалось увеличение числа яиц к 3 месяцам, однако </w:t>
      </w:r>
      <w:r w:rsidR="00F352C5">
        <w:rPr>
          <w:rFonts w:ascii="Times New Roman" w:hAnsi="Times New Roman" w:cs="Times New Roman"/>
          <w:lang w:val="ru-RU"/>
        </w:rPr>
        <w:t xml:space="preserve">их </w:t>
      </w:r>
      <w:r w:rsidRPr="00D92967">
        <w:rPr>
          <w:rFonts w:ascii="Times New Roman" w:hAnsi="Times New Roman" w:cs="Times New Roman"/>
          <w:lang w:val="ru-RU"/>
        </w:rPr>
        <w:t>абсолютн</w:t>
      </w:r>
      <w:r w:rsidR="00F352C5">
        <w:rPr>
          <w:rFonts w:ascii="Times New Roman" w:hAnsi="Times New Roman" w:cs="Times New Roman"/>
          <w:lang w:val="ru-RU"/>
        </w:rPr>
        <w:t>о</w:t>
      </w:r>
      <w:r w:rsidRPr="00D92967">
        <w:rPr>
          <w:rFonts w:ascii="Times New Roman" w:hAnsi="Times New Roman" w:cs="Times New Roman"/>
          <w:lang w:val="ru-RU"/>
        </w:rPr>
        <w:t xml:space="preserve">е </w:t>
      </w:r>
      <w:r w:rsidR="00F352C5">
        <w:rPr>
          <w:rFonts w:ascii="Times New Roman" w:hAnsi="Times New Roman" w:cs="Times New Roman"/>
          <w:lang w:val="ru-RU"/>
        </w:rPr>
        <w:t>количество</w:t>
      </w:r>
      <w:r w:rsidRPr="00D92967">
        <w:rPr>
          <w:rFonts w:ascii="Times New Roman" w:hAnsi="Times New Roman" w:cs="Times New Roman"/>
          <w:lang w:val="ru-RU"/>
        </w:rPr>
        <w:t xml:space="preserve"> оставались </w:t>
      </w:r>
      <w:r w:rsidR="00F352C5">
        <w:rPr>
          <w:rFonts w:ascii="Times New Roman" w:hAnsi="Times New Roman" w:cs="Times New Roman"/>
        </w:rPr>
        <w:t>relatively</w:t>
      </w:r>
      <w:r w:rsidR="00F352C5" w:rsidRPr="00F352C5">
        <w:rPr>
          <w:rFonts w:ascii="Times New Roman" w:hAnsi="Times New Roman" w:cs="Times New Roman"/>
          <w:lang w:val="ru-RU"/>
        </w:rPr>
        <w:t xml:space="preserve"> </w:t>
      </w:r>
      <w:del w:id="160" w:author="Mariya" w:date="2026-09-26T19:33:00Z">
        <w:r w:rsidR="00F352C5" w:rsidDel="00D93BAB">
          <w:rPr>
            <w:rFonts w:ascii="Times New Roman" w:hAnsi="Times New Roman" w:cs="Times New Roman"/>
          </w:rPr>
          <w:delText>small</w:delText>
        </w:r>
      </w:del>
      <w:ins w:id="161" w:author="Mariya" w:date="2026-09-26T19:33:00Z">
        <w:r w:rsidR="00D93BAB">
          <w:rPr>
            <w:rFonts w:ascii="Times New Roman" w:hAnsi="Times New Roman" w:cs="Times New Roman"/>
          </w:rPr>
          <w:t>negligible</w:t>
        </w:r>
      </w:ins>
      <w:r w:rsidRPr="00D92967">
        <w:rPr>
          <w:rFonts w:ascii="Times New Roman" w:hAnsi="Times New Roman" w:cs="Times New Roman"/>
          <w:lang w:val="ru-RU"/>
        </w:rPr>
        <w:t xml:space="preserve">. У мышей линии BALB/c </w:t>
      </w:r>
      <w:r w:rsidRPr="00D92967">
        <w:rPr>
          <w:rFonts w:ascii="Times New Roman" w:hAnsi="Times New Roman" w:cs="Times New Roman"/>
          <w:lang w:val="ru-RU" w:eastAsia="zh-CN"/>
        </w:rPr>
        <w:t xml:space="preserve">на первом месяце инвазии не было обнаружено яиц, на 3-ем месяце только у двух животных было обнаружено 4 </w:t>
      </w:r>
      <w:r w:rsidR="00C33A97" w:rsidRPr="00D92967">
        <w:rPr>
          <w:rFonts w:ascii="Times New Roman" w:hAnsi="Times New Roman" w:cs="Times New Roman"/>
          <w:lang w:val="ru-RU" w:eastAsia="zh-CN"/>
        </w:rPr>
        <w:t>яйца</w:t>
      </w:r>
      <w:r w:rsidRPr="00D92967">
        <w:rPr>
          <w:rFonts w:ascii="Times New Roman" w:hAnsi="Times New Roman" w:cs="Times New Roman"/>
          <w:lang w:val="ru-RU" w:eastAsia="zh-CN"/>
        </w:rPr>
        <w:t xml:space="preserve"> на 1 грамм фекалий соответственно. </w:t>
      </w:r>
      <w:r w:rsidRPr="00D92967">
        <w:rPr>
          <w:rFonts w:ascii="Times New Roman" w:hAnsi="Times New Roman" w:cs="Times New Roman"/>
          <w:lang w:val="ru-RU"/>
        </w:rPr>
        <w:t xml:space="preserve">У крыс </w:t>
      </w:r>
      <w:proofErr w:type="spellStart"/>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proofErr w:type="spellEnd"/>
      <w:r w:rsidRPr="00D92967">
        <w:rPr>
          <w:rFonts w:ascii="Times New Roman" w:hAnsi="Times New Roman" w:cs="Times New Roman"/>
          <w:lang w:val="ru-RU"/>
        </w:rPr>
        <w:t xml:space="preserve"> яйца в фекалиях не были обнаружены на всех сроках наблюдения.</w:t>
      </w:r>
      <w:r w:rsidR="00086D37" w:rsidRPr="00D92967">
        <w:rPr>
          <w:rFonts w:ascii="Times New Roman" w:hAnsi="Times New Roman" w:cs="Times New Roman"/>
          <w:lang w:val="ru-RU"/>
        </w:rPr>
        <w:t xml:space="preserve"> Средняя продукция яиц на одного червя также преобладала в группе </w:t>
      </w:r>
      <w:r w:rsidR="00086D37" w:rsidRPr="00D92967">
        <w:rPr>
          <w:rFonts w:ascii="Times New Roman" w:hAnsi="Times New Roman" w:cs="Times New Roman"/>
        </w:rPr>
        <w:t>M</w:t>
      </w:r>
      <w:r w:rsidR="00086D37" w:rsidRPr="00D92967">
        <w:rPr>
          <w:rFonts w:ascii="Times New Roman" w:hAnsi="Times New Roman" w:cs="Times New Roman"/>
          <w:lang w:val="ru-RU"/>
        </w:rPr>
        <w:t xml:space="preserve">. </w:t>
      </w:r>
      <w:proofErr w:type="spellStart"/>
      <w:r w:rsidR="00086D37" w:rsidRPr="00D92967">
        <w:rPr>
          <w:rFonts w:ascii="Times New Roman" w:hAnsi="Times New Roman" w:cs="Times New Roman"/>
        </w:rPr>
        <w:t>auratus</w:t>
      </w:r>
      <w:proofErr w:type="spellEnd"/>
      <w:r w:rsidR="00086D37" w:rsidRPr="00D92967">
        <w:rPr>
          <w:rFonts w:ascii="Times New Roman" w:hAnsi="Times New Roman" w:cs="Times New Roman"/>
          <w:lang w:val="ru-RU"/>
        </w:rPr>
        <w:t>, достигая значения 40 яиц/червь. У мышей линии C57Bl/6</w:t>
      </w:r>
      <w:r w:rsidR="00086D37" w:rsidRPr="00D92967">
        <w:rPr>
          <w:rFonts w:ascii="Times New Roman" w:hAnsi="Times New Roman" w:cs="Times New Roman"/>
          <w:color w:val="000000"/>
        </w:rPr>
        <w:t>j</w:t>
      </w:r>
      <w:r w:rsidR="00086D37" w:rsidRPr="00D92967">
        <w:rPr>
          <w:rFonts w:ascii="Times New Roman" w:hAnsi="Times New Roman" w:cs="Times New Roman"/>
          <w:color w:val="000000"/>
          <w:lang w:val="ru-RU"/>
        </w:rPr>
        <w:t xml:space="preserve"> этот параметр был ниже и составил 10 яиц/червь, у мышей линии </w:t>
      </w:r>
      <w:r w:rsidR="00086D37" w:rsidRPr="00D92967">
        <w:rPr>
          <w:rFonts w:ascii="Times New Roman" w:hAnsi="Times New Roman" w:cs="Times New Roman"/>
          <w:lang w:val="ru-RU"/>
        </w:rPr>
        <w:t xml:space="preserve">BALB/c – 4 </w:t>
      </w:r>
      <w:r w:rsidR="00086D37" w:rsidRPr="00D92967">
        <w:rPr>
          <w:rFonts w:ascii="Times New Roman" w:hAnsi="Times New Roman" w:cs="Times New Roman"/>
        </w:rPr>
        <w:t>egg</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per</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worm</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 xml:space="preserve">No eggs were detected in WISTAR rat line feces. </w:t>
      </w:r>
    </w:p>
    <w:p w14:paraId="4B3CFFB5" w14:textId="0358551A" w:rsidR="00EA61AB" w:rsidRDefault="000F42BE" w:rsidP="001F4BAB">
      <w:pPr>
        <w:spacing w:after="0" w:line="276" w:lineRule="auto"/>
        <w:ind w:firstLine="567"/>
        <w:jc w:val="both"/>
        <w:rPr>
          <w:rFonts w:ascii="Times New Roman" w:hAnsi="Times New Roman" w:cs="Times New Roman"/>
        </w:rPr>
      </w:pPr>
      <w:r>
        <w:rPr>
          <w:noProof/>
          <w:lang w:val="ru-RU" w:eastAsia="ru-RU"/>
        </w:rPr>
        <w:lastRenderedPageBreak/>
        <w:drawing>
          <wp:inline distT="0" distB="0" distL="0" distR="0" wp14:anchorId="6EC57D71" wp14:editId="296A3E54">
            <wp:extent cx="5760720" cy="6431280"/>
            <wp:effectExtent l="0" t="0" r="0" b="7620"/>
            <wp:docPr id="7114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6431280"/>
                    </a:xfrm>
                    <a:prstGeom prst="rect">
                      <a:avLst/>
                    </a:prstGeom>
                    <a:noFill/>
                    <a:ln>
                      <a:noFill/>
                    </a:ln>
                  </pic:spPr>
                </pic:pic>
              </a:graphicData>
            </a:graphic>
          </wp:inline>
        </w:drawing>
      </w:r>
    </w:p>
    <w:p w14:paraId="6E0F10F6" w14:textId="77777777" w:rsidR="000F42BE" w:rsidRPr="00711D59" w:rsidRDefault="000F42BE" w:rsidP="000F42BE">
      <w:pPr>
        <w:spacing w:after="0" w:line="276" w:lineRule="auto"/>
        <w:jc w:val="both"/>
        <w:rPr>
          <w:rFonts w:ascii="Times New Roman" w:hAnsi="Times New Roman" w:cs="Times New Roman"/>
          <w:color w:val="000000"/>
          <w:lang w:val="ru-RU"/>
        </w:rPr>
      </w:pPr>
      <w:r w:rsidRPr="001F342D">
        <w:rPr>
          <w:rFonts w:ascii="Times New Roman" w:hAnsi="Times New Roman" w:cs="Times New Roman"/>
          <w:color w:val="000000"/>
        </w:rPr>
        <w:t>Figure 2. Estimation of parasite burden among experimental animal*P&lt;0.05</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sidRPr="00F723D8">
        <w:rPr>
          <w:rFonts w:ascii="Times New Roman" w:hAnsi="Times New Roman" w:cs="Times New Roman"/>
          <w:b/>
          <w:bCs/>
          <w:color w:val="000000"/>
        </w:rPr>
        <w:t>+</w:t>
      </w:r>
      <w:r w:rsidRPr="001F342D">
        <w:rPr>
          <w:rFonts w:ascii="Times New Roman" w:hAnsi="Times New Roman" w:cs="Times New Roman"/>
          <w:color w:val="000000"/>
        </w:rPr>
        <w:t>P&lt;0.05</w:t>
      </w:r>
      <w:r>
        <w:rPr>
          <w:rFonts w:ascii="Times New Roman" w:hAnsi="Times New Roman" w:cs="Times New Roman"/>
          <w:color w:val="000000"/>
        </w:rPr>
        <w:t xml:space="preserve">, </w:t>
      </w:r>
      <w:r w:rsidRPr="002F5B9C">
        <w:rPr>
          <w:rFonts w:ascii="Times New Roman" w:hAnsi="Times New Roman" w:cs="Times New Roman"/>
          <w:b/>
          <w:bCs/>
          <w:color w:val="000000"/>
        </w:rPr>
        <w:t>++</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w:t>
      </w:r>
      <w:r>
        <w:rPr>
          <w:rFonts w:ascii="Times New Roman" w:hAnsi="Times New Roman" w:cs="Times New Roman"/>
          <w:color w:val="000000"/>
        </w:rPr>
        <w:t xml:space="preserve">vs C57Bl/6j mice </w:t>
      </w:r>
      <w:r w:rsidRPr="001F342D">
        <w:rPr>
          <w:rFonts w:ascii="Times New Roman" w:hAnsi="Times New Roman" w:cs="Times New Roman"/>
          <w:color w:val="000000"/>
        </w:rPr>
        <w:t>of the same age</w:t>
      </w:r>
      <w:r>
        <w:rPr>
          <w:rFonts w:ascii="Times New Roman" w:hAnsi="Times New Roman" w:cs="Times New Roman"/>
          <w:color w:val="000000"/>
        </w:rPr>
        <w:t>;</w:t>
      </w:r>
      <w:r w:rsidRPr="001F342D">
        <w:rPr>
          <w:rFonts w:ascii="Times New Roman" w:hAnsi="Times New Roman" w:cs="Times New Roman"/>
          <w:color w:val="000000"/>
        </w:rPr>
        <w:t xml:space="preserve"> #P&lt;0.05</w:t>
      </w:r>
      <w:r>
        <w:rPr>
          <w:rFonts w:ascii="Times New Roman" w:hAnsi="Times New Roman" w:cs="Times New Roman"/>
          <w:color w:val="000000"/>
        </w:rPr>
        <w:t>, #</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w:t>
      </w:r>
      <w:proofErr w:type="gramStart"/>
      <w:r w:rsidRPr="001F342D">
        <w:rPr>
          <w:rFonts w:ascii="Times New Roman" w:hAnsi="Times New Roman" w:cs="Times New Roman"/>
          <w:color w:val="000000"/>
        </w:rPr>
        <w:t>age..</w:t>
      </w:r>
      <w:proofErr w:type="gramEnd"/>
      <w:r w:rsidRPr="001F342D">
        <w:rPr>
          <w:rFonts w:ascii="Times New Roman" w:hAnsi="Times New Roman" w:cs="Times New Roman"/>
          <w:color w:val="000000"/>
        </w:rPr>
        <w:t xml:space="preserve"> Arrows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point</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operculum</w:t>
      </w:r>
    </w:p>
    <w:p w14:paraId="69229084" w14:textId="77777777" w:rsidR="000F42BE" w:rsidRPr="00711D59" w:rsidRDefault="000F42BE" w:rsidP="001F4BAB">
      <w:pPr>
        <w:spacing w:after="0" w:line="276" w:lineRule="auto"/>
        <w:ind w:firstLine="567"/>
        <w:jc w:val="both"/>
        <w:rPr>
          <w:rFonts w:ascii="Times New Roman" w:hAnsi="Times New Roman" w:cs="Times New Roman"/>
          <w:lang w:val="ru-RU"/>
        </w:rPr>
      </w:pPr>
    </w:p>
    <w:p w14:paraId="65160AE0" w14:textId="396310D8" w:rsidR="00EA61AB" w:rsidRPr="00711D59" w:rsidRDefault="00EA61AB" w:rsidP="001F4BAB">
      <w:pPr>
        <w:spacing w:after="0" w:line="276" w:lineRule="auto"/>
        <w:rPr>
          <w:rStyle w:val="anegp0gi0b9av8jahpyh"/>
          <w:rFonts w:ascii="Times New Roman" w:hAnsi="Times New Roman" w:cs="Times New Roman"/>
          <w:b/>
          <w:bCs/>
          <w:color w:val="000000"/>
          <w:lang w:val="ru-RU"/>
        </w:rPr>
      </w:pPr>
      <w:bookmarkStart w:id="162" w:name="_Toc231233110"/>
      <w:r w:rsidRPr="00D92967">
        <w:rPr>
          <w:rStyle w:val="anegp0gi0b9av8jahpyh"/>
          <w:rFonts w:ascii="Times New Roman" w:hAnsi="Times New Roman" w:cs="Times New Roman"/>
          <w:b/>
          <w:bCs/>
          <w:color w:val="000000"/>
          <w:lang w:val="ru-RU"/>
        </w:rPr>
        <w:t>Оценка</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АЛТ</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и</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АСТ</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у</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модельных</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животных</w:t>
      </w:r>
      <w:bookmarkEnd w:id="162"/>
    </w:p>
    <w:p w14:paraId="01F31FC7" w14:textId="1CB65DA3" w:rsidR="00C94556" w:rsidRPr="00711D59" w:rsidRDefault="00EA61AB" w:rsidP="001F4BAB">
      <w:pPr>
        <w:spacing w:after="0" w:line="276" w:lineRule="auto"/>
        <w:ind w:firstLine="566"/>
        <w:jc w:val="both"/>
        <w:rPr>
          <w:rFonts w:ascii="Times New Roman" w:hAnsi="Times New Roman" w:cs="Times New Roman"/>
          <w:color w:val="000000"/>
          <w:lang w:val="ru-RU" w:eastAsia="zh-CN"/>
        </w:rPr>
      </w:pPr>
      <w:r w:rsidRPr="00D92967">
        <w:rPr>
          <w:rFonts w:ascii="Times New Roman" w:hAnsi="Times New Roman" w:cs="Times New Roman"/>
          <w:lang w:val="ru-RU"/>
        </w:rPr>
        <w:t>Для оценки состояния печени у зараженных животных определяли активность АЛТ</w:t>
      </w:r>
      <w:r w:rsidR="00442637" w:rsidRPr="00D92967">
        <w:rPr>
          <w:rFonts w:ascii="Times New Roman" w:hAnsi="Times New Roman" w:cs="Times New Roman"/>
          <w:lang w:val="ru-RU"/>
        </w:rPr>
        <w:t xml:space="preserve"> и </w:t>
      </w:r>
      <w:r w:rsidRPr="00D92967">
        <w:rPr>
          <w:rFonts w:ascii="Times New Roman" w:hAnsi="Times New Roman" w:cs="Times New Roman"/>
          <w:lang w:val="ru-RU"/>
        </w:rPr>
        <w:t>АСТ</w:t>
      </w:r>
      <w:r w:rsidR="009C13BB" w:rsidRPr="00D92967">
        <w:rPr>
          <w:rFonts w:ascii="Times New Roman" w:hAnsi="Times New Roman" w:cs="Times New Roman"/>
          <w:lang w:val="ru-RU"/>
        </w:rPr>
        <w:t xml:space="preserve"> </w:t>
      </w:r>
      <w:r w:rsidRPr="00D92967">
        <w:rPr>
          <w:rFonts w:ascii="Times New Roman" w:hAnsi="Times New Roman" w:cs="Times New Roman"/>
          <w:lang w:val="ru-RU"/>
        </w:rPr>
        <w:t>в сыворотке крови</w:t>
      </w:r>
      <w:r w:rsidR="00510825" w:rsidRPr="00510825">
        <w:rPr>
          <w:rFonts w:ascii="Times New Roman" w:hAnsi="Times New Roman" w:cs="Times New Roman"/>
          <w:lang w:val="ru-RU"/>
        </w:rPr>
        <w:t xml:space="preserve">. </w:t>
      </w:r>
      <w:r w:rsidRPr="00D92967">
        <w:rPr>
          <w:rFonts w:ascii="Times New Roman" w:hAnsi="Times New Roman" w:cs="Times New Roman"/>
          <w:lang w:val="ru-RU"/>
        </w:rPr>
        <w:t xml:space="preserve">Активность АЛТ и АСТ достоверно возрастала у сирийских </w:t>
      </w:r>
      <w:r w:rsidRPr="00D92967">
        <w:rPr>
          <w:rFonts w:ascii="Times New Roman" w:hAnsi="Times New Roman" w:cs="Times New Roman"/>
          <w:color w:val="000000" w:themeColor="text1"/>
          <w:lang w:val="ru-RU"/>
        </w:rPr>
        <w:t xml:space="preserve">хомячков </w:t>
      </w:r>
      <w:r w:rsidRPr="00D92967">
        <w:rPr>
          <w:rFonts w:ascii="Times New Roman" w:hAnsi="Times New Roman" w:cs="Times New Roman"/>
          <w:lang w:val="ru-RU"/>
        </w:rPr>
        <w:t xml:space="preserve">к 3 месяцу инвазии. </w:t>
      </w:r>
      <w:r w:rsidRPr="00D92967">
        <w:rPr>
          <w:rFonts w:ascii="Times New Roman" w:hAnsi="Times New Roman" w:cs="Times New Roman"/>
          <w:color w:val="000000"/>
          <w:lang w:val="ru-RU" w:eastAsia="zh-CN"/>
        </w:rPr>
        <w:t xml:space="preserve">У мышей линий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proofErr w:type="spellStart"/>
      <w:r w:rsidRPr="00D92967">
        <w:rPr>
          <w:rFonts w:ascii="Times New Roman" w:hAnsi="Times New Roman" w:cs="Times New Roman"/>
          <w:color w:val="000000"/>
        </w:rPr>
        <w:t>Bl</w:t>
      </w:r>
      <w:proofErr w:type="spellEnd"/>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B</w:t>
      </w:r>
      <w:r w:rsidRPr="00D92967">
        <w:rPr>
          <w:rFonts w:ascii="Times New Roman" w:hAnsi="Times New Roman" w:cs="Times New Roman"/>
          <w:color w:val="000000"/>
        </w:rPr>
        <w:t>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а также у</w:t>
      </w:r>
      <w:r w:rsidRPr="00D92967">
        <w:rPr>
          <w:rFonts w:ascii="Times New Roman" w:hAnsi="Times New Roman" w:cs="Times New Roman"/>
          <w:color w:val="000000"/>
          <w:lang w:val="ru-RU" w:eastAsia="zh-CN"/>
        </w:rPr>
        <w:t xml:space="preserve"> крыс </w:t>
      </w:r>
      <w:proofErr w:type="spellStart"/>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proofErr w:type="spellEnd"/>
      <w:r w:rsidRPr="00D92967">
        <w:rPr>
          <w:rFonts w:ascii="Times New Roman" w:hAnsi="Times New Roman" w:cs="Times New Roman"/>
          <w:lang w:val="ru-RU"/>
        </w:rPr>
        <w:t xml:space="preserve"> </w:t>
      </w:r>
      <w:r w:rsidRPr="00D92967">
        <w:rPr>
          <w:rFonts w:ascii="Times New Roman" w:hAnsi="Times New Roman" w:cs="Times New Roman"/>
          <w:color w:val="000000"/>
          <w:lang w:val="ru-RU" w:eastAsia="zh-CN"/>
        </w:rPr>
        <w:t xml:space="preserve">активность </w:t>
      </w:r>
      <w:proofErr w:type="spellStart"/>
      <w:r w:rsidRPr="00D92967">
        <w:rPr>
          <w:rFonts w:ascii="Times New Roman" w:hAnsi="Times New Roman" w:cs="Times New Roman"/>
          <w:color w:val="000000"/>
          <w:lang w:val="ru-RU" w:eastAsia="zh-CN"/>
        </w:rPr>
        <w:t>трансаминаз</w:t>
      </w:r>
      <w:proofErr w:type="spellEnd"/>
      <w:r w:rsidRPr="00D92967">
        <w:rPr>
          <w:rFonts w:ascii="Times New Roman" w:hAnsi="Times New Roman" w:cs="Times New Roman"/>
          <w:color w:val="000000"/>
          <w:lang w:val="ru-RU" w:eastAsia="zh-CN"/>
        </w:rPr>
        <w:t xml:space="preserve"> оставалась в пределах контрольных значений на </w:t>
      </w:r>
      <w:r w:rsidR="009C13BB" w:rsidRPr="00D92967">
        <w:rPr>
          <w:rFonts w:ascii="Times New Roman" w:hAnsi="Times New Roman" w:cs="Times New Roman"/>
          <w:color w:val="000000"/>
          <w:lang w:val="ru-RU" w:eastAsia="zh-CN"/>
        </w:rPr>
        <w:t xml:space="preserve">как </w:t>
      </w:r>
      <w:r w:rsidR="00C94556" w:rsidRPr="00D92967">
        <w:rPr>
          <w:rFonts w:ascii="Times New Roman" w:hAnsi="Times New Roman" w:cs="Times New Roman"/>
          <w:color w:val="000000"/>
          <w:lang w:val="ru-RU" w:eastAsia="zh-CN"/>
        </w:rPr>
        <w:t>н</w:t>
      </w:r>
      <w:r w:rsidR="009C13BB" w:rsidRPr="00D92967">
        <w:rPr>
          <w:rFonts w:ascii="Times New Roman" w:hAnsi="Times New Roman" w:cs="Times New Roman"/>
          <w:color w:val="000000"/>
          <w:lang w:val="ru-RU" w:eastAsia="zh-CN"/>
        </w:rPr>
        <w:t>а 1-ом, так и на 3-ем месяце исследования.</w:t>
      </w:r>
    </w:p>
    <w:p w14:paraId="43B82247" w14:textId="77777777" w:rsidR="000F42BE" w:rsidRPr="00711D59" w:rsidRDefault="000F42BE" w:rsidP="001F4BAB">
      <w:pPr>
        <w:spacing w:after="0" w:line="276" w:lineRule="auto"/>
        <w:ind w:firstLine="566"/>
        <w:jc w:val="both"/>
        <w:rPr>
          <w:rFonts w:ascii="Times New Roman" w:hAnsi="Times New Roman" w:cs="Times New Roman"/>
          <w:color w:val="000000"/>
          <w:lang w:val="ru-RU" w:eastAsia="zh-CN"/>
        </w:rPr>
      </w:pPr>
    </w:p>
    <w:p w14:paraId="6B3E4422" w14:textId="77777777" w:rsidR="000F42BE" w:rsidRPr="00711D59" w:rsidRDefault="000F42BE" w:rsidP="001F4BAB">
      <w:pPr>
        <w:spacing w:after="0" w:line="276" w:lineRule="auto"/>
        <w:ind w:firstLine="566"/>
        <w:jc w:val="both"/>
        <w:rPr>
          <w:rFonts w:ascii="Times New Roman" w:hAnsi="Times New Roman" w:cs="Times New Roman"/>
          <w:color w:val="000000"/>
          <w:lang w:val="ru-RU" w:eastAsia="zh-CN"/>
        </w:rPr>
      </w:pPr>
    </w:p>
    <w:p w14:paraId="4A5ADA14" w14:textId="77777777" w:rsidR="00C94556" w:rsidRPr="00D92967" w:rsidRDefault="00C94556" w:rsidP="001F4BAB">
      <w:pPr>
        <w:spacing w:after="0" w:line="276" w:lineRule="auto"/>
        <w:ind w:firstLine="566"/>
        <w:jc w:val="both"/>
        <w:rPr>
          <w:rFonts w:ascii="Times New Roman" w:hAnsi="Times New Roman" w:cs="Times New Roman"/>
          <w:color w:val="000000"/>
          <w:lang w:val="ru-RU" w:eastAsia="zh-CN"/>
        </w:rPr>
      </w:pPr>
    </w:p>
    <w:p w14:paraId="43D0E700" w14:textId="04AE6D03" w:rsidR="00C94556" w:rsidRPr="00D92967" w:rsidRDefault="00C94556" w:rsidP="001F4BAB">
      <w:pPr>
        <w:spacing w:after="0" w:line="276" w:lineRule="auto"/>
        <w:jc w:val="both"/>
        <w:rPr>
          <w:rFonts w:ascii="Times New Roman" w:hAnsi="Times New Roman" w:cs="Times New Roman"/>
          <w:color w:val="000000"/>
          <w:lang w:val="ru-RU" w:eastAsia="zh-CN"/>
        </w:rPr>
      </w:pPr>
      <w:r w:rsidRPr="00D92967">
        <w:rPr>
          <w:rFonts w:ascii="Times New Roman" w:hAnsi="Times New Roman" w:cs="Times New Roman"/>
          <w:b/>
          <w:bCs/>
          <w:lang w:val="ru-RU"/>
        </w:rPr>
        <w:lastRenderedPageBreak/>
        <w:t xml:space="preserve">Оценка </w:t>
      </w:r>
      <w:r w:rsidR="00CB41E0">
        <w:rPr>
          <w:rFonts w:ascii="Times New Roman" w:hAnsi="Times New Roman" w:cs="Times New Roman"/>
          <w:b/>
          <w:bCs/>
          <w:lang w:val="ru-RU"/>
        </w:rPr>
        <w:t>гистологических</w:t>
      </w:r>
      <w:r w:rsidRPr="00D92967">
        <w:rPr>
          <w:rFonts w:ascii="Times New Roman" w:hAnsi="Times New Roman" w:cs="Times New Roman"/>
          <w:b/>
          <w:bCs/>
          <w:lang w:val="ru-RU"/>
        </w:rPr>
        <w:t xml:space="preserve"> изменений в печени лабораторных животных</w:t>
      </w:r>
    </w:p>
    <w:p w14:paraId="7923C2ED" w14:textId="4FE5D34B" w:rsidR="006F5FF8" w:rsidRPr="00711D59" w:rsidRDefault="006F5FF8" w:rsidP="006F5FF8">
      <w:pPr>
        <w:spacing w:after="0" w:line="276" w:lineRule="auto"/>
        <w:jc w:val="both"/>
        <w:rPr>
          <w:rFonts w:ascii="Times New Roman" w:hAnsi="Times New Roman" w:cs="Times New Roman"/>
          <w:color w:val="000000"/>
          <w:lang w:val="ru-RU" w:eastAsia="zh-CN"/>
        </w:rPr>
      </w:pPr>
      <w:r w:rsidRPr="001F342D">
        <w:rPr>
          <w:rFonts w:ascii="Times New Roman" w:hAnsi="Times New Roman" w:cs="Times New Roman"/>
          <w:color w:val="000000"/>
          <w:lang w:eastAsia="zh-CN"/>
        </w:rPr>
        <w:t>Figure</w:t>
      </w:r>
      <w:r w:rsidRPr="006F5FF8">
        <w:rPr>
          <w:rFonts w:ascii="Times New Roman" w:hAnsi="Times New Roman" w:cs="Times New Roman"/>
          <w:color w:val="000000"/>
          <w:lang w:val="ru-RU" w:eastAsia="zh-CN"/>
        </w:rPr>
        <w:t xml:space="preserve"> 3</w:t>
      </w:r>
      <w:r>
        <w:rPr>
          <w:rFonts w:ascii="Times New Roman" w:hAnsi="Times New Roman" w:cs="Times New Roman"/>
          <w:color w:val="000000"/>
          <w:lang w:val="ru-RU" w:eastAsia="zh-CN"/>
        </w:rPr>
        <w:t xml:space="preserve"> </w:t>
      </w:r>
      <w:r w:rsidRPr="001F342D">
        <w:rPr>
          <w:rFonts w:ascii="Times New Roman" w:hAnsi="Times New Roman" w:cs="Times New Roman"/>
          <w:color w:val="000000"/>
          <w:lang w:eastAsia="zh-CN"/>
        </w:rPr>
        <w:t>represents</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гистологическ</w:t>
      </w:r>
      <w:r w:rsidR="004421C9">
        <w:rPr>
          <w:rFonts w:ascii="Times New Roman" w:hAnsi="Times New Roman" w:cs="Times New Roman"/>
          <w:color w:val="000000"/>
          <w:lang w:val="ru-RU" w:eastAsia="zh-CN"/>
        </w:rPr>
        <w:t xml:space="preserve">ие изменения в ткани </w:t>
      </w:r>
      <w:r>
        <w:rPr>
          <w:rFonts w:ascii="Times New Roman" w:hAnsi="Times New Roman" w:cs="Times New Roman"/>
          <w:color w:val="000000"/>
          <w:lang w:val="ru-RU" w:eastAsia="zh-CN"/>
        </w:rPr>
        <w:t xml:space="preserve">в зависимости от вида лабораторных животных. Гиперплазия эпителия желчных протоков преобладала у Сирийских хомячков и была детектирована на 1 и 3 месяце исследования </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median</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values</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were</w:t>
      </w:r>
      <w:r w:rsidRPr="006F5FF8">
        <w:rPr>
          <w:rFonts w:ascii="Times New Roman" w:hAnsi="Times New Roman" w:cs="Times New Roman"/>
          <w:color w:val="000000"/>
          <w:lang w:val="ru-RU" w:eastAsia="zh-CN"/>
        </w:rPr>
        <w:t xml:space="preserve"> 6.4 </w:t>
      </w:r>
      <w:r>
        <w:rPr>
          <w:rFonts w:ascii="Times New Roman" w:hAnsi="Times New Roman" w:cs="Times New Roman"/>
          <w:color w:val="000000"/>
          <w:lang w:eastAsia="zh-CN"/>
        </w:rPr>
        <w:t>and</w:t>
      </w:r>
      <w:r w:rsidRPr="006F5FF8">
        <w:rPr>
          <w:rFonts w:ascii="Times New Roman" w:hAnsi="Times New Roman" w:cs="Times New Roman"/>
          <w:color w:val="000000"/>
          <w:lang w:val="ru-RU" w:eastAsia="zh-CN"/>
        </w:rPr>
        <w:t xml:space="preserve"> 8.4 </w:t>
      </w:r>
      <w:r>
        <w:rPr>
          <w:rFonts w:ascii="Times New Roman" w:hAnsi="Times New Roman" w:cs="Times New Roman"/>
          <w:color w:val="000000"/>
          <w:lang w:eastAsia="zh-CN"/>
        </w:rPr>
        <w:t>respectively</w:t>
      </w:r>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У мышей этот параметр был менее выражен у мышей. У мышей линии </w:t>
      </w:r>
      <w:proofErr w:type="spellStart"/>
      <w:r>
        <w:rPr>
          <w:rFonts w:ascii="Times New Roman" w:hAnsi="Times New Roman" w:cs="Times New Roman"/>
          <w:color w:val="000000"/>
          <w:lang w:eastAsia="zh-CN"/>
        </w:rPr>
        <w:t>Balb</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c</w:t>
      </w:r>
      <w:r>
        <w:rPr>
          <w:rFonts w:ascii="Times New Roman" w:hAnsi="Times New Roman" w:cs="Times New Roman"/>
          <w:color w:val="000000"/>
          <w:lang w:val="ru-RU" w:eastAsia="zh-CN"/>
        </w:rPr>
        <w:t xml:space="preserve"> уровень гиперплазии составил </w:t>
      </w:r>
      <w:r w:rsidRPr="006F5FF8">
        <w:rPr>
          <w:rFonts w:ascii="Times New Roman" w:hAnsi="Times New Roman" w:cs="Times New Roman"/>
          <w:color w:val="000000"/>
          <w:lang w:val="ru-RU" w:eastAsia="zh-CN"/>
        </w:rPr>
        <w:t xml:space="preserve">4.1 </w:t>
      </w:r>
      <w:r>
        <w:rPr>
          <w:rFonts w:ascii="Times New Roman" w:hAnsi="Times New Roman" w:cs="Times New Roman"/>
          <w:color w:val="000000"/>
          <w:lang w:eastAsia="zh-CN"/>
        </w:rPr>
        <w:t>at</w:t>
      </w:r>
      <w:r w:rsidRPr="006F5FF8">
        <w:rPr>
          <w:rFonts w:ascii="Times New Roman" w:hAnsi="Times New Roman" w:cs="Times New Roman"/>
          <w:color w:val="000000"/>
          <w:lang w:val="ru-RU" w:eastAsia="zh-CN"/>
        </w:rPr>
        <w:t xml:space="preserve"> 1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and</w:t>
      </w:r>
      <w:r w:rsidRPr="006F5FF8">
        <w:rPr>
          <w:rFonts w:ascii="Times New Roman" w:hAnsi="Times New Roman" w:cs="Times New Roman"/>
          <w:color w:val="000000"/>
          <w:lang w:val="ru-RU" w:eastAsia="zh-CN"/>
        </w:rPr>
        <w:t xml:space="preserve"> 5.6 </w:t>
      </w:r>
      <w:r>
        <w:rPr>
          <w:rFonts w:ascii="Times New Roman" w:hAnsi="Times New Roman" w:cs="Times New Roman"/>
          <w:color w:val="000000"/>
          <w:lang w:eastAsia="zh-CN"/>
        </w:rPr>
        <w:t>at</w:t>
      </w:r>
      <w:r w:rsidRPr="006F5FF8">
        <w:rPr>
          <w:rFonts w:ascii="Times New Roman" w:hAnsi="Times New Roman" w:cs="Times New Roman"/>
          <w:color w:val="000000"/>
          <w:lang w:val="ru-RU" w:eastAsia="zh-CN"/>
        </w:rPr>
        <w:t xml:space="preserve"> 3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У мышей линии </w:t>
      </w:r>
      <w:r>
        <w:rPr>
          <w:rFonts w:ascii="Times New Roman" w:hAnsi="Times New Roman" w:cs="Times New Roman"/>
          <w:color w:val="000000"/>
          <w:lang w:eastAsia="zh-CN"/>
        </w:rPr>
        <w:t>C</w:t>
      </w:r>
      <w:r w:rsidRPr="006F5FF8">
        <w:rPr>
          <w:rFonts w:ascii="Times New Roman" w:hAnsi="Times New Roman" w:cs="Times New Roman"/>
          <w:color w:val="000000"/>
          <w:lang w:val="ru-RU" w:eastAsia="zh-CN"/>
        </w:rPr>
        <w:t>57</w:t>
      </w:r>
      <w:proofErr w:type="spellStart"/>
      <w:r>
        <w:rPr>
          <w:rFonts w:ascii="Times New Roman" w:hAnsi="Times New Roman" w:cs="Times New Roman"/>
          <w:color w:val="000000"/>
          <w:lang w:eastAsia="zh-CN"/>
        </w:rPr>
        <w:t>Bl</w:t>
      </w:r>
      <w:proofErr w:type="spellEnd"/>
      <w:r>
        <w:rPr>
          <w:rFonts w:ascii="Times New Roman" w:hAnsi="Times New Roman" w:cs="Times New Roman"/>
          <w:color w:val="000000"/>
          <w:lang w:val="ru-RU" w:eastAsia="zh-CN"/>
        </w:rPr>
        <w:t>/6</w:t>
      </w:r>
      <w:r>
        <w:rPr>
          <w:rFonts w:ascii="Times New Roman" w:hAnsi="Times New Roman" w:cs="Times New Roman"/>
          <w:color w:val="000000"/>
          <w:lang w:eastAsia="zh-CN"/>
        </w:rPr>
        <w:t>j</w:t>
      </w:r>
      <w:r>
        <w:rPr>
          <w:rFonts w:ascii="Times New Roman" w:hAnsi="Times New Roman" w:cs="Times New Roman"/>
          <w:color w:val="000000"/>
          <w:lang w:val="ru-RU" w:eastAsia="zh-CN"/>
        </w:rPr>
        <w:t xml:space="preserve"> уровень гиперплазии эпителия был повышен на 3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медианное значение составило 3.2. Воспалительная инфильтрация также была более выражена у Сирийских хомячков. </w:t>
      </w:r>
      <w:r>
        <w:rPr>
          <w:rFonts w:ascii="Times New Roman" w:hAnsi="Times New Roman" w:cs="Times New Roman"/>
          <w:color w:val="000000"/>
          <w:lang w:eastAsia="zh-CN"/>
        </w:rPr>
        <w:t>Median</w:t>
      </w:r>
      <w:r w:rsidRPr="006F5FF8">
        <w:rPr>
          <w:rFonts w:ascii="Times New Roman" w:hAnsi="Times New Roman" w:cs="Times New Roman"/>
          <w:color w:val="000000"/>
          <w:lang w:eastAsia="zh-CN"/>
        </w:rPr>
        <w:t xml:space="preserve"> </w:t>
      </w:r>
      <w:r>
        <w:rPr>
          <w:rFonts w:ascii="Times New Roman" w:hAnsi="Times New Roman" w:cs="Times New Roman"/>
          <w:color w:val="000000"/>
          <w:lang w:eastAsia="zh-CN"/>
        </w:rPr>
        <w:t>value</w:t>
      </w:r>
      <w:r w:rsidRPr="006F5FF8">
        <w:rPr>
          <w:rFonts w:ascii="Times New Roman" w:hAnsi="Times New Roman" w:cs="Times New Roman"/>
          <w:color w:val="000000"/>
          <w:lang w:eastAsia="zh-CN"/>
        </w:rPr>
        <w:t xml:space="preserve"> </w:t>
      </w:r>
      <w:r>
        <w:rPr>
          <w:rFonts w:ascii="Times New Roman" w:hAnsi="Times New Roman" w:cs="Times New Roman"/>
          <w:color w:val="000000"/>
          <w:lang w:eastAsia="zh-CN"/>
        </w:rPr>
        <w:t>was</w:t>
      </w:r>
      <w:r w:rsidRPr="006F5FF8">
        <w:rPr>
          <w:rFonts w:ascii="Times New Roman" w:hAnsi="Times New Roman" w:cs="Times New Roman"/>
          <w:color w:val="000000"/>
          <w:lang w:eastAsia="zh-CN"/>
        </w:rPr>
        <w:t xml:space="preserve"> 6.7 </w:t>
      </w:r>
      <w:r>
        <w:rPr>
          <w:rFonts w:ascii="Times New Roman" w:hAnsi="Times New Roman" w:cs="Times New Roman"/>
          <w:color w:val="000000"/>
          <w:lang w:eastAsia="zh-CN"/>
        </w:rPr>
        <w:t>at</w:t>
      </w:r>
      <w:r w:rsidRPr="006F5FF8">
        <w:rPr>
          <w:rFonts w:ascii="Times New Roman" w:hAnsi="Times New Roman" w:cs="Times New Roman"/>
          <w:color w:val="000000"/>
          <w:lang w:eastAsia="zh-CN"/>
        </w:rPr>
        <w:t xml:space="preserve"> 1 </w:t>
      </w:r>
      <w:proofErr w:type="spellStart"/>
      <w:r>
        <w:rPr>
          <w:rFonts w:ascii="Times New Roman" w:hAnsi="Times New Roman" w:cs="Times New Roman"/>
          <w:color w:val="000000"/>
          <w:lang w:eastAsia="zh-CN"/>
        </w:rPr>
        <w:t>m</w:t>
      </w:r>
      <w:r w:rsidRPr="006F5FF8">
        <w:rPr>
          <w:rFonts w:ascii="Times New Roman" w:hAnsi="Times New Roman" w:cs="Times New Roman"/>
          <w:color w:val="000000"/>
          <w:lang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eastAsia="zh-CN"/>
        </w:rPr>
        <w:t>.</w:t>
      </w:r>
      <w:r>
        <w:rPr>
          <w:rFonts w:ascii="Times New Roman" w:hAnsi="Times New Roman" w:cs="Times New Roman"/>
          <w:color w:val="000000"/>
          <w:lang w:eastAsia="zh-CN"/>
        </w:rPr>
        <w:t>i</w:t>
      </w:r>
      <w:proofErr w:type="spellEnd"/>
      <w:r w:rsidRPr="006F5FF8">
        <w:rPr>
          <w:rFonts w:ascii="Times New Roman" w:hAnsi="Times New Roman" w:cs="Times New Roman"/>
          <w:color w:val="000000"/>
          <w:lang w:eastAsia="zh-CN"/>
        </w:rPr>
        <w:t xml:space="preserve">. </w:t>
      </w:r>
      <w:r>
        <w:rPr>
          <w:rFonts w:ascii="Times New Roman" w:hAnsi="Times New Roman" w:cs="Times New Roman"/>
          <w:color w:val="000000"/>
          <w:lang w:eastAsia="zh-CN"/>
        </w:rPr>
        <w:t>and</w:t>
      </w:r>
      <w:r w:rsidRPr="006F5FF8">
        <w:rPr>
          <w:rFonts w:ascii="Times New Roman" w:hAnsi="Times New Roman" w:cs="Times New Roman"/>
          <w:color w:val="000000"/>
          <w:lang w:eastAsia="zh-CN"/>
        </w:rPr>
        <w:t xml:space="preserve"> 11.0 </w:t>
      </w:r>
      <w:r>
        <w:rPr>
          <w:rFonts w:ascii="Times New Roman" w:hAnsi="Times New Roman" w:cs="Times New Roman"/>
          <w:color w:val="000000"/>
          <w:lang w:eastAsia="zh-CN"/>
        </w:rPr>
        <w:t>at</w:t>
      </w:r>
      <w:r w:rsidRPr="006F5FF8">
        <w:rPr>
          <w:rFonts w:ascii="Times New Roman" w:hAnsi="Times New Roman" w:cs="Times New Roman"/>
          <w:color w:val="000000"/>
          <w:lang w:eastAsia="zh-CN"/>
        </w:rPr>
        <w:t xml:space="preserve"> 3 </w:t>
      </w:r>
      <w:proofErr w:type="spellStart"/>
      <w:r>
        <w:rPr>
          <w:rFonts w:ascii="Times New Roman" w:hAnsi="Times New Roman" w:cs="Times New Roman"/>
          <w:color w:val="000000"/>
          <w:lang w:eastAsia="zh-CN"/>
        </w:rPr>
        <w:t>m</w:t>
      </w:r>
      <w:r w:rsidRPr="006F5FF8">
        <w:rPr>
          <w:rFonts w:ascii="Times New Roman" w:hAnsi="Times New Roman" w:cs="Times New Roman"/>
          <w:color w:val="000000"/>
          <w:lang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eastAsia="zh-CN"/>
        </w:rPr>
        <w:t>.</w:t>
      </w:r>
      <w:r>
        <w:rPr>
          <w:rFonts w:ascii="Times New Roman" w:hAnsi="Times New Roman" w:cs="Times New Roman"/>
          <w:color w:val="000000"/>
          <w:lang w:eastAsia="zh-CN"/>
        </w:rPr>
        <w:t>i</w:t>
      </w:r>
      <w:proofErr w:type="spellEnd"/>
      <w:r w:rsidRPr="006F5FF8">
        <w:rPr>
          <w:rFonts w:ascii="Times New Roman" w:hAnsi="Times New Roman" w:cs="Times New Roman"/>
          <w:color w:val="000000"/>
          <w:lang w:eastAsia="zh-CN"/>
        </w:rPr>
        <w:t xml:space="preserve">. </w:t>
      </w:r>
      <w:r>
        <w:rPr>
          <w:rFonts w:ascii="Times New Roman" w:hAnsi="Times New Roman" w:cs="Times New Roman"/>
          <w:color w:val="000000"/>
          <w:lang w:val="ru-RU" w:eastAsia="zh-CN"/>
        </w:rPr>
        <w:t>Уровень</w:t>
      </w:r>
      <w:r w:rsidRPr="006F5FF8">
        <w:rPr>
          <w:rFonts w:ascii="Times New Roman" w:hAnsi="Times New Roman" w:cs="Times New Roman"/>
          <w:color w:val="000000"/>
          <w:lang w:eastAsia="zh-CN"/>
        </w:rPr>
        <w:t xml:space="preserve"> </w:t>
      </w:r>
      <w:r>
        <w:rPr>
          <w:rFonts w:ascii="Times New Roman" w:hAnsi="Times New Roman" w:cs="Times New Roman"/>
          <w:color w:val="000000"/>
          <w:lang w:val="ru-RU" w:eastAsia="zh-CN"/>
        </w:rPr>
        <w:t>инфильтрации</w:t>
      </w:r>
      <w:r w:rsidRPr="006F5FF8">
        <w:rPr>
          <w:rFonts w:ascii="Times New Roman" w:hAnsi="Times New Roman" w:cs="Times New Roman"/>
          <w:color w:val="000000"/>
          <w:lang w:eastAsia="zh-CN"/>
        </w:rPr>
        <w:t xml:space="preserve"> </w:t>
      </w:r>
      <w:r>
        <w:rPr>
          <w:rFonts w:ascii="Times New Roman" w:hAnsi="Times New Roman" w:cs="Times New Roman"/>
          <w:color w:val="000000"/>
          <w:lang w:val="ru-RU" w:eastAsia="zh-CN"/>
        </w:rPr>
        <w:t>у</w:t>
      </w:r>
      <w:r w:rsidRPr="006F5FF8">
        <w:rPr>
          <w:rFonts w:ascii="Times New Roman" w:hAnsi="Times New Roman" w:cs="Times New Roman"/>
          <w:color w:val="000000"/>
          <w:lang w:eastAsia="zh-CN"/>
        </w:rPr>
        <w:t xml:space="preserve"> </w:t>
      </w:r>
      <w:r>
        <w:rPr>
          <w:rFonts w:ascii="Times New Roman" w:hAnsi="Times New Roman" w:cs="Times New Roman"/>
          <w:color w:val="000000"/>
          <w:lang w:val="ru-RU" w:eastAsia="zh-CN"/>
        </w:rPr>
        <w:t>мышей</w:t>
      </w:r>
      <w:r w:rsidRPr="006F5FF8">
        <w:rPr>
          <w:rFonts w:ascii="Times New Roman" w:hAnsi="Times New Roman" w:cs="Times New Roman"/>
          <w:color w:val="000000"/>
          <w:lang w:eastAsia="zh-CN"/>
        </w:rPr>
        <w:t xml:space="preserve"> </w:t>
      </w:r>
      <w:r>
        <w:rPr>
          <w:rFonts w:ascii="Times New Roman" w:hAnsi="Times New Roman" w:cs="Times New Roman"/>
          <w:color w:val="000000"/>
          <w:lang w:val="ru-RU" w:eastAsia="zh-CN"/>
        </w:rPr>
        <w:t>был</w:t>
      </w:r>
      <w:r w:rsidRPr="006F5FF8">
        <w:rPr>
          <w:rFonts w:ascii="Times New Roman" w:hAnsi="Times New Roman" w:cs="Times New Roman"/>
          <w:color w:val="000000"/>
          <w:lang w:eastAsia="zh-CN"/>
        </w:rPr>
        <w:t xml:space="preserve"> </w:t>
      </w:r>
      <w:r>
        <w:rPr>
          <w:rFonts w:ascii="Times New Roman" w:hAnsi="Times New Roman" w:cs="Times New Roman"/>
          <w:color w:val="000000"/>
          <w:lang w:val="ru-RU" w:eastAsia="zh-CN"/>
        </w:rPr>
        <w:t>ниже</w:t>
      </w:r>
      <w:r w:rsidRPr="006F5FF8">
        <w:rPr>
          <w:rFonts w:ascii="Times New Roman" w:hAnsi="Times New Roman" w:cs="Times New Roman"/>
          <w:color w:val="000000"/>
          <w:lang w:eastAsia="zh-CN"/>
        </w:rPr>
        <w:t xml:space="preserve">. </w:t>
      </w:r>
      <w:r>
        <w:rPr>
          <w:rFonts w:ascii="Times New Roman" w:hAnsi="Times New Roman" w:cs="Times New Roman"/>
          <w:color w:val="000000"/>
          <w:lang w:eastAsia="zh-CN"/>
        </w:rPr>
        <w:t xml:space="preserve">In </w:t>
      </w:r>
      <w:proofErr w:type="spellStart"/>
      <w:r>
        <w:rPr>
          <w:rFonts w:ascii="Times New Roman" w:hAnsi="Times New Roman" w:cs="Times New Roman"/>
          <w:color w:val="000000"/>
          <w:lang w:eastAsia="zh-CN"/>
        </w:rPr>
        <w:t>Balb</w:t>
      </w:r>
      <w:proofErr w:type="spellEnd"/>
      <w:r>
        <w:rPr>
          <w:rFonts w:ascii="Times New Roman" w:hAnsi="Times New Roman" w:cs="Times New Roman"/>
          <w:color w:val="000000"/>
          <w:lang w:eastAsia="zh-CN"/>
        </w:rPr>
        <w:t xml:space="preserve">/c mice median values were 4.7 and 3.9 at 1 and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respectively. In C57Bl/6j mice median values were 1.8 and 1.4 at 1 and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respectively.</w:t>
      </w:r>
      <w:r w:rsidRPr="006F5FF8">
        <w:rPr>
          <w:rFonts w:ascii="Times New Roman" w:hAnsi="Times New Roman" w:cs="Times New Roman"/>
          <w:color w:val="000000"/>
          <w:lang w:eastAsia="zh-CN"/>
        </w:rPr>
        <w:t xml:space="preserve"> </w:t>
      </w:r>
      <w:r>
        <w:rPr>
          <w:rFonts w:ascii="Times New Roman" w:hAnsi="Times New Roman" w:cs="Times New Roman"/>
          <w:color w:val="000000"/>
          <w:lang w:val="ru-RU" w:eastAsia="zh-CN"/>
        </w:rPr>
        <w:t xml:space="preserve">Воспалительной инфильтрации не было обнаружено у крыс линии </w:t>
      </w:r>
      <w:proofErr w:type="spellStart"/>
      <w:r>
        <w:rPr>
          <w:rFonts w:ascii="Times New Roman" w:hAnsi="Times New Roman" w:cs="Times New Roman"/>
          <w:color w:val="000000"/>
          <w:lang w:eastAsia="zh-CN"/>
        </w:rPr>
        <w:t>Wistar</w:t>
      </w:r>
      <w:proofErr w:type="spellEnd"/>
      <w:r w:rsidRPr="00711D59">
        <w:rPr>
          <w:rFonts w:ascii="Times New Roman" w:hAnsi="Times New Roman" w:cs="Times New Roman"/>
          <w:color w:val="000000"/>
          <w:lang w:val="ru-RU" w:eastAsia="zh-CN"/>
        </w:rPr>
        <w:t xml:space="preserve">. </w:t>
      </w:r>
    </w:p>
    <w:p w14:paraId="05B679B6" w14:textId="77777777" w:rsidR="006F5FF8" w:rsidRPr="00711D59" w:rsidRDefault="006F5FF8" w:rsidP="006F5FF8">
      <w:pPr>
        <w:spacing w:after="0" w:line="276" w:lineRule="auto"/>
        <w:jc w:val="both"/>
        <w:rPr>
          <w:rFonts w:ascii="Times New Roman" w:hAnsi="Times New Roman" w:cs="Times New Roman"/>
          <w:color w:val="000000"/>
          <w:lang w:val="ru-RU" w:eastAsia="zh-CN"/>
        </w:rPr>
      </w:pPr>
    </w:p>
    <w:p w14:paraId="4EC8AE0F" w14:textId="54B21E92" w:rsidR="000F42BE" w:rsidRPr="00711D59" w:rsidRDefault="000F42BE" w:rsidP="000F42BE">
      <w:pPr>
        <w:spacing w:after="0" w:line="276" w:lineRule="auto"/>
        <w:jc w:val="both"/>
        <w:rPr>
          <w:rFonts w:ascii="Times New Roman" w:hAnsi="Times New Roman" w:cs="Times New Roman"/>
          <w:color w:val="000000"/>
        </w:rPr>
      </w:pPr>
      <w:r>
        <w:rPr>
          <w:rFonts w:ascii="Times New Roman" w:hAnsi="Times New Roman" w:cs="Times New Roman"/>
          <w:noProof/>
          <w:color w:val="000000"/>
          <w:lang w:val="ru-RU" w:eastAsia="ru-RU"/>
        </w:rPr>
        <w:drawing>
          <wp:inline distT="0" distB="0" distL="0" distR="0" wp14:anchorId="7D4DFF2A" wp14:editId="3442F19C">
            <wp:extent cx="5935980" cy="4053840"/>
            <wp:effectExtent l="0" t="0" r="7620" b="3810"/>
            <wp:docPr id="794999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4053840"/>
                    </a:xfrm>
                    <a:prstGeom prst="rect">
                      <a:avLst/>
                    </a:prstGeom>
                    <a:noFill/>
                    <a:ln>
                      <a:noFill/>
                    </a:ln>
                  </pic:spPr>
                </pic:pic>
              </a:graphicData>
            </a:graphic>
          </wp:inline>
        </w:drawing>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Figure</w:t>
      </w:r>
      <w:r w:rsidRPr="00711D59">
        <w:rPr>
          <w:rFonts w:ascii="Times New Roman" w:hAnsi="Times New Roman" w:cs="Times New Roman"/>
          <w:color w:val="000000"/>
          <w:lang w:val="ru-RU"/>
        </w:rPr>
        <w:t xml:space="preserve"> 3. </w:t>
      </w:r>
      <w:r w:rsidRPr="001F342D">
        <w:rPr>
          <w:rFonts w:ascii="Times New Roman" w:hAnsi="Times New Roman" w:cs="Times New Roman"/>
          <w:color w:val="000000"/>
        </w:rPr>
        <w:t xml:space="preserve">Histological manifestations of </w:t>
      </w:r>
      <w:r w:rsidRPr="001F342D">
        <w:rPr>
          <w:rFonts w:ascii="Times New Roman" w:hAnsi="Times New Roman" w:cs="Times New Roman"/>
          <w:i/>
          <w:iCs/>
          <w:color w:val="000000"/>
        </w:rPr>
        <w:t xml:space="preserve">O. </w:t>
      </w:r>
      <w:proofErr w:type="spellStart"/>
      <w:r w:rsidRPr="001F342D">
        <w:rPr>
          <w:rFonts w:ascii="Times New Roman" w:hAnsi="Times New Roman" w:cs="Times New Roman"/>
          <w:i/>
          <w:iCs/>
          <w:color w:val="000000"/>
        </w:rPr>
        <w:t>felineus</w:t>
      </w:r>
      <w:proofErr w:type="spellEnd"/>
      <w:r w:rsidRPr="001F342D">
        <w:rPr>
          <w:rFonts w:ascii="Times New Roman" w:hAnsi="Times New Roman" w:cs="Times New Roman"/>
          <w:color w:val="000000"/>
        </w:rPr>
        <w:t xml:space="preserve"> infection among different experimental animals. *P&lt;0.05; **P&lt;0.01</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Pr>
          <w:rFonts w:ascii="Times New Roman" w:hAnsi="Times New Roman" w:cs="Times New Roman"/>
          <w:b/>
          <w:bCs/>
          <w:color w:val="000000"/>
        </w:rPr>
        <w:t>$</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BALB/c mice </w:t>
      </w:r>
      <w:r w:rsidRPr="001F342D">
        <w:rPr>
          <w:rFonts w:ascii="Times New Roman" w:hAnsi="Times New Roman" w:cs="Times New Roman"/>
          <w:color w:val="000000"/>
        </w:rPr>
        <w:t>of the same age</w:t>
      </w:r>
      <w:r>
        <w:rPr>
          <w:rFonts w:ascii="Times New Roman" w:hAnsi="Times New Roman" w:cs="Times New Roman"/>
          <w:color w:val="000000"/>
        </w:rPr>
        <w:t>;</w:t>
      </w:r>
      <w:r w:rsidRPr="00F723D8">
        <w:rPr>
          <w:rFonts w:ascii="Times New Roman" w:hAnsi="Times New Roman" w:cs="Times New Roman"/>
          <w:b/>
          <w:bCs/>
          <w:color w:val="000000"/>
        </w:rPr>
        <w:t xml:space="preserve"> </w:t>
      </w:r>
      <w:r w:rsidRPr="001F342D">
        <w:rPr>
          <w:rFonts w:ascii="Times New Roman" w:hAnsi="Times New Roman" w:cs="Times New Roman"/>
          <w:color w:val="000000"/>
        </w:rPr>
        <w:t xml:space="preserve">#P&lt;0.05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 Arrows</w:t>
      </w:r>
      <w:r w:rsidRPr="00711D59">
        <w:rPr>
          <w:rFonts w:ascii="Times New Roman" w:hAnsi="Times New Roman" w:cs="Times New Roman"/>
          <w:color w:val="000000"/>
        </w:rPr>
        <w:t xml:space="preserve"> </w:t>
      </w:r>
      <w:r w:rsidRPr="001F342D">
        <w:rPr>
          <w:rFonts w:ascii="Times New Roman" w:hAnsi="Times New Roman" w:cs="Times New Roman"/>
          <w:color w:val="000000"/>
        </w:rPr>
        <w:t>point</w:t>
      </w:r>
      <w:r w:rsidRPr="00711D59">
        <w:rPr>
          <w:rFonts w:ascii="Times New Roman" w:hAnsi="Times New Roman" w:cs="Times New Roman"/>
          <w:color w:val="000000"/>
        </w:rPr>
        <w:t xml:space="preserve"> </w:t>
      </w:r>
      <w:r w:rsidRPr="001F342D">
        <w:rPr>
          <w:rFonts w:ascii="Times New Roman" w:hAnsi="Times New Roman" w:cs="Times New Roman"/>
          <w:color w:val="000000"/>
        </w:rPr>
        <w:t>inflammatory</w:t>
      </w:r>
      <w:r w:rsidRPr="00711D59">
        <w:rPr>
          <w:rFonts w:ascii="Times New Roman" w:hAnsi="Times New Roman" w:cs="Times New Roman"/>
          <w:color w:val="000000"/>
        </w:rPr>
        <w:t xml:space="preserve"> </w:t>
      </w:r>
      <w:r w:rsidRPr="001F342D">
        <w:rPr>
          <w:rFonts w:ascii="Times New Roman" w:hAnsi="Times New Roman" w:cs="Times New Roman"/>
          <w:color w:val="000000"/>
        </w:rPr>
        <w:t>infiltration</w:t>
      </w:r>
      <w:r w:rsidRPr="00711D59">
        <w:rPr>
          <w:rFonts w:ascii="Times New Roman" w:hAnsi="Times New Roman" w:cs="Times New Roman"/>
          <w:color w:val="000000"/>
        </w:rPr>
        <w:t>.</w:t>
      </w:r>
    </w:p>
    <w:p w14:paraId="455B92A8" w14:textId="49C5705F" w:rsidR="006B4D5E" w:rsidRPr="00711D59" w:rsidRDefault="006B4D5E">
      <w:pPr>
        <w:rPr>
          <w:rFonts w:ascii="Times New Roman" w:hAnsi="Times New Roman" w:cs="Times New Roman"/>
          <w:color w:val="000000"/>
        </w:rPr>
      </w:pPr>
      <w:r w:rsidRPr="00711D59">
        <w:rPr>
          <w:rFonts w:ascii="Times New Roman" w:hAnsi="Times New Roman" w:cs="Times New Roman"/>
          <w:color w:val="000000"/>
        </w:rPr>
        <w:br w:type="page"/>
      </w:r>
    </w:p>
    <w:p w14:paraId="2F499C39" w14:textId="77777777" w:rsidR="009D14E9" w:rsidRPr="001F342D" w:rsidRDefault="009D14E9" w:rsidP="009D14E9">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lastRenderedPageBreak/>
        <w:t xml:space="preserve">Figure 4 shows fibrosis development in different host animals. The </w:t>
      </w:r>
      <w:r>
        <w:rPr>
          <w:rFonts w:ascii="Times New Roman" w:hAnsi="Times New Roman" w:cs="Times New Roman"/>
          <w:color w:val="000000"/>
          <w:lang w:eastAsia="zh-CN"/>
        </w:rPr>
        <w:t>median</w:t>
      </w:r>
      <w:r w:rsidRPr="001F342D">
        <w:rPr>
          <w:rFonts w:ascii="Times New Roman" w:hAnsi="Times New Roman" w:cs="Times New Roman"/>
          <w:color w:val="000000"/>
          <w:lang w:eastAsia="zh-CN"/>
        </w:rPr>
        <w:t xml:space="preserve"> thickness of </w:t>
      </w:r>
      <w:proofErr w:type="spellStart"/>
      <w:r w:rsidRPr="001F342D">
        <w:rPr>
          <w:rFonts w:ascii="Times New Roman" w:hAnsi="Times New Roman" w:cs="Times New Roman"/>
          <w:color w:val="000000"/>
          <w:lang w:eastAsia="zh-CN"/>
        </w:rPr>
        <w:t>periductal</w:t>
      </w:r>
      <w:proofErr w:type="spellEnd"/>
      <w:r w:rsidRPr="001F342D">
        <w:rPr>
          <w:rFonts w:ascii="Times New Roman" w:hAnsi="Times New Roman" w:cs="Times New Roman"/>
          <w:color w:val="000000"/>
          <w:lang w:eastAsia="zh-CN"/>
        </w:rPr>
        <w:t xml:space="preserve"> fibrosis in Syrian hamsters was 140 µm at 1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w:t>
      </w:r>
      <w:r w:rsidRPr="001F342D">
        <w:rPr>
          <w:rFonts w:ascii="Times New Roman" w:hAnsi="Times New Roman" w:cs="Times New Roman"/>
          <w:color w:val="000000"/>
          <w:lang w:eastAsia="zh-CN"/>
        </w:rPr>
        <w:t xml:space="preserve"> and 12</w:t>
      </w:r>
      <w:r>
        <w:rPr>
          <w:rFonts w:ascii="Times New Roman" w:hAnsi="Times New Roman" w:cs="Times New Roman"/>
          <w:color w:val="000000"/>
          <w:lang w:eastAsia="zh-CN"/>
        </w:rPr>
        <w:t>6</w:t>
      </w:r>
      <w:r w:rsidRPr="001F342D">
        <w:rPr>
          <w:rFonts w:ascii="Times New Roman" w:hAnsi="Times New Roman" w:cs="Times New Roman"/>
          <w:color w:val="000000"/>
          <w:lang w:eastAsia="zh-CN"/>
        </w:rPr>
        <w:t xml:space="preserve"> µm at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w:t>
      </w:r>
      <w:r w:rsidRPr="001F342D">
        <w:rPr>
          <w:rFonts w:ascii="Times New Roman" w:hAnsi="Times New Roman" w:cs="Times New Roman"/>
          <w:color w:val="000000"/>
          <w:lang w:eastAsia="zh-CN"/>
        </w:rPr>
        <w:t xml:space="preserve"> In mice, both BALB/c and C57Bl/6</w:t>
      </w:r>
      <w:proofErr w:type="gramStart"/>
      <w:r w:rsidRPr="001F342D">
        <w:rPr>
          <w:rFonts w:ascii="Times New Roman" w:hAnsi="Times New Roman" w:cs="Times New Roman"/>
          <w:color w:val="000000"/>
          <w:lang w:eastAsia="zh-CN"/>
        </w:rPr>
        <w:t>j ,</w:t>
      </w:r>
      <w:proofErr w:type="gramEnd"/>
      <w:r w:rsidRPr="001F342D">
        <w:rPr>
          <w:rFonts w:ascii="Times New Roman" w:hAnsi="Times New Roman" w:cs="Times New Roman"/>
          <w:color w:val="000000"/>
          <w:lang w:eastAsia="zh-CN"/>
        </w:rPr>
        <w:t xml:space="preserve"> the </w:t>
      </w:r>
      <w:r>
        <w:rPr>
          <w:rFonts w:ascii="Times New Roman" w:hAnsi="Times New Roman" w:cs="Times New Roman"/>
          <w:color w:val="000000"/>
          <w:lang w:eastAsia="zh-CN"/>
        </w:rPr>
        <w:t>median</w:t>
      </w:r>
      <w:r w:rsidRPr="001F342D">
        <w:rPr>
          <w:rFonts w:ascii="Times New Roman" w:hAnsi="Times New Roman" w:cs="Times New Roman"/>
          <w:color w:val="000000"/>
          <w:lang w:eastAsia="zh-CN"/>
        </w:rPr>
        <w:t xml:space="preserve"> thickness of </w:t>
      </w:r>
      <w:proofErr w:type="spellStart"/>
      <w:r w:rsidRPr="001F342D">
        <w:rPr>
          <w:rFonts w:ascii="Times New Roman" w:hAnsi="Times New Roman" w:cs="Times New Roman"/>
          <w:color w:val="000000"/>
          <w:lang w:eastAsia="zh-CN"/>
        </w:rPr>
        <w:t>periductal</w:t>
      </w:r>
      <w:proofErr w:type="spellEnd"/>
      <w:r w:rsidRPr="001F342D">
        <w:rPr>
          <w:rFonts w:ascii="Times New Roman" w:hAnsi="Times New Roman" w:cs="Times New Roman"/>
          <w:color w:val="000000"/>
          <w:lang w:eastAsia="zh-CN"/>
        </w:rPr>
        <w:t xml:space="preserve"> fibrosis did not exceed 75 µm</w:t>
      </w:r>
      <w:r>
        <w:rPr>
          <w:rFonts w:ascii="Times New Roman" w:hAnsi="Times New Roman" w:cs="Times New Roman"/>
          <w:color w:val="000000"/>
          <w:lang w:eastAsia="zh-CN"/>
        </w:rPr>
        <w:t xml:space="preserve"> (</w:t>
      </w:r>
      <w:proofErr w:type="spellStart"/>
      <w:r>
        <w:rPr>
          <w:rFonts w:ascii="Times New Roman" w:hAnsi="Times New Roman" w:cs="Times New Roman"/>
          <w:color w:val="000000"/>
          <w:lang w:eastAsia="zh-CN"/>
        </w:rPr>
        <w:t>Balb</w:t>
      </w:r>
      <w:proofErr w:type="spellEnd"/>
      <w:r>
        <w:rPr>
          <w:rFonts w:ascii="Times New Roman" w:hAnsi="Times New Roman" w:cs="Times New Roman"/>
          <w:color w:val="000000"/>
          <w:lang w:eastAsia="zh-CN"/>
        </w:rPr>
        <w:t>/c mice median value was 50</w:t>
      </w:r>
      <w:r w:rsidRPr="00895BB9">
        <w:rPr>
          <w:rFonts w:ascii="Times New Roman" w:hAnsi="Times New Roman" w:cs="Times New Roman"/>
          <w:color w:val="000000"/>
          <w:lang w:eastAsia="zh-CN"/>
        </w:rPr>
        <w:t xml:space="preserve"> </w:t>
      </w:r>
      <w:r w:rsidRPr="001F342D">
        <w:rPr>
          <w:rFonts w:ascii="Times New Roman" w:hAnsi="Times New Roman" w:cs="Times New Roman"/>
          <w:color w:val="000000"/>
          <w:lang w:eastAsia="zh-CN"/>
        </w:rPr>
        <w:t>µm</w:t>
      </w:r>
      <w:r>
        <w:rPr>
          <w:rFonts w:ascii="Times New Roman" w:hAnsi="Times New Roman" w:cs="Times New Roman"/>
          <w:color w:val="000000"/>
          <w:lang w:eastAsia="zh-CN"/>
        </w:rPr>
        <w:t xml:space="preserve"> at 1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and 40 at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C 57Bl/6j mice median value was 55</w:t>
      </w:r>
      <w:r w:rsidRPr="00895BB9">
        <w:rPr>
          <w:rFonts w:ascii="Times New Roman" w:hAnsi="Times New Roman" w:cs="Times New Roman"/>
          <w:color w:val="000000"/>
          <w:lang w:eastAsia="zh-CN"/>
        </w:rPr>
        <w:t xml:space="preserve"> </w:t>
      </w:r>
      <w:r w:rsidRPr="001F342D">
        <w:rPr>
          <w:rFonts w:ascii="Times New Roman" w:hAnsi="Times New Roman" w:cs="Times New Roman"/>
          <w:color w:val="000000"/>
          <w:lang w:eastAsia="zh-CN"/>
        </w:rPr>
        <w:t>µm</w:t>
      </w:r>
      <w:r>
        <w:rPr>
          <w:rFonts w:ascii="Times New Roman" w:hAnsi="Times New Roman" w:cs="Times New Roman"/>
          <w:color w:val="000000"/>
          <w:lang w:eastAsia="zh-CN"/>
        </w:rPr>
        <w:t xml:space="preserve"> at 1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and 70 at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w:t>
      </w:r>
      <w:r w:rsidRPr="001F342D">
        <w:rPr>
          <w:rFonts w:ascii="Times New Roman" w:hAnsi="Times New Roman" w:cs="Times New Roman"/>
          <w:color w:val="000000"/>
          <w:lang w:eastAsia="zh-CN"/>
        </w:rPr>
        <w:t>.</w:t>
      </w:r>
      <w:r>
        <w:rPr>
          <w:rFonts w:ascii="Times New Roman" w:hAnsi="Times New Roman" w:cs="Times New Roman"/>
          <w:color w:val="000000"/>
          <w:lang w:eastAsia="zh-CN"/>
        </w:rPr>
        <w:t xml:space="preserve"> Almost n</w:t>
      </w:r>
      <w:r w:rsidRPr="001F342D">
        <w:rPr>
          <w:rFonts w:ascii="Times New Roman" w:hAnsi="Times New Roman" w:cs="Times New Roman"/>
          <w:color w:val="000000"/>
          <w:lang w:eastAsia="zh-CN"/>
        </w:rPr>
        <w:t xml:space="preserve">o </w:t>
      </w:r>
      <w:proofErr w:type="spellStart"/>
      <w:r w:rsidRPr="001F342D">
        <w:rPr>
          <w:rFonts w:ascii="Times New Roman" w:hAnsi="Times New Roman" w:cs="Times New Roman"/>
          <w:color w:val="000000"/>
          <w:lang w:eastAsia="zh-CN"/>
        </w:rPr>
        <w:t>periductal</w:t>
      </w:r>
      <w:proofErr w:type="spellEnd"/>
      <w:r w:rsidRPr="001F342D">
        <w:rPr>
          <w:rFonts w:ascii="Times New Roman" w:hAnsi="Times New Roman" w:cs="Times New Roman"/>
          <w:color w:val="000000"/>
          <w:lang w:eastAsia="zh-CN"/>
        </w:rPr>
        <w:t xml:space="preserve"> fibrosis was detected in </w:t>
      </w:r>
      <w:proofErr w:type="spellStart"/>
      <w:r w:rsidRPr="001F342D">
        <w:rPr>
          <w:rFonts w:ascii="Times New Roman" w:hAnsi="Times New Roman" w:cs="Times New Roman"/>
          <w:color w:val="000000"/>
          <w:lang w:eastAsia="zh-CN"/>
        </w:rPr>
        <w:t>Wistar</w:t>
      </w:r>
      <w:proofErr w:type="spellEnd"/>
      <w:r w:rsidRPr="001F342D">
        <w:rPr>
          <w:rFonts w:ascii="Times New Roman" w:hAnsi="Times New Roman" w:cs="Times New Roman"/>
          <w:color w:val="000000"/>
          <w:lang w:eastAsia="zh-CN"/>
        </w:rPr>
        <w:t xml:space="preserve"> rats.</w:t>
      </w:r>
    </w:p>
    <w:p w14:paraId="35FB0D1A" w14:textId="77777777" w:rsidR="009D14E9" w:rsidRPr="001F342D" w:rsidRDefault="009D14E9" w:rsidP="009D14E9">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t xml:space="preserve">Assessment of </w:t>
      </w:r>
      <w:proofErr w:type="spellStart"/>
      <w:r w:rsidRPr="001F342D">
        <w:rPr>
          <w:rFonts w:ascii="Times New Roman" w:hAnsi="Times New Roman" w:cs="Times New Roman"/>
          <w:color w:val="000000"/>
          <w:lang w:eastAsia="zh-CN"/>
        </w:rPr>
        <w:t>cholangiofibrosis</w:t>
      </w:r>
      <w:proofErr w:type="spellEnd"/>
      <w:r w:rsidRPr="001F342D">
        <w:rPr>
          <w:rFonts w:ascii="Times New Roman" w:hAnsi="Times New Roman" w:cs="Times New Roman"/>
          <w:color w:val="000000"/>
          <w:lang w:eastAsia="zh-CN"/>
        </w:rPr>
        <w:t xml:space="preserve"> area showed a similar pattern to that observed for </w:t>
      </w:r>
      <w:proofErr w:type="spellStart"/>
      <w:r w:rsidRPr="001F342D">
        <w:rPr>
          <w:rFonts w:ascii="Times New Roman" w:hAnsi="Times New Roman" w:cs="Times New Roman"/>
          <w:color w:val="000000"/>
          <w:lang w:eastAsia="zh-CN"/>
        </w:rPr>
        <w:t>periductal</w:t>
      </w:r>
      <w:proofErr w:type="spellEnd"/>
      <w:r w:rsidRPr="001F342D">
        <w:rPr>
          <w:rFonts w:ascii="Times New Roman" w:hAnsi="Times New Roman" w:cs="Times New Roman"/>
          <w:color w:val="000000"/>
          <w:lang w:eastAsia="zh-CN"/>
        </w:rPr>
        <w:t xml:space="preserve"> fibrosis. The highest values were observed in </w:t>
      </w:r>
      <w:r w:rsidRPr="001F342D">
        <w:rPr>
          <w:rFonts w:ascii="Times New Roman" w:hAnsi="Times New Roman" w:cs="Times New Roman"/>
          <w:i/>
          <w:iCs/>
          <w:color w:val="000000"/>
          <w:lang w:eastAsia="zh-CN"/>
        </w:rPr>
        <w:t xml:space="preserve">M. </w:t>
      </w:r>
      <w:proofErr w:type="spellStart"/>
      <w:r w:rsidRPr="001F342D">
        <w:rPr>
          <w:rFonts w:ascii="Times New Roman" w:hAnsi="Times New Roman" w:cs="Times New Roman"/>
          <w:i/>
          <w:iCs/>
          <w:color w:val="000000"/>
          <w:lang w:eastAsia="zh-CN"/>
        </w:rPr>
        <w:t>auratus</w:t>
      </w:r>
      <w:proofErr w:type="spellEnd"/>
      <w:r w:rsidRPr="001F342D">
        <w:rPr>
          <w:rFonts w:ascii="Times New Roman" w:hAnsi="Times New Roman" w:cs="Times New Roman"/>
          <w:color w:val="000000"/>
          <w:lang w:eastAsia="zh-CN"/>
        </w:rPr>
        <w:t xml:space="preserve">, accounting for 15% of the assessed area at 1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w:t>
      </w:r>
      <w:r w:rsidRPr="001F342D">
        <w:rPr>
          <w:rFonts w:ascii="Times New Roman" w:hAnsi="Times New Roman" w:cs="Times New Roman"/>
          <w:color w:val="000000"/>
          <w:lang w:eastAsia="zh-CN"/>
        </w:rPr>
        <w:t xml:space="preserve"> and 1</w:t>
      </w:r>
      <w:r>
        <w:rPr>
          <w:rFonts w:ascii="Times New Roman" w:hAnsi="Times New Roman" w:cs="Times New Roman"/>
          <w:color w:val="000000"/>
          <w:lang w:eastAsia="zh-CN"/>
        </w:rPr>
        <w:t>2</w:t>
      </w:r>
      <w:r w:rsidRPr="001F342D">
        <w:rPr>
          <w:rFonts w:ascii="Times New Roman" w:hAnsi="Times New Roman" w:cs="Times New Roman"/>
          <w:color w:val="000000"/>
          <w:lang w:eastAsia="zh-CN"/>
        </w:rPr>
        <w:t xml:space="preserve">% at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w:t>
      </w:r>
      <w:r w:rsidRPr="001F342D">
        <w:rPr>
          <w:rFonts w:ascii="Times New Roman" w:hAnsi="Times New Roman" w:cs="Times New Roman"/>
          <w:color w:val="000000"/>
          <w:lang w:eastAsia="zh-CN"/>
        </w:rPr>
        <w:t xml:space="preserve"> In both mouse strains, the mean area of </w:t>
      </w:r>
      <w:proofErr w:type="spellStart"/>
      <w:r w:rsidRPr="001F342D">
        <w:rPr>
          <w:rFonts w:ascii="Times New Roman" w:hAnsi="Times New Roman" w:cs="Times New Roman"/>
          <w:color w:val="000000"/>
          <w:lang w:eastAsia="zh-CN"/>
        </w:rPr>
        <w:t>cholangiofibrosis</w:t>
      </w:r>
      <w:proofErr w:type="spellEnd"/>
      <w:r w:rsidRPr="001F342D">
        <w:rPr>
          <w:rFonts w:ascii="Times New Roman" w:hAnsi="Times New Roman" w:cs="Times New Roman"/>
          <w:color w:val="000000"/>
          <w:lang w:eastAsia="zh-CN"/>
        </w:rPr>
        <w:t xml:space="preserve"> was lower than in Syrian hamsters, although it increased from 1 to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w:t>
      </w:r>
      <w:r w:rsidRPr="001F342D">
        <w:rPr>
          <w:rFonts w:ascii="Times New Roman" w:hAnsi="Times New Roman" w:cs="Times New Roman"/>
          <w:color w:val="000000"/>
          <w:lang w:eastAsia="zh-CN"/>
        </w:rPr>
        <w:t xml:space="preserve"> </w:t>
      </w:r>
      <w:r>
        <w:rPr>
          <w:rFonts w:ascii="Times New Roman" w:hAnsi="Times New Roman" w:cs="Times New Roman"/>
          <w:color w:val="000000"/>
          <w:lang w:eastAsia="zh-CN"/>
        </w:rPr>
        <w:t>(</w:t>
      </w:r>
      <w:proofErr w:type="spellStart"/>
      <w:r>
        <w:rPr>
          <w:rFonts w:ascii="Times New Roman" w:hAnsi="Times New Roman" w:cs="Times New Roman"/>
          <w:color w:val="000000"/>
          <w:lang w:eastAsia="zh-CN"/>
        </w:rPr>
        <w:t>Balb</w:t>
      </w:r>
      <w:proofErr w:type="spellEnd"/>
      <w:r>
        <w:rPr>
          <w:rFonts w:ascii="Times New Roman" w:hAnsi="Times New Roman" w:cs="Times New Roman"/>
          <w:color w:val="000000"/>
          <w:lang w:eastAsia="zh-CN"/>
        </w:rPr>
        <w:t>/c mice median value was 5.5</w:t>
      </w:r>
      <w:r w:rsidRPr="00895BB9">
        <w:rPr>
          <w:rFonts w:ascii="Times New Roman" w:hAnsi="Times New Roman" w:cs="Times New Roman"/>
          <w:color w:val="000000"/>
          <w:lang w:eastAsia="zh-CN"/>
        </w:rPr>
        <w:t xml:space="preserve"> </w:t>
      </w:r>
      <w:r w:rsidRPr="001F342D">
        <w:rPr>
          <w:rFonts w:ascii="Times New Roman" w:hAnsi="Times New Roman" w:cs="Times New Roman"/>
          <w:color w:val="000000"/>
          <w:lang w:eastAsia="zh-CN"/>
        </w:rPr>
        <w:t>µm</w:t>
      </w:r>
      <w:r>
        <w:rPr>
          <w:rFonts w:ascii="Times New Roman" w:hAnsi="Times New Roman" w:cs="Times New Roman"/>
          <w:color w:val="000000"/>
          <w:lang w:eastAsia="zh-CN"/>
        </w:rPr>
        <w:t xml:space="preserve"> at 1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and 3.2 at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C 57Bl/6j mice median value was 2.0</w:t>
      </w:r>
      <w:r w:rsidRPr="00895BB9">
        <w:rPr>
          <w:rFonts w:ascii="Times New Roman" w:hAnsi="Times New Roman" w:cs="Times New Roman"/>
          <w:color w:val="000000"/>
          <w:lang w:eastAsia="zh-CN"/>
        </w:rPr>
        <w:t xml:space="preserve"> </w:t>
      </w:r>
      <w:r w:rsidRPr="001F342D">
        <w:rPr>
          <w:rFonts w:ascii="Times New Roman" w:hAnsi="Times New Roman" w:cs="Times New Roman"/>
          <w:color w:val="000000"/>
          <w:lang w:eastAsia="zh-CN"/>
        </w:rPr>
        <w:t>µm</w:t>
      </w:r>
      <w:r>
        <w:rPr>
          <w:rFonts w:ascii="Times New Roman" w:hAnsi="Times New Roman" w:cs="Times New Roman"/>
          <w:color w:val="000000"/>
          <w:lang w:eastAsia="zh-CN"/>
        </w:rPr>
        <w:t xml:space="preserve"> at 1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and 5.0 at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w:t>
      </w:r>
      <w:r w:rsidRPr="001F342D">
        <w:rPr>
          <w:rFonts w:ascii="Times New Roman" w:hAnsi="Times New Roman" w:cs="Times New Roman"/>
          <w:color w:val="000000"/>
          <w:lang w:eastAsia="zh-CN"/>
        </w:rPr>
        <w:t xml:space="preserve">No </w:t>
      </w:r>
      <w:proofErr w:type="spellStart"/>
      <w:r w:rsidRPr="001F342D">
        <w:rPr>
          <w:rFonts w:ascii="Times New Roman" w:hAnsi="Times New Roman" w:cs="Times New Roman"/>
          <w:color w:val="000000"/>
          <w:lang w:eastAsia="zh-CN"/>
        </w:rPr>
        <w:t>cholangiofibrosis</w:t>
      </w:r>
      <w:proofErr w:type="spellEnd"/>
      <w:r w:rsidRPr="001F342D">
        <w:rPr>
          <w:rFonts w:ascii="Times New Roman" w:hAnsi="Times New Roman" w:cs="Times New Roman"/>
          <w:color w:val="000000"/>
          <w:lang w:eastAsia="zh-CN"/>
        </w:rPr>
        <w:t xml:space="preserve"> was detected in </w:t>
      </w:r>
      <w:proofErr w:type="spellStart"/>
      <w:r w:rsidRPr="001F342D">
        <w:rPr>
          <w:rFonts w:ascii="Times New Roman" w:hAnsi="Times New Roman" w:cs="Times New Roman"/>
          <w:color w:val="000000"/>
          <w:lang w:eastAsia="zh-CN"/>
        </w:rPr>
        <w:t>Wistar</w:t>
      </w:r>
      <w:proofErr w:type="spellEnd"/>
      <w:r w:rsidRPr="001F342D">
        <w:rPr>
          <w:rFonts w:ascii="Times New Roman" w:hAnsi="Times New Roman" w:cs="Times New Roman"/>
          <w:color w:val="000000"/>
          <w:lang w:eastAsia="zh-CN"/>
        </w:rPr>
        <w:t xml:space="preserve"> rats.</w:t>
      </w:r>
    </w:p>
    <w:p w14:paraId="6BC6231E" w14:textId="092D4BFD" w:rsidR="000F42BE" w:rsidRPr="00711D59" w:rsidRDefault="009D14E9" w:rsidP="009D14E9">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t xml:space="preserve">PASM silver staining (figure 4D) was performed only in hamsters and mice, due to their susceptibility to </w:t>
      </w:r>
      <w:r w:rsidRPr="001F342D">
        <w:rPr>
          <w:rFonts w:ascii="Times New Roman" w:hAnsi="Times New Roman" w:cs="Times New Roman"/>
          <w:i/>
          <w:iCs/>
          <w:color w:val="000000"/>
          <w:lang w:eastAsia="zh-CN"/>
        </w:rPr>
        <w:t xml:space="preserve">O. </w:t>
      </w:r>
      <w:proofErr w:type="spellStart"/>
      <w:r w:rsidRPr="001F342D">
        <w:rPr>
          <w:rFonts w:ascii="Times New Roman" w:hAnsi="Times New Roman" w:cs="Times New Roman"/>
          <w:i/>
          <w:iCs/>
          <w:color w:val="000000"/>
          <w:lang w:eastAsia="zh-CN"/>
        </w:rPr>
        <w:t>felineus</w:t>
      </w:r>
      <w:proofErr w:type="spellEnd"/>
      <w:r w:rsidRPr="001F342D">
        <w:rPr>
          <w:rFonts w:ascii="Times New Roman" w:hAnsi="Times New Roman" w:cs="Times New Roman"/>
          <w:color w:val="000000"/>
          <w:lang w:eastAsia="zh-CN"/>
        </w:rPr>
        <w:t xml:space="preserve"> infection. More intense staining indicated more pronounced fibrosis. The strongest silver impregnation was observed in Syrian hamsters and C57Bl/6j mice, whereas in BALB/c mice staining was less pronounced.</w:t>
      </w:r>
    </w:p>
    <w:p w14:paraId="66F86C30" w14:textId="77777777" w:rsidR="009D14E9" w:rsidRPr="00711D59" w:rsidRDefault="009D14E9" w:rsidP="009D14E9">
      <w:pPr>
        <w:spacing w:after="0" w:line="276" w:lineRule="auto"/>
        <w:jc w:val="both"/>
        <w:rPr>
          <w:rFonts w:ascii="Times New Roman" w:hAnsi="Times New Roman" w:cs="Times New Roman"/>
          <w:color w:val="000000"/>
          <w:lang w:eastAsia="zh-CN"/>
        </w:rPr>
      </w:pPr>
    </w:p>
    <w:p w14:paraId="4CCA4021" w14:textId="1F389CAB" w:rsidR="007D286B" w:rsidRPr="007D286B" w:rsidRDefault="007D286B" w:rsidP="009D14E9">
      <w:pPr>
        <w:spacing w:after="0" w:line="276" w:lineRule="auto"/>
        <w:jc w:val="both"/>
        <w:rPr>
          <w:rFonts w:ascii="Times New Roman" w:hAnsi="Times New Roman" w:cs="Times New Roman"/>
          <w:color w:val="000000"/>
          <w:lang w:val="ru-RU" w:eastAsia="zh-CN"/>
        </w:rPr>
      </w:pPr>
      <w:r w:rsidRPr="001F342D">
        <w:rPr>
          <w:rFonts w:ascii="Times New Roman" w:hAnsi="Times New Roman" w:cs="Times New Roman"/>
          <w:color w:val="000000"/>
          <w:lang w:eastAsia="zh-CN"/>
        </w:rPr>
        <w:t>Figure</w:t>
      </w:r>
      <w:r w:rsidRPr="007D286B">
        <w:rPr>
          <w:rFonts w:ascii="Times New Roman" w:hAnsi="Times New Roman" w:cs="Times New Roman"/>
          <w:color w:val="000000"/>
          <w:lang w:val="ru-RU" w:eastAsia="zh-CN"/>
        </w:rPr>
        <w:t xml:space="preserve"> 4</w:t>
      </w:r>
      <w:r>
        <w:rPr>
          <w:rFonts w:ascii="Times New Roman" w:hAnsi="Times New Roman" w:cs="Times New Roman"/>
          <w:color w:val="000000"/>
          <w:lang w:val="ru-RU" w:eastAsia="zh-CN"/>
        </w:rPr>
        <w:t xml:space="preserve"> отражает развитие фиброза печени у организма-хозяина. Уровень фиброза у Сирийских хомячков составил 29.7% от площади среза на 1-ом месяце и 24.8% на 3-м месяце. У мышей линии </w:t>
      </w:r>
      <w:proofErr w:type="spellStart"/>
      <w:r>
        <w:rPr>
          <w:rFonts w:ascii="Times New Roman" w:hAnsi="Times New Roman" w:cs="Times New Roman"/>
          <w:color w:val="000000"/>
          <w:lang w:eastAsia="zh-CN"/>
        </w:rPr>
        <w:t>Balb</w:t>
      </w:r>
      <w:proofErr w:type="spellEnd"/>
      <w:r w:rsidRPr="007D286B">
        <w:rPr>
          <w:rFonts w:ascii="Times New Roman" w:hAnsi="Times New Roman" w:cs="Times New Roman"/>
          <w:color w:val="000000"/>
          <w:lang w:val="ru-RU" w:eastAsia="zh-CN"/>
        </w:rPr>
        <w:t>/</w:t>
      </w:r>
      <w:r>
        <w:rPr>
          <w:rFonts w:ascii="Times New Roman" w:hAnsi="Times New Roman" w:cs="Times New Roman"/>
          <w:color w:val="000000"/>
          <w:lang w:eastAsia="zh-CN"/>
        </w:rPr>
        <w:t>c</w:t>
      </w:r>
      <w:r w:rsidRPr="007D286B">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 xml:space="preserve">уровень фиброза составил 9.8% и 7.7% на 1-ом и 3-м месяце инфекции соответственно. У мышей линии </w:t>
      </w:r>
      <w:r>
        <w:rPr>
          <w:rFonts w:ascii="Times New Roman" w:hAnsi="Times New Roman" w:cs="Times New Roman"/>
          <w:color w:val="000000"/>
          <w:lang w:eastAsia="zh-CN"/>
        </w:rPr>
        <w:t>C</w:t>
      </w:r>
      <w:r w:rsidRPr="007D286B">
        <w:rPr>
          <w:rFonts w:ascii="Times New Roman" w:hAnsi="Times New Roman" w:cs="Times New Roman"/>
          <w:color w:val="000000"/>
          <w:lang w:val="ru-RU" w:eastAsia="zh-CN"/>
        </w:rPr>
        <w:t>57</w:t>
      </w:r>
      <w:proofErr w:type="spellStart"/>
      <w:r>
        <w:rPr>
          <w:rFonts w:ascii="Times New Roman" w:hAnsi="Times New Roman" w:cs="Times New Roman"/>
          <w:color w:val="000000"/>
          <w:lang w:eastAsia="zh-CN"/>
        </w:rPr>
        <w:t>Bl</w:t>
      </w:r>
      <w:proofErr w:type="spellEnd"/>
      <w:r w:rsidRPr="007D286B">
        <w:rPr>
          <w:rFonts w:ascii="Times New Roman" w:hAnsi="Times New Roman" w:cs="Times New Roman"/>
          <w:color w:val="000000"/>
          <w:lang w:val="ru-RU" w:eastAsia="zh-CN"/>
        </w:rPr>
        <w:t>/6</w:t>
      </w:r>
      <w:r>
        <w:rPr>
          <w:rFonts w:ascii="Times New Roman" w:hAnsi="Times New Roman" w:cs="Times New Roman"/>
          <w:color w:val="000000"/>
          <w:lang w:eastAsia="zh-CN"/>
        </w:rPr>
        <w:t>j</w:t>
      </w:r>
      <w:r w:rsidRPr="007D286B">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 xml:space="preserve">фиброз печени был более выражен, чем у </w:t>
      </w:r>
      <w:r>
        <w:rPr>
          <w:rFonts w:ascii="Times New Roman" w:hAnsi="Times New Roman" w:cs="Times New Roman"/>
          <w:color w:val="000000"/>
          <w:lang w:eastAsia="zh-CN"/>
        </w:rPr>
        <w:t>BALB</w:t>
      </w:r>
      <w:r w:rsidRPr="007D286B">
        <w:rPr>
          <w:rFonts w:ascii="Times New Roman" w:hAnsi="Times New Roman" w:cs="Times New Roman"/>
          <w:color w:val="000000"/>
          <w:lang w:val="ru-RU" w:eastAsia="zh-CN"/>
        </w:rPr>
        <w:t>/</w:t>
      </w:r>
      <w:r>
        <w:rPr>
          <w:rFonts w:ascii="Times New Roman" w:hAnsi="Times New Roman" w:cs="Times New Roman"/>
          <w:color w:val="000000"/>
          <w:lang w:eastAsia="zh-CN"/>
        </w:rPr>
        <w:t>c</w:t>
      </w:r>
      <w:r w:rsidRPr="007D286B">
        <w:rPr>
          <w:rFonts w:ascii="Times New Roman" w:hAnsi="Times New Roman" w:cs="Times New Roman"/>
          <w:color w:val="000000"/>
          <w:lang w:val="ru-RU" w:eastAsia="zh-CN"/>
        </w:rPr>
        <w:t xml:space="preserve"> </w:t>
      </w:r>
      <w:r>
        <w:rPr>
          <w:rFonts w:ascii="Times New Roman" w:hAnsi="Times New Roman" w:cs="Times New Roman"/>
          <w:color w:val="000000"/>
          <w:lang w:eastAsia="zh-CN"/>
        </w:rPr>
        <w:t>mice</w:t>
      </w:r>
      <w:r w:rsidRPr="007D286B">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 xml:space="preserve">и составил 9.9% на 1-ом месяце и 14.9% на 3-м месяце. У крыс линии </w:t>
      </w:r>
      <w:proofErr w:type="spellStart"/>
      <w:r>
        <w:rPr>
          <w:rFonts w:ascii="Times New Roman" w:hAnsi="Times New Roman" w:cs="Times New Roman"/>
          <w:color w:val="000000"/>
          <w:lang w:eastAsia="zh-CN"/>
        </w:rPr>
        <w:t>Wistar</w:t>
      </w:r>
      <w:proofErr w:type="spellEnd"/>
      <w:r>
        <w:rPr>
          <w:rFonts w:ascii="Times New Roman" w:hAnsi="Times New Roman" w:cs="Times New Roman"/>
          <w:color w:val="000000"/>
          <w:lang w:eastAsia="zh-CN"/>
        </w:rPr>
        <w:t xml:space="preserve"> </w:t>
      </w:r>
      <w:r>
        <w:rPr>
          <w:rFonts w:ascii="Times New Roman" w:hAnsi="Times New Roman" w:cs="Times New Roman"/>
          <w:color w:val="000000"/>
          <w:lang w:val="ru-RU" w:eastAsia="zh-CN"/>
        </w:rPr>
        <w:t xml:space="preserve">фиброз не был обнаружен. </w:t>
      </w:r>
    </w:p>
    <w:p w14:paraId="192BDA1B" w14:textId="425AFF12" w:rsidR="009D14E9" w:rsidRPr="009D14E9" w:rsidRDefault="009D14E9" w:rsidP="009D14E9">
      <w:pPr>
        <w:spacing w:after="0" w:line="276" w:lineRule="auto"/>
        <w:jc w:val="both"/>
        <w:rPr>
          <w:rFonts w:ascii="Times New Roman" w:hAnsi="Times New Roman" w:cs="Times New Roman"/>
          <w:color w:val="000000"/>
          <w:lang w:val="ru-RU" w:eastAsia="zh-CN"/>
        </w:rPr>
      </w:pPr>
      <w:r>
        <w:rPr>
          <w:rFonts w:ascii="Times New Roman" w:hAnsi="Times New Roman" w:cs="Times New Roman"/>
          <w:noProof/>
          <w:color w:val="000000"/>
          <w:lang w:val="ru-RU" w:eastAsia="ru-RU"/>
        </w:rPr>
        <w:drawing>
          <wp:inline distT="0" distB="0" distL="0" distR="0" wp14:anchorId="37F83765" wp14:editId="6135C46B">
            <wp:extent cx="5760720" cy="4251960"/>
            <wp:effectExtent l="0" t="0" r="0" b="0"/>
            <wp:docPr id="2143562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37303"/>
                    <a:stretch>
                      <a:fillRect/>
                    </a:stretch>
                  </pic:blipFill>
                  <pic:spPr bwMode="auto">
                    <a:xfrm>
                      <a:off x="0" y="0"/>
                      <a:ext cx="5760720" cy="4251960"/>
                    </a:xfrm>
                    <a:prstGeom prst="rect">
                      <a:avLst/>
                    </a:prstGeom>
                    <a:noFill/>
                    <a:ln>
                      <a:noFill/>
                    </a:ln>
                    <a:extLst>
                      <a:ext uri="{53640926-AAD7-44D8-BBD7-CCE9431645EC}">
                        <a14:shadowObscured xmlns:a14="http://schemas.microsoft.com/office/drawing/2010/main"/>
                      </a:ext>
                    </a:extLst>
                  </pic:spPr>
                </pic:pic>
              </a:graphicData>
            </a:graphic>
          </wp:inline>
        </w:drawing>
      </w:r>
    </w:p>
    <w:p w14:paraId="66BD3428" w14:textId="77777777" w:rsidR="009D14E9" w:rsidRPr="00711D59" w:rsidRDefault="009D14E9" w:rsidP="009D14E9">
      <w:pPr>
        <w:spacing w:after="0" w:line="276" w:lineRule="auto"/>
        <w:jc w:val="both"/>
        <w:rPr>
          <w:rFonts w:ascii="Times New Roman" w:hAnsi="Times New Roman" w:cs="Times New Roman"/>
          <w:color w:val="000000"/>
          <w:lang w:val="ru-RU"/>
        </w:rPr>
      </w:pPr>
      <w:r w:rsidRPr="001F342D">
        <w:rPr>
          <w:rFonts w:ascii="Times New Roman" w:hAnsi="Times New Roman" w:cs="Times New Roman"/>
          <w:color w:val="000000"/>
        </w:rPr>
        <w:t xml:space="preserve">Figure 4. Fibrosis representation while </w:t>
      </w:r>
      <w:r w:rsidRPr="001F342D">
        <w:rPr>
          <w:rFonts w:ascii="Times New Roman" w:hAnsi="Times New Roman" w:cs="Times New Roman"/>
          <w:i/>
          <w:iCs/>
          <w:color w:val="000000"/>
        </w:rPr>
        <w:t xml:space="preserve">O. </w:t>
      </w:r>
      <w:proofErr w:type="spellStart"/>
      <w:r w:rsidRPr="001F342D">
        <w:rPr>
          <w:rFonts w:ascii="Times New Roman" w:hAnsi="Times New Roman" w:cs="Times New Roman"/>
          <w:i/>
          <w:iCs/>
          <w:color w:val="000000"/>
        </w:rPr>
        <w:t>felineus</w:t>
      </w:r>
      <w:proofErr w:type="spellEnd"/>
      <w:r w:rsidRPr="001F342D">
        <w:rPr>
          <w:rFonts w:ascii="Times New Roman" w:hAnsi="Times New Roman" w:cs="Times New Roman"/>
          <w:color w:val="000000"/>
        </w:rPr>
        <w:t xml:space="preserve"> infection among different experimental animals. *P&lt;0.05; **P&lt;0.01</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Pr>
          <w:rFonts w:ascii="Times New Roman" w:hAnsi="Times New Roman" w:cs="Times New Roman"/>
          <w:b/>
          <w:bCs/>
          <w:color w:val="000000"/>
        </w:rPr>
        <w:t>$</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BALB/c mice </w:t>
      </w:r>
      <w:r w:rsidRPr="001F342D">
        <w:rPr>
          <w:rFonts w:ascii="Times New Roman" w:hAnsi="Times New Roman" w:cs="Times New Roman"/>
          <w:color w:val="000000"/>
        </w:rPr>
        <w:t>of the same age</w:t>
      </w:r>
      <w:r>
        <w:rPr>
          <w:rFonts w:ascii="Times New Roman" w:hAnsi="Times New Roman" w:cs="Times New Roman"/>
          <w:color w:val="000000"/>
        </w:rPr>
        <w:t>;</w:t>
      </w:r>
      <w:r w:rsidRPr="00F723D8">
        <w:rPr>
          <w:rFonts w:ascii="Times New Roman" w:hAnsi="Times New Roman" w:cs="Times New Roman"/>
          <w:b/>
          <w:bCs/>
          <w:color w:val="000000"/>
        </w:rPr>
        <w:t xml:space="preserve"> +</w:t>
      </w:r>
      <w:r w:rsidRPr="001F342D">
        <w:rPr>
          <w:rFonts w:ascii="Times New Roman" w:hAnsi="Times New Roman" w:cs="Times New Roman"/>
          <w:color w:val="000000"/>
        </w:rPr>
        <w:t xml:space="preserve">P&lt;0.05 </w:t>
      </w:r>
      <w:r>
        <w:rPr>
          <w:rFonts w:ascii="Times New Roman" w:hAnsi="Times New Roman" w:cs="Times New Roman"/>
          <w:color w:val="000000"/>
        </w:rPr>
        <w:lastRenderedPageBreak/>
        <w:t xml:space="preserve">vs C57Bl/6j mice </w:t>
      </w:r>
      <w:r w:rsidRPr="001F342D">
        <w:rPr>
          <w:rFonts w:ascii="Times New Roman" w:hAnsi="Times New Roman" w:cs="Times New Roman"/>
          <w:color w:val="000000"/>
        </w:rPr>
        <w:t>of the same age</w:t>
      </w:r>
      <w:r>
        <w:rPr>
          <w:rFonts w:ascii="Times New Roman" w:hAnsi="Times New Roman" w:cs="Times New Roman"/>
          <w:color w:val="000000"/>
        </w:rPr>
        <w:t>;</w:t>
      </w:r>
      <w:r w:rsidRPr="001F342D">
        <w:rPr>
          <w:rFonts w:ascii="Times New Roman" w:hAnsi="Times New Roman" w:cs="Times New Roman"/>
          <w:color w:val="000000"/>
        </w:rPr>
        <w:t xml:space="preserve"> #P&lt;0.05</w:t>
      </w:r>
      <w:r>
        <w:rPr>
          <w:rFonts w:ascii="Times New Roman" w:hAnsi="Times New Roman" w:cs="Times New Roman"/>
          <w:color w:val="000000"/>
        </w:rPr>
        <w:t xml:space="preserve">, </w:t>
      </w:r>
      <w:r w:rsidRPr="001F342D">
        <w:rPr>
          <w:rFonts w:ascii="Times New Roman" w:hAnsi="Times New Roman" w:cs="Times New Roman"/>
          <w:color w:val="000000"/>
        </w:rPr>
        <w:t>#</w:t>
      </w:r>
      <w:r>
        <w:rPr>
          <w:rFonts w:ascii="Times New Roman" w:hAnsi="Times New Roman" w:cs="Times New Roman"/>
          <w:color w:val="000000"/>
        </w:rPr>
        <w:t>#</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 A. </w:t>
      </w:r>
      <w:r>
        <w:rPr>
          <w:rFonts w:ascii="Times New Roman" w:hAnsi="Times New Roman" w:cs="Times New Roman"/>
          <w:color w:val="000000"/>
        </w:rPr>
        <w:t>T</w:t>
      </w:r>
      <w:r w:rsidRPr="001F342D">
        <w:rPr>
          <w:rFonts w:ascii="Times New Roman" w:hAnsi="Times New Roman" w:cs="Times New Roman"/>
          <w:color w:val="000000"/>
        </w:rPr>
        <w:t xml:space="preserve">hickness </w:t>
      </w:r>
      <w:r>
        <w:rPr>
          <w:rFonts w:ascii="Times New Roman" w:hAnsi="Times New Roman" w:cs="Times New Roman"/>
          <w:color w:val="000000"/>
        </w:rPr>
        <w:t xml:space="preserve">of </w:t>
      </w:r>
      <w:proofErr w:type="spellStart"/>
      <w:r>
        <w:rPr>
          <w:rFonts w:ascii="Times New Roman" w:hAnsi="Times New Roman" w:cs="Times New Roman"/>
          <w:color w:val="000000"/>
        </w:rPr>
        <w:t>p</w:t>
      </w:r>
      <w:r w:rsidRPr="001F342D">
        <w:rPr>
          <w:rFonts w:ascii="Times New Roman" w:hAnsi="Times New Roman" w:cs="Times New Roman"/>
          <w:color w:val="000000"/>
        </w:rPr>
        <w:t>eriductal</w:t>
      </w:r>
      <w:proofErr w:type="spellEnd"/>
      <w:r w:rsidRPr="001F342D">
        <w:rPr>
          <w:rFonts w:ascii="Times New Roman" w:hAnsi="Times New Roman" w:cs="Times New Roman"/>
          <w:color w:val="000000"/>
        </w:rPr>
        <w:t xml:space="preserve"> fibrosis thickness; B </w:t>
      </w:r>
      <w:proofErr w:type="spellStart"/>
      <w:r w:rsidRPr="001F342D">
        <w:rPr>
          <w:rFonts w:ascii="Times New Roman" w:hAnsi="Times New Roman" w:cs="Times New Roman"/>
          <w:color w:val="000000"/>
        </w:rPr>
        <w:t>Cholangiofibrosis</w:t>
      </w:r>
      <w:proofErr w:type="spellEnd"/>
      <w:r w:rsidRPr="001F342D">
        <w:rPr>
          <w:rFonts w:ascii="Times New Roman" w:hAnsi="Times New Roman" w:cs="Times New Roman"/>
          <w:color w:val="000000"/>
        </w:rPr>
        <w:t xml:space="preserve"> area; C. Masson’s trichrome staining. Arrows point fibrosis; D. P.A.S.M-silver staining. Fibrosis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reveals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with</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black</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color</w:t>
      </w:r>
      <w:r w:rsidRPr="00711D59">
        <w:rPr>
          <w:rFonts w:ascii="Times New Roman" w:hAnsi="Times New Roman" w:cs="Times New Roman"/>
          <w:color w:val="000000"/>
          <w:lang w:val="ru-RU"/>
        </w:rPr>
        <w:t>.</w:t>
      </w:r>
    </w:p>
    <w:p w14:paraId="0386C2F8" w14:textId="77777777" w:rsidR="009D14E9" w:rsidRDefault="009D14E9" w:rsidP="009D14E9">
      <w:pPr>
        <w:spacing w:after="0" w:line="276" w:lineRule="auto"/>
        <w:jc w:val="both"/>
        <w:rPr>
          <w:rFonts w:ascii="Times New Roman" w:hAnsi="Times New Roman" w:cs="Times New Roman"/>
          <w:color w:val="000000"/>
          <w:lang w:val="ru-RU"/>
        </w:rPr>
      </w:pPr>
    </w:p>
    <w:p w14:paraId="5C1A401D" w14:textId="77777777" w:rsidR="007D286B" w:rsidRDefault="007D286B" w:rsidP="009D14E9">
      <w:pPr>
        <w:spacing w:after="0" w:line="276" w:lineRule="auto"/>
        <w:jc w:val="both"/>
        <w:rPr>
          <w:rFonts w:ascii="Times New Roman" w:hAnsi="Times New Roman" w:cs="Times New Roman"/>
          <w:color w:val="000000"/>
          <w:lang w:val="ru-RU"/>
        </w:rPr>
      </w:pPr>
    </w:p>
    <w:p w14:paraId="716E89DA" w14:textId="3A29D4B0" w:rsidR="007D286B" w:rsidRPr="009378EF" w:rsidRDefault="007D286B" w:rsidP="009D14E9">
      <w:pPr>
        <w:spacing w:after="0" w:line="276" w:lineRule="auto"/>
        <w:jc w:val="both"/>
        <w:rPr>
          <w:rFonts w:ascii="Times New Roman" w:hAnsi="Times New Roman" w:cs="Times New Roman"/>
          <w:color w:val="000000"/>
          <w:lang w:val="ru-RU"/>
        </w:rPr>
      </w:pPr>
      <w:commentRangeStart w:id="163"/>
      <w:r>
        <w:rPr>
          <w:rFonts w:ascii="Times New Roman" w:hAnsi="Times New Roman" w:cs="Times New Roman"/>
          <w:color w:val="000000"/>
          <w:lang w:val="ru-RU"/>
        </w:rPr>
        <w:t xml:space="preserve">Помимо этого, было произведено </w:t>
      </w:r>
      <w:r>
        <w:rPr>
          <w:rFonts w:ascii="Times New Roman" w:hAnsi="Times New Roman" w:cs="Times New Roman"/>
          <w:color w:val="000000"/>
        </w:rPr>
        <w:t>whole</w:t>
      </w:r>
      <w:r w:rsidRPr="007D286B">
        <w:rPr>
          <w:rFonts w:ascii="Times New Roman" w:hAnsi="Times New Roman" w:cs="Times New Roman"/>
          <w:color w:val="000000"/>
          <w:lang w:val="ru-RU"/>
        </w:rPr>
        <w:t xml:space="preserve"> </w:t>
      </w:r>
      <w:r>
        <w:rPr>
          <w:rFonts w:ascii="Times New Roman" w:hAnsi="Times New Roman" w:cs="Times New Roman"/>
          <w:color w:val="000000"/>
        </w:rPr>
        <w:t>slide</w:t>
      </w:r>
      <w:r w:rsidRPr="007D286B">
        <w:rPr>
          <w:rFonts w:ascii="Times New Roman" w:hAnsi="Times New Roman" w:cs="Times New Roman"/>
          <w:color w:val="000000"/>
          <w:lang w:val="ru-RU"/>
        </w:rPr>
        <w:t xml:space="preserve"> </w:t>
      </w:r>
      <w:r>
        <w:rPr>
          <w:rFonts w:ascii="Times New Roman" w:hAnsi="Times New Roman" w:cs="Times New Roman"/>
          <w:color w:val="000000"/>
          <w:lang w:val="ru-RU"/>
        </w:rPr>
        <w:t>исследование печени у представленных четырех лабораторных животных 3</w:t>
      </w:r>
      <w:r>
        <w:rPr>
          <w:rFonts w:ascii="Times New Roman" w:hAnsi="Times New Roman" w:cs="Times New Roman"/>
          <w:color w:val="000000"/>
        </w:rPr>
        <w:t>m</w:t>
      </w:r>
      <w:r w:rsidRPr="007D286B">
        <w:rPr>
          <w:rFonts w:ascii="Times New Roman" w:hAnsi="Times New Roman" w:cs="Times New Roman"/>
          <w:color w:val="000000"/>
          <w:lang w:val="ru-RU"/>
        </w:rPr>
        <w:t>.</w:t>
      </w:r>
      <w:r>
        <w:rPr>
          <w:rFonts w:ascii="Times New Roman" w:hAnsi="Times New Roman" w:cs="Times New Roman"/>
          <w:color w:val="000000"/>
        </w:rPr>
        <w:t>p</w:t>
      </w:r>
      <w:r w:rsidRPr="007D286B">
        <w:rPr>
          <w:rFonts w:ascii="Times New Roman" w:hAnsi="Times New Roman" w:cs="Times New Roman"/>
          <w:color w:val="000000"/>
          <w:lang w:val="ru-RU"/>
        </w:rPr>
        <w:t>.</w:t>
      </w:r>
      <w:proofErr w:type="spellStart"/>
      <w:r>
        <w:rPr>
          <w:rFonts w:ascii="Times New Roman" w:hAnsi="Times New Roman" w:cs="Times New Roman"/>
          <w:color w:val="000000"/>
        </w:rPr>
        <w:t>i</w:t>
      </w:r>
      <w:proofErr w:type="spellEnd"/>
      <w:r w:rsidRPr="007D286B">
        <w:rPr>
          <w:rFonts w:ascii="Times New Roman" w:hAnsi="Times New Roman" w:cs="Times New Roman"/>
          <w:color w:val="000000"/>
          <w:lang w:val="ru-RU"/>
        </w:rPr>
        <w:t>.</w:t>
      </w:r>
      <w:r>
        <w:rPr>
          <w:rFonts w:ascii="Times New Roman" w:hAnsi="Times New Roman" w:cs="Times New Roman"/>
          <w:color w:val="000000"/>
          <w:lang w:val="ru-RU"/>
        </w:rPr>
        <w:t xml:space="preserve">, а также у человека. </w:t>
      </w:r>
      <w:commentRangeEnd w:id="163"/>
      <w:r w:rsidR="00944905">
        <w:rPr>
          <w:rStyle w:val="af"/>
        </w:rPr>
        <w:commentReference w:id="163"/>
      </w:r>
      <w:r>
        <w:rPr>
          <w:rFonts w:ascii="Times New Roman" w:hAnsi="Times New Roman" w:cs="Times New Roman"/>
          <w:color w:val="000000"/>
          <w:lang w:val="ru-RU"/>
        </w:rPr>
        <w:t xml:space="preserve">У мышей линии </w:t>
      </w:r>
      <w:proofErr w:type="spellStart"/>
      <w:r>
        <w:rPr>
          <w:rFonts w:ascii="Times New Roman" w:hAnsi="Times New Roman" w:cs="Times New Roman"/>
          <w:color w:val="000000"/>
        </w:rPr>
        <w:t>Balb</w:t>
      </w:r>
      <w:proofErr w:type="spellEnd"/>
      <w:r w:rsidRPr="007D286B">
        <w:rPr>
          <w:rFonts w:ascii="Times New Roman" w:hAnsi="Times New Roman" w:cs="Times New Roman"/>
          <w:color w:val="000000"/>
          <w:lang w:val="ru-RU"/>
        </w:rPr>
        <w:t>/</w:t>
      </w:r>
      <w:r>
        <w:rPr>
          <w:rFonts w:ascii="Times New Roman" w:hAnsi="Times New Roman" w:cs="Times New Roman"/>
          <w:color w:val="000000"/>
        </w:rPr>
        <w:t>c</w:t>
      </w:r>
      <w:r w:rsidRPr="007D286B">
        <w:rPr>
          <w:rFonts w:ascii="Times New Roman" w:hAnsi="Times New Roman" w:cs="Times New Roman"/>
          <w:color w:val="000000"/>
          <w:lang w:val="ru-RU"/>
        </w:rPr>
        <w:t xml:space="preserve"> </w:t>
      </w:r>
      <w:r>
        <w:rPr>
          <w:rFonts w:ascii="Times New Roman" w:hAnsi="Times New Roman" w:cs="Times New Roman"/>
          <w:color w:val="000000"/>
          <w:lang w:val="ru-RU"/>
        </w:rPr>
        <w:t>были детектированы более продвинутые неопластические изменения эпителия желчных протоков, которые были аналогичны тому, что мы наблюдаем у людей после длительной хронической инфекции</w:t>
      </w:r>
      <w:r w:rsidR="009378EF">
        <w:rPr>
          <w:rFonts w:ascii="Times New Roman" w:hAnsi="Times New Roman" w:cs="Times New Roman"/>
          <w:color w:val="000000"/>
          <w:lang w:val="ru-RU"/>
        </w:rPr>
        <w:t>, однако фиброз был менее выражен.</w:t>
      </w:r>
      <w:r>
        <w:rPr>
          <w:rFonts w:ascii="Times New Roman" w:hAnsi="Times New Roman" w:cs="Times New Roman"/>
          <w:color w:val="000000"/>
          <w:lang w:val="ru-RU"/>
        </w:rPr>
        <w:t xml:space="preserve"> </w:t>
      </w:r>
      <w:r w:rsidR="009378EF">
        <w:rPr>
          <w:rFonts w:ascii="Times New Roman" w:hAnsi="Times New Roman" w:cs="Times New Roman"/>
          <w:color w:val="000000"/>
          <w:lang w:val="ru-RU"/>
        </w:rPr>
        <w:t xml:space="preserve">Также, стоит отметить наличие высокой внутригрупповой вариабельности уровня фиброза у </w:t>
      </w:r>
      <w:proofErr w:type="spellStart"/>
      <w:r w:rsidR="009378EF">
        <w:rPr>
          <w:rFonts w:ascii="Times New Roman" w:hAnsi="Times New Roman" w:cs="Times New Roman"/>
          <w:color w:val="000000"/>
        </w:rPr>
        <w:t>Balb</w:t>
      </w:r>
      <w:proofErr w:type="spellEnd"/>
      <w:r w:rsidR="009378EF" w:rsidRPr="009378EF">
        <w:rPr>
          <w:rFonts w:ascii="Times New Roman" w:hAnsi="Times New Roman" w:cs="Times New Roman"/>
          <w:color w:val="000000"/>
          <w:lang w:val="ru-RU"/>
        </w:rPr>
        <w:t>/</w:t>
      </w:r>
      <w:r w:rsidR="009378EF">
        <w:rPr>
          <w:rFonts w:ascii="Times New Roman" w:hAnsi="Times New Roman" w:cs="Times New Roman"/>
          <w:color w:val="000000"/>
        </w:rPr>
        <w:t>c</w:t>
      </w:r>
      <w:r w:rsidR="009378EF" w:rsidRPr="009378EF">
        <w:rPr>
          <w:rFonts w:ascii="Times New Roman" w:hAnsi="Times New Roman" w:cs="Times New Roman"/>
          <w:color w:val="000000"/>
          <w:lang w:val="ru-RU"/>
        </w:rPr>
        <w:t xml:space="preserve"> </w:t>
      </w:r>
      <w:r w:rsidR="009378EF">
        <w:rPr>
          <w:rFonts w:ascii="Times New Roman" w:hAnsi="Times New Roman" w:cs="Times New Roman"/>
          <w:color w:val="000000"/>
          <w:lang w:val="ru-RU"/>
        </w:rPr>
        <w:t xml:space="preserve">мышей на первом месяце. Изменения эпителия желчных у мышей линии </w:t>
      </w:r>
      <w:r w:rsidR="009378EF">
        <w:rPr>
          <w:rFonts w:ascii="Times New Roman" w:hAnsi="Times New Roman" w:cs="Times New Roman"/>
          <w:color w:val="000000"/>
        </w:rPr>
        <w:t>C</w:t>
      </w:r>
      <w:r w:rsidR="009378EF" w:rsidRPr="009378EF">
        <w:rPr>
          <w:rFonts w:ascii="Times New Roman" w:hAnsi="Times New Roman" w:cs="Times New Roman"/>
          <w:color w:val="000000"/>
          <w:lang w:val="ru-RU"/>
        </w:rPr>
        <w:t>57</w:t>
      </w:r>
      <w:proofErr w:type="spellStart"/>
      <w:r w:rsidR="009378EF">
        <w:rPr>
          <w:rFonts w:ascii="Times New Roman" w:hAnsi="Times New Roman" w:cs="Times New Roman"/>
          <w:color w:val="000000"/>
        </w:rPr>
        <w:t>bl</w:t>
      </w:r>
      <w:proofErr w:type="spellEnd"/>
      <w:r w:rsidR="009378EF" w:rsidRPr="009378EF">
        <w:rPr>
          <w:rFonts w:ascii="Times New Roman" w:hAnsi="Times New Roman" w:cs="Times New Roman"/>
          <w:color w:val="000000"/>
          <w:lang w:val="ru-RU"/>
        </w:rPr>
        <w:t>/6</w:t>
      </w:r>
      <w:r w:rsidR="009378EF">
        <w:rPr>
          <w:rFonts w:ascii="Times New Roman" w:hAnsi="Times New Roman" w:cs="Times New Roman"/>
          <w:color w:val="000000"/>
        </w:rPr>
        <w:t>j</w:t>
      </w:r>
      <w:r w:rsidR="009378EF" w:rsidRPr="009378EF">
        <w:rPr>
          <w:rFonts w:ascii="Times New Roman" w:hAnsi="Times New Roman" w:cs="Times New Roman"/>
          <w:color w:val="000000"/>
          <w:lang w:val="ru-RU"/>
        </w:rPr>
        <w:t xml:space="preserve"> </w:t>
      </w:r>
      <w:r w:rsidR="009378EF">
        <w:rPr>
          <w:rFonts w:ascii="Times New Roman" w:hAnsi="Times New Roman" w:cs="Times New Roman"/>
          <w:color w:val="000000"/>
          <w:lang w:val="ru-RU"/>
        </w:rPr>
        <w:t xml:space="preserve">и у Сирийских хомячков изменения эпителия были сходные и отражали менее длительный период инфекции у человека (ранний хронический). Уровень фиброза также был сходен у этих лабораторных животных и человека. </w:t>
      </w:r>
    </w:p>
    <w:p w14:paraId="0AB5DBDB" w14:textId="4A4275D1" w:rsidR="000F42BE" w:rsidRPr="007D286B" w:rsidRDefault="001A1852" w:rsidP="001A1852">
      <w:pPr>
        <w:spacing w:after="0" w:line="276" w:lineRule="auto"/>
        <w:jc w:val="both"/>
        <w:rPr>
          <w:rFonts w:ascii="Times New Roman" w:hAnsi="Times New Roman" w:cs="Times New Roman"/>
          <w:b/>
          <w:bCs/>
          <w:color w:val="000000"/>
          <w:lang w:val="ru-RU"/>
        </w:rPr>
      </w:pPr>
      <w:r>
        <w:rPr>
          <w:rFonts w:ascii="Times New Roman" w:hAnsi="Times New Roman" w:cs="Times New Roman"/>
          <w:noProof/>
          <w:color w:val="000000"/>
          <w:lang w:val="ru-RU" w:eastAsia="ru-RU"/>
        </w:rPr>
        <w:drawing>
          <wp:inline distT="0" distB="0" distL="0" distR="0" wp14:anchorId="72AEC005" wp14:editId="366D4096">
            <wp:extent cx="5928360" cy="3886200"/>
            <wp:effectExtent l="0" t="0" r="0" b="0"/>
            <wp:docPr id="9221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8360" cy="3886200"/>
                    </a:xfrm>
                    <a:prstGeom prst="rect">
                      <a:avLst/>
                    </a:prstGeom>
                    <a:noFill/>
                    <a:ln>
                      <a:noFill/>
                    </a:ln>
                  </pic:spPr>
                </pic:pic>
              </a:graphicData>
            </a:graphic>
          </wp:inline>
        </w:drawing>
      </w:r>
    </w:p>
    <w:p w14:paraId="3674BC76" w14:textId="2B3E28F4" w:rsidR="00EA61AB" w:rsidRPr="00A020F2" w:rsidRDefault="006B4D5E" w:rsidP="0053690B">
      <w:pPr>
        <w:spacing w:after="0" w:line="276" w:lineRule="auto"/>
        <w:ind w:firstLine="567"/>
        <w:jc w:val="both"/>
        <w:rPr>
          <w:rFonts w:ascii="Times New Roman" w:hAnsi="Times New Roman" w:cs="Times New Roman"/>
          <w:b/>
          <w:bCs/>
          <w:color w:val="000000"/>
          <w:lang w:val="ru-RU"/>
        </w:rPr>
      </w:pPr>
      <w:r w:rsidRPr="006B4D5E">
        <w:rPr>
          <w:rFonts w:ascii="Times New Roman" w:hAnsi="Times New Roman" w:cs="Times New Roman"/>
          <w:b/>
          <w:bCs/>
          <w:color w:val="000000"/>
        </w:rPr>
        <w:t>Discussion</w:t>
      </w:r>
    </w:p>
    <w:p w14:paraId="78F98EE9" w14:textId="42AEDA88" w:rsidR="00036121" w:rsidRPr="00166D23" w:rsidRDefault="00036121" w:rsidP="00D76CBC">
      <w:pPr>
        <w:spacing w:after="0" w:line="276" w:lineRule="auto"/>
        <w:ind w:firstLine="567"/>
        <w:jc w:val="both"/>
        <w:rPr>
          <w:rFonts w:ascii="Times New Roman" w:hAnsi="Times New Roman" w:cs="Times New Roman"/>
          <w:lang w:val="ru-RU"/>
        </w:rPr>
      </w:pPr>
      <w:commentRangeStart w:id="164"/>
      <w:r w:rsidRPr="00166D23">
        <w:rPr>
          <w:rFonts w:ascii="Times New Roman" w:hAnsi="Times New Roman" w:cs="Times New Roman"/>
          <w:lang w:val="ru-RU"/>
        </w:rPr>
        <w:t xml:space="preserve">Выбор </w:t>
      </w:r>
      <w:r w:rsidR="002B43DE">
        <w:rPr>
          <w:rFonts w:ascii="Times New Roman" w:hAnsi="Times New Roman" w:cs="Times New Roman"/>
          <w:lang w:val="ru-RU"/>
        </w:rPr>
        <w:t xml:space="preserve">адекватной лабораторной модели необходим для </w:t>
      </w:r>
      <w:r w:rsidRPr="00166D23">
        <w:rPr>
          <w:rFonts w:ascii="Times New Roman" w:hAnsi="Times New Roman" w:cs="Times New Roman"/>
          <w:lang w:val="ru-RU"/>
        </w:rPr>
        <w:t>корректной интерпретации результатов</w:t>
      </w:r>
      <w:r w:rsidR="00C738C9">
        <w:rPr>
          <w:rFonts w:ascii="Times New Roman" w:hAnsi="Times New Roman" w:cs="Times New Roman"/>
          <w:lang w:val="ru-RU"/>
        </w:rPr>
        <w:t>.</w:t>
      </w:r>
      <w:r w:rsidRPr="00166D23">
        <w:rPr>
          <w:rFonts w:ascii="Times New Roman" w:hAnsi="Times New Roman" w:cs="Times New Roman"/>
          <w:lang w:val="ru-RU"/>
        </w:rPr>
        <w:t xml:space="preserve"> </w:t>
      </w:r>
      <w:commentRangeEnd w:id="164"/>
      <w:r w:rsidR="00944905">
        <w:rPr>
          <w:rStyle w:val="af"/>
        </w:rPr>
        <w:commentReference w:id="164"/>
      </w:r>
      <w:r w:rsidR="00C738C9">
        <w:rPr>
          <w:rFonts w:ascii="Times New Roman" w:hAnsi="Times New Roman" w:cs="Times New Roman"/>
          <w:lang w:val="ru-RU"/>
        </w:rPr>
        <w:t>Р</w:t>
      </w:r>
      <w:r w:rsidRPr="00166D23">
        <w:rPr>
          <w:rFonts w:ascii="Times New Roman" w:hAnsi="Times New Roman" w:cs="Times New Roman"/>
          <w:lang w:val="ru-RU"/>
        </w:rPr>
        <w:t xml:space="preserve">езистентный или частично восприимчивый вид может не воспроизводить </w:t>
      </w:r>
      <w:r w:rsidR="006A612C">
        <w:rPr>
          <w:rFonts w:ascii="Times New Roman" w:hAnsi="Times New Roman" w:cs="Times New Roman"/>
          <w:lang w:val="ru-RU"/>
        </w:rPr>
        <w:t>патогенез заболевания</w:t>
      </w:r>
      <w:r w:rsidR="00892FC6">
        <w:rPr>
          <w:rFonts w:ascii="Times New Roman" w:hAnsi="Times New Roman" w:cs="Times New Roman"/>
          <w:lang w:val="ru-RU"/>
        </w:rPr>
        <w:t xml:space="preserve"> в полной мере</w:t>
      </w:r>
      <w:r w:rsidRPr="00166D23">
        <w:rPr>
          <w:rFonts w:ascii="Times New Roman" w:hAnsi="Times New Roman" w:cs="Times New Roman"/>
          <w:lang w:val="ru-RU"/>
        </w:rPr>
        <w:t xml:space="preserve">, что </w:t>
      </w:r>
      <w:r w:rsidR="00E546BF">
        <w:rPr>
          <w:rFonts w:ascii="Times New Roman" w:hAnsi="Times New Roman" w:cs="Times New Roman"/>
          <w:lang w:val="ru-RU"/>
        </w:rPr>
        <w:t>может привести к неверным выводам</w:t>
      </w:r>
      <w:r w:rsidRPr="00166D23">
        <w:rPr>
          <w:rFonts w:ascii="Times New Roman" w:hAnsi="Times New Roman" w:cs="Times New Roman"/>
          <w:lang w:val="ru-RU"/>
        </w:rPr>
        <w:t xml:space="preserve"> </w:t>
      </w:r>
      <w:r w:rsidR="00B264A2">
        <w:rPr>
          <w:rFonts w:ascii="Times New Roman" w:hAnsi="Times New Roman" w:cs="Times New Roman"/>
          <w:lang w:val="ru-RU"/>
        </w:rPr>
        <w:t xml:space="preserve">исследования </w:t>
      </w:r>
      <w:r w:rsidRPr="00166D23">
        <w:rPr>
          <w:rFonts w:ascii="Times New Roman" w:hAnsi="Times New Roman" w:cs="Times New Roman"/>
          <w:lang w:val="ru-RU"/>
        </w:rPr>
        <w:t>(</w:t>
      </w:r>
      <w:proofErr w:type="spellStart"/>
      <w:r w:rsidRPr="00166D23">
        <w:rPr>
          <w:rFonts w:ascii="Times New Roman" w:hAnsi="Times New Roman" w:cs="Times New Roman"/>
          <w:lang w:val="ru-RU"/>
        </w:rPr>
        <w:t>Tangkawattana</w:t>
      </w:r>
      <w:proofErr w:type="spellEnd"/>
      <w:r w:rsidRPr="00166D23">
        <w:rPr>
          <w:rFonts w:ascii="Times New Roman"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hAnsi="Times New Roman" w:cs="Times New Roman"/>
          <w:lang w:val="ru-RU"/>
        </w:rPr>
        <w:t>., 2024). Эт</w:t>
      </w:r>
      <w:r w:rsidR="00167C32">
        <w:rPr>
          <w:rFonts w:ascii="Times New Roman" w:hAnsi="Times New Roman" w:cs="Times New Roman"/>
          <w:lang w:val="ru-RU"/>
        </w:rPr>
        <w:t xml:space="preserve">а проблема </w:t>
      </w:r>
      <w:r w:rsidRPr="00166D23">
        <w:rPr>
          <w:rFonts w:ascii="Times New Roman" w:hAnsi="Times New Roman" w:cs="Times New Roman"/>
          <w:lang w:val="ru-RU"/>
        </w:rPr>
        <w:t>особенно актуальн</w:t>
      </w:r>
      <w:r w:rsidR="00167C32">
        <w:rPr>
          <w:rFonts w:ascii="Times New Roman" w:hAnsi="Times New Roman" w:cs="Times New Roman"/>
          <w:lang w:val="ru-RU"/>
        </w:rPr>
        <w:t>а</w:t>
      </w:r>
      <w:r w:rsidRPr="00166D23">
        <w:rPr>
          <w:rFonts w:ascii="Times New Roman" w:hAnsi="Times New Roman" w:cs="Times New Roman"/>
          <w:lang w:val="ru-RU"/>
        </w:rPr>
        <w:t xml:space="preserve"> применительно к </w:t>
      </w:r>
      <w:r w:rsidR="00B921F5">
        <w:rPr>
          <w:rFonts w:ascii="Times New Roman" w:hAnsi="Times New Roman" w:cs="Times New Roman"/>
          <w:lang w:val="ru-RU"/>
        </w:rPr>
        <w:t>изучению</w:t>
      </w:r>
      <w:r w:rsidR="00760379">
        <w:rPr>
          <w:rFonts w:ascii="Times New Roman" w:hAnsi="Times New Roman" w:cs="Times New Roman"/>
          <w:lang w:val="ru-RU"/>
        </w:rPr>
        <w:t xml:space="preserve"> системного ответа</w:t>
      </w:r>
      <w:r w:rsidRPr="00166D23">
        <w:rPr>
          <w:rFonts w:ascii="Times New Roman" w:hAnsi="Times New Roman" w:cs="Times New Roman"/>
          <w:lang w:val="ru-RU"/>
        </w:rPr>
        <w:t xml:space="preserve"> </w:t>
      </w:r>
      <w:r w:rsidRPr="00032D9C">
        <w:rPr>
          <w:rFonts w:ascii="Times New Roman" w:hAnsi="Times New Roman" w:cs="Times New Roman"/>
          <w:i/>
          <w:iCs/>
        </w:rPr>
        <w:t>O</w:t>
      </w:r>
      <w:r w:rsidRPr="00760379">
        <w:rPr>
          <w:rFonts w:ascii="Times New Roman" w:hAnsi="Times New Roman" w:cs="Times New Roman"/>
          <w:i/>
          <w:iCs/>
          <w:lang w:val="ru-RU"/>
        </w:rPr>
        <w:t xml:space="preserve">. </w:t>
      </w:r>
      <w:proofErr w:type="spellStart"/>
      <w:r w:rsidRPr="00032D9C">
        <w:rPr>
          <w:rFonts w:ascii="Times New Roman" w:hAnsi="Times New Roman" w:cs="Times New Roman"/>
          <w:i/>
          <w:iCs/>
        </w:rPr>
        <w:t>felineus</w:t>
      </w:r>
      <w:proofErr w:type="spellEnd"/>
      <w:r w:rsidR="006F61C2" w:rsidRPr="00760379">
        <w:rPr>
          <w:rFonts w:ascii="Times New Roman" w:hAnsi="Times New Roman" w:cs="Times New Roman"/>
          <w:lang w:val="ru-RU"/>
        </w:rPr>
        <w:t xml:space="preserve"> </w:t>
      </w:r>
      <w:r w:rsidR="006F61C2">
        <w:rPr>
          <w:rFonts w:ascii="Times New Roman" w:hAnsi="Times New Roman" w:cs="Times New Roman"/>
        </w:rPr>
        <w:t>infection</w:t>
      </w:r>
      <w:r w:rsidR="00E42746" w:rsidRPr="00760379">
        <w:rPr>
          <w:rFonts w:ascii="Times New Roman" w:hAnsi="Times New Roman" w:cs="Times New Roman"/>
          <w:lang w:val="ru-RU"/>
        </w:rPr>
        <w:t xml:space="preserve">, </w:t>
      </w:r>
      <w:r w:rsidR="004F5D97">
        <w:rPr>
          <w:rFonts w:ascii="Times New Roman" w:hAnsi="Times New Roman" w:cs="Times New Roman"/>
          <w:lang w:val="ru-RU"/>
        </w:rPr>
        <w:t>где</w:t>
      </w:r>
      <w:r w:rsidR="004F5D97" w:rsidRPr="00760379">
        <w:rPr>
          <w:rFonts w:ascii="Times New Roman" w:hAnsi="Times New Roman" w:cs="Times New Roman"/>
          <w:lang w:val="ru-RU"/>
        </w:rPr>
        <w:t xml:space="preserve"> </w:t>
      </w:r>
      <w:r w:rsidR="004F5D97">
        <w:rPr>
          <w:rFonts w:ascii="Times New Roman" w:hAnsi="Times New Roman" w:cs="Times New Roman"/>
          <w:lang w:val="ru-RU"/>
        </w:rPr>
        <w:t>основной</w:t>
      </w:r>
      <w:r w:rsidR="004F5D97" w:rsidRPr="00760379">
        <w:rPr>
          <w:rFonts w:ascii="Times New Roman" w:hAnsi="Times New Roman" w:cs="Times New Roman"/>
          <w:lang w:val="ru-RU"/>
        </w:rPr>
        <w:t xml:space="preserve"> </w:t>
      </w:r>
      <w:r w:rsidR="004F5D97">
        <w:rPr>
          <w:rFonts w:ascii="Times New Roman" w:hAnsi="Times New Roman" w:cs="Times New Roman"/>
        </w:rPr>
        <w:t>animal</w:t>
      </w:r>
      <w:r w:rsidR="004F5D97" w:rsidRPr="00760379">
        <w:rPr>
          <w:rFonts w:ascii="Times New Roman" w:hAnsi="Times New Roman" w:cs="Times New Roman"/>
          <w:lang w:val="ru-RU"/>
        </w:rPr>
        <w:t xml:space="preserve"> </w:t>
      </w:r>
      <w:r w:rsidR="004F5D97">
        <w:rPr>
          <w:rFonts w:ascii="Times New Roman" w:hAnsi="Times New Roman" w:cs="Times New Roman"/>
        </w:rPr>
        <w:t>model</w:t>
      </w:r>
      <w:r w:rsidR="004F5D97" w:rsidRPr="00760379">
        <w:rPr>
          <w:rFonts w:ascii="Times New Roman" w:hAnsi="Times New Roman" w:cs="Times New Roman"/>
          <w:lang w:val="ru-RU"/>
        </w:rPr>
        <w:t xml:space="preserve"> </w:t>
      </w:r>
      <w:r w:rsidR="004F5D97">
        <w:rPr>
          <w:rFonts w:ascii="Times New Roman" w:hAnsi="Times New Roman" w:cs="Times New Roman"/>
          <w:lang w:val="ru-RU"/>
        </w:rPr>
        <w:t>выступа</w:t>
      </w:r>
      <w:r w:rsidR="00032D9C">
        <w:rPr>
          <w:rFonts w:ascii="Times New Roman" w:hAnsi="Times New Roman" w:cs="Times New Roman"/>
          <w:lang w:val="ru-RU"/>
        </w:rPr>
        <w:t>е</w:t>
      </w:r>
      <w:r w:rsidR="004F5D97">
        <w:rPr>
          <w:rFonts w:ascii="Times New Roman" w:hAnsi="Times New Roman" w:cs="Times New Roman"/>
          <w:lang w:val="ru-RU"/>
        </w:rPr>
        <w:t>т</w:t>
      </w:r>
      <w:r w:rsidR="004F5D97" w:rsidRPr="00760379">
        <w:rPr>
          <w:rFonts w:ascii="Times New Roman" w:hAnsi="Times New Roman" w:cs="Times New Roman"/>
          <w:lang w:val="ru-RU"/>
        </w:rPr>
        <w:t xml:space="preserve"> </w:t>
      </w:r>
      <w:r w:rsidR="004F5D97">
        <w:rPr>
          <w:rFonts w:ascii="Times New Roman" w:hAnsi="Times New Roman" w:cs="Times New Roman"/>
        </w:rPr>
        <w:t>Syrian</w:t>
      </w:r>
      <w:r w:rsidR="004F5D97" w:rsidRPr="00760379">
        <w:rPr>
          <w:rFonts w:ascii="Times New Roman" w:hAnsi="Times New Roman" w:cs="Times New Roman"/>
          <w:lang w:val="ru-RU"/>
        </w:rPr>
        <w:t xml:space="preserve"> </w:t>
      </w:r>
      <w:r w:rsidR="004F5D97">
        <w:rPr>
          <w:rFonts w:ascii="Times New Roman" w:hAnsi="Times New Roman" w:cs="Times New Roman"/>
        </w:rPr>
        <w:t>hamsters</w:t>
      </w:r>
      <w:r w:rsidR="004F5D97" w:rsidRPr="00760379">
        <w:rPr>
          <w:rFonts w:ascii="Times New Roman" w:hAnsi="Times New Roman" w:cs="Times New Roman"/>
          <w:lang w:val="ru-RU"/>
        </w:rPr>
        <w:t xml:space="preserve"> </w:t>
      </w:r>
      <w:r w:rsidR="004F5D97">
        <w:rPr>
          <w:rFonts w:ascii="Times New Roman" w:hAnsi="Times New Roman" w:cs="Times New Roman"/>
        </w:rPr>
        <w:t>M</w:t>
      </w:r>
      <w:r w:rsidR="004F5D97" w:rsidRPr="00760379">
        <w:rPr>
          <w:rFonts w:ascii="Times New Roman" w:hAnsi="Times New Roman" w:cs="Times New Roman"/>
          <w:lang w:val="ru-RU"/>
        </w:rPr>
        <w:t xml:space="preserve">. </w:t>
      </w:r>
      <w:proofErr w:type="spellStart"/>
      <w:r w:rsidR="004F5D97">
        <w:rPr>
          <w:rFonts w:ascii="Times New Roman" w:hAnsi="Times New Roman" w:cs="Times New Roman"/>
        </w:rPr>
        <w:t>auratus</w:t>
      </w:r>
      <w:proofErr w:type="spellEnd"/>
      <w:r w:rsidR="0044716B" w:rsidRPr="00760379">
        <w:rPr>
          <w:rFonts w:ascii="Times New Roman" w:hAnsi="Times New Roman" w:cs="Times New Roman"/>
          <w:i/>
          <w:iCs/>
          <w:lang w:val="ru-RU"/>
        </w:rPr>
        <w:t>.</w:t>
      </w:r>
      <w:r w:rsidRPr="00760379">
        <w:rPr>
          <w:rFonts w:ascii="Times New Roman" w:hAnsi="Times New Roman" w:cs="Times New Roman"/>
          <w:lang w:val="ru-RU"/>
        </w:rPr>
        <w:t xml:space="preserve"> </w:t>
      </w:r>
      <w:r w:rsidR="00241C72">
        <w:rPr>
          <w:rFonts w:ascii="Times New Roman" w:hAnsi="Times New Roman" w:cs="Times New Roman"/>
          <w:lang w:val="ru-RU"/>
        </w:rPr>
        <w:t xml:space="preserve">Например, если мы хотим исследовать потенциальный эффект описторхоза на </w:t>
      </w:r>
      <w:r w:rsidR="00DE3C0A">
        <w:rPr>
          <w:rFonts w:ascii="Times New Roman" w:hAnsi="Times New Roman" w:cs="Times New Roman"/>
          <w:lang w:val="ru-RU"/>
        </w:rPr>
        <w:t>функциональное состояние нервной систе</w:t>
      </w:r>
      <w:r w:rsidR="00FB42C4">
        <w:rPr>
          <w:rFonts w:ascii="Times New Roman" w:hAnsi="Times New Roman" w:cs="Times New Roman"/>
          <w:lang w:val="ru-RU"/>
        </w:rPr>
        <w:t>мы</w:t>
      </w:r>
      <w:r w:rsidR="00DE3C0A">
        <w:rPr>
          <w:rFonts w:ascii="Times New Roman" w:hAnsi="Times New Roman" w:cs="Times New Roman"/>
          <w:lang w:val="ru-RU"/>
        </w:rPr>
        <w:t xml:space="preserve"> организ</w:t>
      </w:r>
      <w:r w:rsidR="00FB42C4">
        <w:rPr>
          <w:rFonts w:ascii="Times New Roman" w:hAnsi="Times New Roman" w:cs="Times New Roman"/>
          <w:lang w:val="ru-RU"/>
        </w:rPr>
        <w:t>ма-хозяина,</w:t>
      </w:r>
      <w:r w:rsidR="001D5237">
        <w:rPr>
          <w:rFonts w:ascii="Times New Roman" w:hAnsi="Times New Roman" w:cs="Times New Roman"/>
          <w:lang w:val="ru-RU"/>
        </w:rPr>
        <w:t xml:space="preserve"> </w:t>
      </w:r>
      <w:r w:rsidR="00AB2E68">
        <w:rPr>
          <w:rFonts w:ascii="Times New Roman" w:hAnsi="Times New Roman" w:cs="Times New Roman"/>
          <w:lang w:val="ru-RU"/>
        </w:rPr>
        <w:t>мы обнаружим, что большинство методов разработаны для мышей и крыс</w:t>
      </w:r>
      <w:r w:rsidR="0039717B">
        <w:rPr>
          <w:rFonts w:ascii="Times New Roman" w:hAnsi="Times New Roman" w:cs="Times New Roman"/>
          <w:lang w:val="ru-RU"/>
        </w:rPr>
        <w:t>.</w:t>
      </w:r>
      <w:r w:rsidR="00AB2D8C" w:rsidRPr="00AB2D8C">
        <w:rPr>
          <w:rFonts w:ascii="Times New Roman" w:hAnsi="Times New Roman" w:cs="Times New Roman"/>
          <w:lang w:val="ru-RU"/>
        </w:rPr>
        <w:t xml:space="preserve"> </w:t>
      </w:r>
      <w:r w:rsidR="00CD08FC" w:rsidRPr="001F342D">
        <w:rPr>
          <w:rFonts w:ascii="Times New Roman" w:hAnsi="Times New Roman" w:cs="Times New Roman"/>
          <w:color w:val="000000"/>
        </w:rPr>
        <w:t>Coronavirus disease-19 pushed hamster modeling to the forefront due to its advantages over mice in recapitulating human pathology and transmission (</w:t>
      </w:r>
      <w:r w:rsidR="00CD08FC" w:rsidRPr="001F342D">
        <w:rPr>
          <w:rFonts w:ascii="Times New Roman" w:hAnsi="Times New Roman" w:cs="Times New Roman"/>
        </w:rPr>
        <w:t>Reyna et al., 2025</w:t>
      </w:r>
      <w:r w:rsidR="00CD08FC" w:rsidRPr="001F342D">
        <w:rPr>
          <w:rFonts w:ascii="Times New Roman" w:hAnsi="Times New Roman" w:cs="Times New Roman"/>
          <w:color w:val="000000"/>
        </w:rPr>
        <w:t>)</w:t>
      </w:r>
      <w:r w:rsidR="00CD08FC" w:rsidRPr="00CD08FC">
        <w:rPr>
          <w:rFonts w:ascii="Times New Roman" w:hAnsi="Times New Roman" w:cs="Times New Roman"/>
          <w:color w:val="000000"/>
        </w:rPr>
        <w:t xml:space="preserve">. </w:t>
      </w:r>
      <w:r w:rsidR="00AB2D8C">
        <w:rPr>
          <w:rFonts w:ascii="Times New Roman" w:hAnsi="Times New Roman" w:cs="Times New Roman"/>
          <w:lang w:val="ru-RU"/>
        </w:rPr>
        <w:t>Аналогично</w:t>
      </w:r>
      <w:r w:rsidR="00AB2D8C" w:rsidRPr="00711D59">
        <w:rPr>
          <w:rFonts w:ascii="Times New Roman" w:hAnsi="Times New Roman" w:cs="Times New Roman"/>
          <w:lang w:val="ru-RU"/>
        </w:rPr>
        <w:t xml:space="preserve"> </w:t>
      </w:r>
      <w:r w:rsidR="00AB2D8C">
        <w:rPr>
          <w:rFonts w:ascii="Times New Roman" w:hAnsi="Times New Roman" w:cs="Times New Roman"/>
          <w:lang w:val="ru-RU"/>
        </w:rPr>
        <w:t>ситуация</w:t>
      </w:r>
      <w:r w:rsidR="00AB2D8C" w:rsidRPr="00711D59">
        <w:rPr>
          <w:rFonts w:ascii="Times New Roman" w:hAnsi="Times New Roman" w:cs="Times New Roman"/>
          <w:lang w:val="ru-RU"/>
        </w:rPr>
        <w:t xml:space="preserve"> </w:t>
      </w:r>
      <w:r w:rsidR="00AB2D8C">
        <w:rPr>
          <w:rFonts w:ascii="Times New Roman" w:hAnsi="Times New Roman" w:cs="Times New Roman"/>
          <w:lang w:val="ru-RU"/>
        </w:rPr>
        <w:t>обстоит</w:t>
      </w:r>
      <w:r w:rsidR="00AB2D8C" w:rsidRPr="00711D59">
        <w:rPr>
          <w:rFonts w:ascii="Times New Roman" w:hAnsi="Times New Roman" w:cs="Times New Roman"/>
          <w:lang w:val="ru-RU"/>
        </w:rPr>
        <w:t xml:space="preserve"> </w:t>
      </w:r>
      <w:r w:rsidR="00AB2D8C">
        <w:rPr>
          <w:rFonts w:ascii="Times New Roman" w:hAnsi="Times New Roman" w:cs="Times New Roman"/>
          <w:lang w:val="ru-RU"/>
        </w:rPr>
        <w:t>с</w:t>
      </w:r>
      <w:r w:rsidR="00AB2D8C" w:rsidRPr="00711D59">
        <w:rPr>
          <w:rFonts w:ascii="Times New Roman" w:hAnsi="Times New Roman" w:cs="Times New Roman"/>
          <w:lang w:val="ru-RU"/>
        </w:rPr>
        <w:t xml:space="preserve"> </w:t>
      </w:r>
      <w:r w:rsidR="00AB2D8C">
        <w:rPr>
          <w:rFonts w:ascii="Times New Roman" w:hAnsi="Times New Roman" w:cs="Times New Roman"/>
          <w:lang w:val="ru-RU"/>
        </w:rPr>
        <w:t>метаболическим</w:t>
      </w:r>
      <w:r w:rsidR="00AB2D8C" w:rsidRPr="00711D59">
        <w:rPr>
          <w:rFonts w:ascii="Times New Roman" w:hAnsi="Times New Roman" w:cs="Times New Roman"/>
          <w:lang w:val="ru-RU"/>
        </w:rPr>
        <w:t xml:space="preserve"> </w:t>
      </w:r>
      <w:r w:rsidR="00AB2D8C">
        <w:rPr>
          <w:rFonts w:ascii="Times New Roman" w:hAnsi="Times New Roman" w:cs="Times New Roman"/>
          <w:lang w:val="ru-RU"/>
        </w:rPr>
        <w:t>синдромом</w:t>
      </w:r>
      <w:r w:rsidR="00AB2D8C" w:rsidRPr="00711D59">
        <w:rPr>
          <w:rFonts w:ascii="Times New Roman" w:hAnsi="Times New Roman" w:cs="Times New Roman"/>
          <w:lang w:val="ru-RU"/>
        </w:rPr>
        <w:t xml:space="preserve"> </w:t>
      </w:r>
      <w:r w:rsidR="00AB2D8C">
        <w:rPr>
          <w:rFonts w:ascii="Times New Roman" w:hAnsi="Times New Roman" w:cs="Times New Roman"/>
          <w:lang w:val="ru-RU"/>
        </w:rPr>
        <w:t>и</w:t>
      </w:r>
      <w:r w:rsidR="00AB2D8C" w:rsidRPr="00711D59">
        <w:rPr>
          <w:rFonts w:ascii="Times New Roman" w:hAnsi="Times New Roman" w:cs="Times New Roman"/>
          <w:lang w:val="ru-RU"/>
        </w:rPr>
        <w:t xml:space="preserve"> </w:t>
      </w:r>
      <w:r w:rsidR="00AB2D8C">
        <w:rPr>
          <w:rFonts w:ascii="Times New Roman" w:hAnsi="Times New Roman" w:cs="Times New Roman"/>
          <w:lang w:val="ru-RU"/>
        </w:rPr>
        <w:t>диабетом</w:t>
      </w:r>
      <w:r w:rsidR="00AB2D8C" w:rsidRPr="00711D59">
        <w:rPr>
          <w:rFonts w:ascii="Times New Roman" w:hAnsi="Times New Roman" w:cs="Times New Roman"/>
          <w:lang w:val="ru-RU"/>
        </w:rPr>
        <w:t xml:space="preserve">. </w:t>
      </w:r>
      <w:r w:rsidR="00AB2D8C">
        <w:rPr>
          <w:rFonts w:ascii="Times New Roman" w:hAnsi="Times New Roman" w:cs="Times New Roman"/>
          <w:lang w:val="ru-RU"/>
        </w:rPr>
        <w:t>Большин</w:t>
      </w:r>
      <w:r w:rsidR="00A42F65">
        <w:rPr>
          <w:rFonts w:ascii="Times New Roman" w:hAnsi="Times New Roman" w:cs="Times New Roman"/>
          <w:lang w:val="ru-RU"/>
        </w:rPr>
        <w:t xml:space="preserve">ство существующих моделей этих заболеваний </w:t>
      </w:r>
      <w:r w:rsidR="0039717B">
        <w:rPr>
          <w:rFonts w:ascii="Times New Roman" w:hAnsi="Times New Roman" w:cs="Times New Roman"/>
          <w:lang w:val="ru-RU"/>
        </w:rPr>
        <w:t xml:space="preserve">являются мышиными. </w:t>
      </w:r>
      <w:r w:rsidR="00630DBE">
        <w:rPr>
          <w:rFonts w:ascii="Times New Roman" w:hAnsi="Times New Roman" w:cs="Times New Roman"/>
          <w:lang w:val="ru-RU"/>
        </w:rPr>
        <w:lastRenderedPageBreak/>
        <w:t xml:space="preserve">Существует множество коммерчески доступных </w:t>
      </w:r>
      <w:r w:rsidR="00630DBE" w:rsidRPr="001F342D">
        <w:rPr>
          <w:rFonts w:ascii="Times New Roman" w:hAnsi="Times New Roman" w:cs="Times New Roman"/>
          <w:color w:val="000000"/>
        </w:rPr>
        <w:t>transgenic</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and</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knock</w:t>
      </w:r>
      <w:r w:rsidR="00630DBE" w:rsidRPr="00630DBE">
        <w:rPr>
          <w:rFonts w:ascii="Times New Roman" w:hAnsi="Times New Roman" w:cs="Times New Roman"/>
          <w:color w:val="000000"/>
          <w:lang w:val="ru-RU"/>
        </w:rPr>
        <w:t>-</w:t>
      </w:r>
      <w:r w:rsidR="00630DBE" w:rsidRPr="001F342D">
        <w:rPr>
          <w:rFonts w:ascii="Times New Roman" w:hAnsi="Times New Roman" w:cs="Times New Roman"/>
          <w:color w:val="000000"/>
        </w:rPr>
        <w:t>out</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mouse</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strains</w:t>
      </w:r>
      <w:r w:rsidR="00630DBE" w:rsidRPr="00630DBE">
        <w:rPr>
          <w:rFonts w:ascii="Times New Roman" w:hAnsi="Times New Roman" w:cs="Times New Roman"/>
          <w:color w:val="000000"/>
          <w:lang w:val="ru-RU"/>
        </w:rPr>
        <w:t xml:space="preserve"> </w:t>
      </w:r>
      <w:r w:rsidR="00630DBE">
        <w:rPr>
          <w:rFonts w:ascii="Times New Roman" w:hAnsi="Times New Roman" w:cs="Times New Roman"/>
          <w:color w:val="000000"/>
          <w:lang w:val="ru-RU"/>
        </w:rPr>
        <w:t xml:space="preserve">для исследования различных патологий или в их комбинации с </w:t>
      </w:r>
      <w:r w:rsidR="00630DBE">
        <w:rPr>
          <w:rFonts w:ascii="Times New Roman" w:hAnsi="Times New Roman" w:cs="Times New Roman"/>
          <w:color w:val="000000"/>
        </w:rPr>
        <w:t>O</w:t>
      </w:r>
      <w:r w:rsidR="00630DBE" w:rsidRPr="00630DBE">
        <w:rPr>
          <w:rFonts w:ascii="Times New Roman" w:hAnsi="Times New Roman" w:cs="Times New Roman"/>
          <w:color w:val="000000"/>
          <w:lang w:val="ru-RU"/>
        </w:rPr>
        <w:t xml:space="preserve">. </w:t>
      </w:r>
      <w:proofErr w:type="spellStart"/>
      <w:r w:rsidR="00630DBE">
        <w:rPr>
          <w:rFonts w:ascii="Times New Roman" w:hAnsi="Times New Roman" w:cs="Times New Roman"/>
          <w:color w:val="000000"/>
        </w:rPr>
        <w:t>felineus</w:t>
      </w:r>
      <w:proofErr w:type="spellEnd"/>
      <w:r w:rsidR="00630DBE" w:rsidRPr="00630DBE">
        <w:rPr>
          <w:rFonts w:ascii="Times New Roman" w:hAnsi="Times New Roman" w:cs="Times New Roman"/>
          <w:color w:val="000000"/>
          <w:lang w:val="ru-RU"/>
        </w:rPr>
        <w:t xml:space="preserve"> </w:t>
      </w:r>
      <w:r w:rsidR="00630DBE">
        <w:rPr>
          <w:rFonts w:ascii="Times New Roman" w:hAnsi="Times New Roman" w:cs="Times New Roman"/>
          <w:color w:val="000000"/>
          <w:lang w:val="ru-RU"/>
        </w:rPr>
        <w:t xml:space="preserve">инфекцией </w:t>
      </w:r>
      <w:r w:rsidR="00630DBE" w:rsidRPr="00630DBE">
        <w:rPr>
          <w:rFonts w:ascii="Times New Roman" w:hAnsi="Times New Roman" w:cs="Times New Roman"/>
          <w:color w:val="000000"/>
          <w:lang w:val="ru-RU"/>
        </w:rPr>
        <w:t>(</w:t>
      </w:r>
      <w:r w:rsidR="00630DBE" w:rsidRPr="001F342D">
        <w:rPr>
          <w:rFonts w:ascii="Times New Roman" w:hAnsi="Times New Roman" w:cs="Times New Roman"/>
        </w:rPr>
        <w:t>Wong</w:t>
      </w:r>
      <w:r w:rsidR="00630DBE" w:rsidRPr="00630DBE">
        <w:rPr>
          <w:rFonts w:ascii="Times New Roman" w:hAnsi="Times New Roman" w:cs="Times New Roman"/>
          <w:lang w:val="ru-RU"/>
        </w:rPr>
        <w:t xml:space="preserve"> </w:t>
      </w:r>
      <w:r w:rsidR="00630DBE" w:rsidRPr="001F342D">
        <w:rPr>
          <w:rFonts w:ascii="Times New Roman" w:hAnsi="Times New Roman" w:cs="Times New Roman"/>
        </w:rPr>
        <w:t>et</w:t>
      </w:r>
      <w:r w:rsidR="00630DBE" w:rsidRPr="00630DBE">
        <w:rPr>
          <w:rFonts w:ascii="Times New Roman" w:hAnsi="Times New Roman" w:cs="Times New Roman"/>
          <w:lang w:val="ru-RU"/>
        </w:rPr>
        <w:t xml:space="preserve"> </w:t>
      </w:r>
      <w:r w:rsidR="00630DBE" w:rsidRPr="001F342D">
        <w:rPr>
          <w:rFonts w:ascii="Times New Roman" w:hAnsi="Times New Roman" w:cs="Times New Roman"/>
        </w:rPr>
        <w:t>al</w:t>
      </w:r>
      <w:r w:rsidR="00630DBE" w:rsidRPr="00630DBE">
        <w:rPr>
          <w:rFonts w:ascii="Times New Roman" w:hAnsi="Times New Roman" w:cs="Times New Roman"/>
          <w:lang w:val="ru-RU"/>
        </w:rPr>
        <w:t>., 2016</w:t>
      </w:r>
      <w:r w:rsidR="00630DBE" w:rsidRPr="00630DBE">
        <w:rPr>
          <w:rFonts w:ascii="Times New Roman" w:hAnsi="Times New Roman" w:cs="Times New Roman"/>
          <w:color w:val="000000"/>
          <w:lang w:val="ru-RU"/>
        </w:rPr>
        <w:t>)</w:t>
      </w:r>
      <w:r w:rsidR="003F71F0">
        <w:rPr>
          <w:rFonts w:ascii="Times New Roman" w:hAnsi="Times New Roman" w:cs="Times New Roman"/>
          <w:color w:val="000000"/>
          <w:lang w:val="ru-RU"/>
        </w:rPr>
        <w:t xml:space="preserve">. </w:t>
      </w:r>
      <w:r w:rsidR="0039717B">
        <w:rPr>
          <w:rFonts w:ascii="Times New Roman" w:hAnsi="Times New Roman" w:cs="Times New Roman"/>
          <w:lang w:val="ru-RU"/>
        </w:rPr>
        <w:t xml:space="preserve">Некоторые методы можно адаптировать под </w:t>
      </w:r>
      <w:r w:rsidR="0039717B">
        <w:rPr>
          <w:rFonts w:ascii="Times New Roman" w:hAnsi="Times New Roman" w:cs="Times New Roman"/>
        </w:rPr>
        <w:t>M</w:t>
      </w:r>
      <w:r w:rsidR="0039717B" w:rsidRPr="0039717B">
        <w:rPr>
          <w:rFonts w:ascii="Times New Roman" w:hAnsi="Times New Roman" w:cs="Times New Roman"/>
          <w:lang w:val="ru-RU"/>
        </w:rPr>
        <w:t xml:space="preserve">. </w:t>
      </w:r>
      <w:proofErr w:type="spellStart"/>
      <w:proofErr w:type="gramStart"/>
      <w:r w:rsidR="0039717B">
        <w:rPr>
          <w:rFonts w:ascii="Times New Roman" w:hAnsi="Times New Roman" w:cs="Times New Roman"/>
        </w:rPr>
        <w:t>auratus</w:t>
      </w:r>
      <w:proofErr w:type="spellEnd"/>
      <w:proofErr w:type="gramEnd"/>
      <w:r w:rsidR="0039717B">
        <w:rPr>
          <w:rFonts w:ascii="Times New Roman" w:hAnsi="Times New Roman" w:cs="Times New Roman"/>
          <w:lang w:val="ru-RU"/>
        </w:rPr>
        <w:t xml:space="preserve"> однако это может быть затруднительно, а также </w:t>
      </w:r>
      <w:r w:rsidR="00C70844">
        <w:rPr>
          <w:rFonts w:ascii="Times New Roman" w:hAnsi="Times New Roman" w:cs="Times New Roman"/>
          <w:lang w:val="ru-RU"/>
        </w:rPr>
        <w:t xml:space="preserve">снижает потенциал </w:t>
      </w:r>
      <w:r w:rsidR="00D274D0">
        <w:rPr>
          <w:rFonts w:ascii="Times New Roman" w:hAnsi="Times New Roman" w:cs="Times New Roman"/>
          <w:lang w:val="ru-RU"/>
        </w:rPr>
        <w:t>сравнения полученны</w:t>
      </w:r>
      <w:r w:rsidR="009016B9">
        <w:rPr>
          <w:rFonts w:ascii="Times New Roman" w:hAnsi="Times New Roman" w:cs="Times New Roman"/>
          <w:lang w:val="ru-RU"/>
        </w:rPr>
        <w:t>х</w:t>
      </w:r>
      <w:r w:rsidR="00D274D0">
        <w:rPr>
          <w:rFonts w:ascii="Times New Roman" w:hAnsi="Times New Roman" w:cs="Times New Roman"/>
          <w:lang w:val="ru-RU"/>
        </w:rPr>
        <w:t xml:space="preserve"> результатов с литературными данными. </w:t>
      </w:r>
      <w:r w:rsidRPr="00166D23">
        <w:rPr>
          <w:rFonts w:ascii="Times New Roman" w:hAnsi="Times New Roman" w:cs="Times New Roman"/>
          <w:lang w:val="ru-RU"/>
        </w:rPr>
        <w:t xml:space="preserve">В этом контексте выбор </w:t>
      </w:r>
      <w:r w:rsidR="00E91998">
        <w:rPr>
          <w:rFonts w:ascii="Times New Roman" w:hAnsi="Times New Roman" w:cs="Times New Roman"/>
          <w:lang w:val="ru-RU"/>
        </w:rPr>
        <w:t>оптимальной</w:t>
      </w:r>
      <w:r w:rsidRPr="00166D23">
        <w:rPr>
          <w:rFonts w:ascii="Times New Roman" w:hAnsi="Times New Roman" w:cs="Times New Roman"/>
          <w:lang w:val="ru-RU"/>
        </w:rPr>
        <w:t xml:space="preserve"> экспериментальной модели представляется принципиально важным для корректного изучения патогенеза </w:t>
      </w:r>
      <w:r w:rsidR="009016B9">
        <w:rPr>
          <w:rFonts w:ascii="Times New Roman" w:hAnsi="Times New Roman" w:cs="Times New Roman"/>
          <w:lang w:val="ru-RU"/>
        </w:rPr>
        <w:t>описторхоза</w:t>
      </w:r>
      <w:r w:rsidRPr="00166D23">
        <w:rPr>
          <w:rFonts w:ascii="Times New Roman" w:hAnsi="Times New Roman" w:cs="Times New Roman"/>
          <w:lang w:val="ru-RU"/>
        </w:rPr>
        <w:t>.</w:t>
      </w:r>
    </w:p>
    <w:p w14:paraId="0B8A34A1" w14:textId="4E61412B" w:rsidR="00C532C6" w:rsidRDefault="00400B61"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rPr>
        <w:t>As</w:t>
      </w:r>
      <w:r w:rsidRPr="00166D23">
        <w:rPr>
          <w:rFonts w:ascii="Times New Roman" w:hAnsi="Times New Roman" w:cs="Times New Roman"/>
          <w:lang w:val="ru-RU"/>
        </w:rPr>
        <w:t xml:space="preserve"> </w:t>
      </w:r>
      <w:r w:rsidRPr="00166D23">
        <w:rPr>
          <w:rFonts w:ascii="Times New Roman" w:hAnsi="Times New Roman" w:cs="Times New Roman"/>
        </w:rPr>
        <w:t>expected</w:t>
      </w:r>
      <w:r w:rsidRPr="00166D23">
        <w:rPr>
          <w:rFonts w:ascii="Times New Roman" w:hAnsi="Times New Roman" w:cs="Times New Roman"/>
          <w:lang w:val="ru-RU"/>
        </w:rPr>
        <w:t xml:space="preserve"> сирийские хомячки </w:t>
      </w:r>
      <w:r>
        <w:rPr>
          <w:rFonts w:ascii="Times New Roman" w:hAnsi="Times New Roman" w:cs="Times New Roman"/>
          <w:lang w:val="ru-RU"/>
        </w:rPr>
        <w:t>имели наиболее выраженные проявления</w:t>
      </w:r>
      <w:r w:rsidRPr="00166D23">
        <w:rPr>
          <w:rFonts w:ascii="Times New Roman" w:hAnsi="Times New Roman" w:cs="Times New Roman"/>
          <w:lang w:val="ru-RU"/>
        </w:rPr>
        <w:t xml:space="preserve"> инвазии </w:t>
      </w:r>
      <w:r w:rsidRPr="00166D23">
        <w:rPr>
          <w:rFonts w:ascii="Times New Roman" w:hAnsi="Times New Roman" w:cs="Times New Roman"/>
        </w:rPr>
        <w:t>O</w:t>
      </w:r>
      <w:r w:rsidRPr="00166D23">
        <w:rPr>
          <w:rFonts w:ascii="Times New Roman" w:hAnsi="Times New Roman" w:cs="Times New Roman"/>
          <w:lang w:val="ru-RU"/>
        </w:rPr>
        <w:t xml:space="preserve">. </w:t>
      </w:r>
      <w:proofErr w:type="spellStart"/>
      <w:r w:rsidRPr="00166D23">
        <w:rPr>
          <w:rFonts w:ascii="Times New Roman" w:hAnsi="Times New Roman" w:cs="Times New Roman"/>
        </w:rPr>
        <w:t>felineus</w:t>
      </w:r>
      <w:proofErr w:type="spellEnd"/>
      <w:r w:rsidRPr="00166D23">
        <w:rPr>
          <w:rFonts w:ascii="Times New Roman" w:hAnsi="Times New Roman" w:cs="Times New Roman"/>
          <w:lang w:val="ru-RU"/>
        </w:rPr>
        <w:t xml:space="preserve"> – воспаление, фиброз, а также показатели АЛТ и АСТ у них достига</w:t>
      </w:r>
      <w:r>
        <w:rPr>
          <w:rFonts w:ascii="Times New Roman" w:hAnsi="Times New Roman" w:cs="Times New Roman"/>
          <w:lang w:val="ru-RU"/>
        </w:rPr>
        <w:t>ли</w:t>
      </w:r>
      <w:r w:rsidRPr="00166D23">
        <w:rPr>
          <w:rFonts w:ascii="Times New Roman" w:hAnsi="Times New Roman" w:cs="Times New Roman"/>
          <w:lang w:val="ru-RU"/>
        </w:rPr>
        <w:t xml:space="preserve"> наибольших значений</w:t>
      </w:r>
      <w:r>
        <w:rPr>
          <w:rFonts w:ascii="Times New Roman" w:hAnsi="Times New Roman" w:cs="Times New Roman"/>
          <w:lang w:val="ru-RU"/>
        </w:rPr>
        <w:t>. Это</w:t>
      </w:r>
      <w:r w:rsidRPr="00166D23">
        <w:rPr>
          <w:rFonts w:ascii="Times New Roman" w:hAnsi="Times New Roman" w:cs="Times New Roman"/>
          <w:lang w:val="ru-RU"/>
        </w:rPr>
        <w:t xml:space="preserve"> согласуются с </w:t>
      </w:r>
      <w:r>
        <w:rPr>
          <w:rFonts w:ascii="Times New Roman" w:hAnsi="Times New Roman" w:cs="Times New Roman"/>
          <w:lang w:val="ru-RU"/>
        </w:rPr>
        <w:t>изменениями, характерными для</w:t>
      </w:r>
      <w:r w:rsidRPr="00166D23">
        <w:rPr>
          <w:rFonts w:ascii="Times New Roman" w:hAnsi="Times New Roman" w:cs="Times New Roman"/>
          <w:lang w:val="ru-RU"/>
        </w:rPr>
        <w:t xml:space="preserve"> людей, с хронической формой </w:t>
      </w:r>
      <w:r w:rsidRPr="00166D23">
        <w:rPr>
          <w:rFonts w:ascii="Times New Roman" w:hAnsi="Times New Roman" w:cs="Times New Roman"/>
          <w:i/>
          <w:iCs/>
        </w:rPr>
        <w:t>O</w:t>
      </w:r>
      <w:r w:rsidRPr="00166D23">
        <w:rPr>
          <w:rFonts w:ascii="Times New Roman" w:hAnsi="Times New Roman" w:cs="Times New Roman"/>
          <w:i/>
          <w:iCs/>
          <w:lang w:val="ru-RU"/>
        </w:rPr>
        <w:t xml:space="preserve">. </w:t>
      </w:r>
      <w:proofErr w:type="spellStart"/>
      <w:r w:rsidRPr="00166D23">
        <w:rPr>
          <w:rFonts w:ascii="Times New Roman" w:hAnsi="Times New Roman" w:cs="Times New Roman"/>
          <w:i/>
          <w:iCs/>
        </w:rPr>
        <w:t>felineus</w:t>
      </w:r>
      <w:proofErr w:type="spellEnd"/>
      <w:r w:rsidRPr="00166D23">
        <w:rPr>
          <w:rFonts w:ascii="Times New Roman" w:hAnsi="Times New Roman" w:cs="Times New Roman"/>
          <w:lang w:val="ru-RU"/>
        </w:rPr>
        <w:t xml:space="preserve"> инфекции </w:t>
      </w:r>
      <w:r w:rsidRPr="00166D23">
        <w:rPr>
          <w:rFonts w:ascii="Times New Roman" w:hAnsi="Times New Roman" w:cs="Times New Roman"/>
          <w:lang w:val="ru-RU"/>
        </w:rPr>
        <w:fldChar w:fldCharType="begin"/>
      </w:r>
      <w:r w:rsidRPr="00166D23">
        <w:rPr>
          <w:rFonts w:ascii="Times New Roman" w:hAnsi="Times New Roman" w:cs="Times New Roman"/>
          <w:lang w:val="ru-RU"/>
        </w:rPr>
        <w:instrText xml:space="preserve"> ADDIN ZOTERO_ITEM CSL_CITATION {"citationID":"Ij54zx6y","properties":{"unsorted":false,"formattedCitation":"(Lvova \\uc0\\u1080{} \\uc0\\u1076{}\\uc0\\u1088{}., 2012)","plainCitation":"(Lvova и др., 2012)","noteIndex":0},"citationItems":[{"id":48,"uris":["http://zotero.org/users/18479671/items/ZDU5WI7T"],"itemData":{"id":48,"type":"article-journal","container-title":"Parasitology International","DOI":"10.1016/j.parint.2011.08.005","ISSN":"13835769","issue":"1","journalAbbreviation":"Parasitology International","language":"en","license":"https://www.elsevier.com/tdm/userlicense/1.0/","page":"167-172","source":"DOI.org (Crossref)","title":"Comparative histopathology of Opisthorchis felineus and Opisthorchis viverrini in a hamster model: An implication of high pathogenicity of the European liver fluke","title-short":"Comparative histopathology of Opisthorchis felineus and Opisthorchis viverrini in a hamster model","volume":"61","author":[{"family":"Lvova","given":"Maria N."},{"family":"Tangkawattana","given":"Sirikachorn"},{"family":"Balthaisong","given":"Suwit"},{"family":"Katokhin","given":"Alexey V."},{"family":"Mordvinov","given":"Viatcheslav A."},{"family":"Sripa","given":"Banchob"}],"issued":{"date-parts":[["2012",3]]}}}],"schema":"https://github.com/citation-style-language/schema/raw/master/csl-citation.json"} </w:instrText>
      </w:r>
      <w:r w:rsidRPr="00166D23">
        <w:rPr>
          <w:rFonts w:ascii="Times New Roman" w:hAnsi="Times New Roman" w:cs="Times New Roman"/>
          <w:lang w:val="ru-RU"/>
        </w:rPr>
        <w:fldChar w:fldCharType="separate"/>
      </w:r>
      <w:r w:rsidRPr="00166D23">
        <w:rPr>
          <w:rFonts w:ascii="Times New Roman" w:eastAsiaTheme="minorEastAsia" w:hAnsi="Times New Roman" w:cs="Times New Roman"/>
          <w:lang w:val="ru-RU"/>
        </w:rPr>
        <w:t>(</w:t>
      </w:r>
      <w:r w:rsidRPr="00166D23">
        <w:rPr>
          <w:rFonts w:ascii="Times New Roman" w:eastAsiaTheme="minorEastAsia" w:hAnsi="Times New Roman" w:cs="Times New Roman"/>
        </w:rPr>
        <w:t>Lvova</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eastAsiaTheme="minorEastAsia" w:hAnsi="Times New Roman" w:cs="Times New Roman"/>
          <w:lang w:val="ru-RU"/>
        </w:rPr>
        <w:t>, 2012)</w:t>
      </w:r>
      <w:r w:rsidRPr="00166D23">
        <w:rPr>
          <w:rFonts w:ascii="Times New Roman" w:hAnsi="Times New Roman" w:cs="Times New Roman"/>
          <w:lang w:val="ru-RU"/>
        </w:rPr>
        <w:fldChar w:fldCharType="end"/>
      </w:r>
      <w:r w:rsidRPr="00166D23">
        <w:rPr>
          <w:rFonts w:ascii="Times New Roman" w:hAnsi="Times New Roman" w:cs="Times New Roman"/>
          <w:lang w:val="ru-RU"/>
        </w:rPr>
        <w:t>. Также количество</w:t>
      </w:r>
      <w:r w:rsidR="003F71F0">
        <w:rPr>
          <w:rFonts w:ascii="Times New Roman" w:hAnsi="Times New Roman" w:cs="Times New Roman"/>
          <w:lang w:val="ru-RU"/>
        </w:rPr>
        <w:t xml:space="preserve"> выделенных </w:t>
      </w:r>
      <w:r w:rsidR="004D79EE">
        <w:rPr>
          <w:rFonts w:ascii="Times New Roman" w:hAnsi="Times New Roman" w:cs="Times New Roman"/>
          <w:lang w:val="ru-RU"/>
        </w:rPr>
        <w:t xml:space="preserve">из печени </w:t>
      </w:r>
      <w:r w:rsidRPr="00166D23">
        <w:rPr>
          <w:rFonts w:ascii="Times New Roman" w:hAnsi="Times New Roman" w:cs="Times New Roman"/>
          <w:lang w:val="ru-RU"/>
        </w:rPr>
        <w:t>червей</w:t>
      </w:r>
      <w:r w:rsidR="003F71F0">
        <w:rPr>
          <w:rFonts w:ascii="Times New Roman" w:hAnsi="Times New Roman" w:cs="Times New Roman"/>
          <w:lang w:val="ru-RU"/>
        </w:rPr>
        <w:t xml:space="preserve"> </w:t>
      </w:r>
      <w:r w:rsidRPr="00166D23">
        <w:rPr>
          <w:rFonts w:ascii="Times New Roman" w:hAnsi="Times New Roman" w:cs="Times New Roman"/>
          <w:lang w:val="ru-RU"/>
        </w:rPr>
        <w:t xml:space="preserve">у хомячков достигает наибольшего уровня. </w:t>
      </w:r>
      <w:r>
        <w:rPr>
          <w:rFonts w:ascii="Times New Roman" w:hAnsi="Times New Roman" w:cs="Times New Roman"/>
          <w:lang w:val="ru-RU"/>
        </w:rPr>
        <w:t xml:space="preserve">Мыши линии </w:t>
      </w:r>
      <w:r w:rsidRPr="00166D23">
        <w:rPr>
          <w:rFonts w:ascii="Times New Roman" w:hAnsi="Times New Roman" w:cs="Times New Roman"/>
          <w:lang w:val="ru-RU"/>
        </w:rPr>
        <w:t>BALB/c</w:t>
      </w:r>
      <w:r>
        <w:rPr>
          <w:rFonts w:ascii="Times New Roman" w:hAnsi="Times New Roman" w:cs="Times New Roman"/>
          <w:lang w:val="ru-RU"/>
        </w:rPr>
        <w:t xml:space="preserve"> и </w:t>
      </w:r>
      <w:r w:rsidRPr="00166D23">
        <w:rPr>
          <w:rFonts w:ascii="Times New Roman" w:hAnsi="Times New Roman" w:cs="Times New Roman"/>
          <w:lang w:val="ru-RU"/>
        </w:rPr>
        <w:t>C57Bl/6j</w:t>
      </w:r>
      <w:r>
        <w:rPr>
          <w:rFonts w:ascii="Times New Roman" w:hAnsi="Times New Roman" w:cs="Times New Roman"/>
          <w:lang w:val="ru-RU"/>
        </w:rPr>
        <w:t xml:space="preserve"> обладали заметно менее выраженной чувствительностью к описторхозу. Тем не менее, в небольшом количестве </w:t>
      </w:r>
      <w:proofErr w:type="spellStart"/>
      <w:r>
        <w:rPr>
          <w:rFonts w:ascii="Times New Roman" w:hAnsi="Times New Roman" w:cs="Times New Roman"/>
          <w:lang w:val="ru-RU"/>
        </w:rPr>
        <w:t>описторхиды</w:t>
      </w:r>
      <w:proofErr w:type="spellEnd"/>
      <w:r>
        <w:rPr>
          <w:rFonts w:ascii="Times New Roman" w:hAnsi="Times New Roman" w:cs="Times New Roman"/>
          <w:lang w:val="ru-RU"/>
        </w:rPr>
        <w:t xml:space="preserve"> приживились и у них. </w:t>
      </w:r>
      <w:r w:rsidR="00E85033">
        <w:rPr>
          <w:rFonts w:ascii="Times New Roman" w:hAnsi="Times New Roman" w:cs="Times New Roman"/>
          <w:lang w:val="ru-RU"/>
        </w:rPr>
        <w:t>В</w:t>
      </w:r>
      <w:r w:rsidR="00E85033" w:rsidRPr="00166D23">
        <w:rPr>
          <w:rFonts w:ascii="Times New Roman" w:hAnsi="Times New Roman" w:cs="Times New Roman"/>
          <w:lang w:val="ru-RU"/>
        </w:rPr>
        <w:t xml:space="preserve">оспалительные, </w:t>
      </w:r>
      <w:r w:rsidR="00E85033" w:rsidRPr="00E85033">
        <w:rPr>
          <w:rFonts w:ascii="Times New Roman" w:hAnsi="Times New Roman" w:cs="Times New Roman"/>
          <w:highlight w:val="yellow"/>
          <w:lang w:val="ru-RU"/>
        </w:rPr>
        <w:t>пролиферативные</w:t>
      </w:r>
      <w:r w:rsidR="00E85033" w:rsidRPr="00166D23">
        <w:rPr>
          <w:rFonts w:ascii="Times New Roman" w:hAnsi="Times New Roman" w:cs="Times New Roman"/>
          <w:lang w:val="ru-RU"/>
        </w:rPr>
        <w:t xml:space="preserve"> и фиброзные изменения в печени были сопоставимы у двух линий мышей BALB/c и C57Bl/6j. Уровни фиброза не отличались между линиями мышей, хотя были ниже, чем у зараженных хомячков. </w:t>
      </w:r>
      <w:r w:rsidRPr="00166D23">
        <w:rPr>
          <w:rFonts w:ascii="Times New Roman" w:hAnsi="Times New Roman" w:cs="Times New Roman"/>
          <w:lang w:val="ru-RU"/>
        </w:rPr>
        <w:t xml:space="preserve">Крысы линии </w:t>
      </w:r>
      <w:r w:rsidRPr="00166D23">
        <w:rPr>
          <w:rFonts w:ascii="Times New Roman" w:hAnsi="Times New Roman" w:cs="Times New Roman"/>
        </w:rPr>
        <w:t>WISTAR</w:t>
      </w:r>
      <w:r w:rsidRPr="00166D23">
        <w:rPr>
          <w:rFonts w:ascii="Times New Roman" w:hAnsi="Times New Roman" w:cs="Times New Roman"/>
          <w:lang w:val="ru-RU"/>
        </w:rPr>
        <w:t xml:space="preserve"> продемонстрировали полную резистентность к заражению </w:t>
      </w:r>
      <w:r w:rsidRPr="00166D23">
        <w:rPr>
          <w:rFonts w:ascii="Times New Roman" w:hAnsi="Times New Roman" w:cs="Times New Roman"/>
        </w:rPr>
        <w:t>O</w:t>
      </w:r>
      <w:r w:rsidRPr="00166D23">
        <w:rPr>
          <w:rFonts w:ascii="Times New Roman" w:hAnsi="Times New Roman" w:cs="Times New Roman"/>
          <w:lang w:val="ru-RU"/>
        </w:rPr>
        <w:t xml:space="preserve">. </w:t>
      </w:r>
      <w:proofErr w:type="spellStart"/>
      <w:r w:rsidRPr="00166D23">
        <w:rPr>
          <w:rFonts w:ascii="Times New Roman" w:hAnsi="Times New Roman" w:cs="Times New Roman"/>
        </w:rPr>
        <w:t>felineus</w:t>
      </w:r>
      <w:proofErr w:type="spellEnd"/>
      <w:r>
        <w:rPr>
          <w:rFonts w:ascii="Times New Roman" w:hAnsi="Times New Roman" w:cs="Times New Roman"/>
          <w:lang w:val="ru-RU"/>
        </w:rPr>
        <w:t>.</w:t>
      </w:r>
      <w:r w:rsidR="004033F1" w:rsidRPr="004033F1">
        <w:rPr>
          <w:rFonts w:ascii="Times New Roman" w:hAnsi="Times New Roman" w:cs="Times New Roman"/>
          <w:lang w:val="ru-RU"/>
        </w:rPr>
        <w:t xml:space="preserve"> </w:t>
      </w:r>
    </w:p>
    <w:p w14:paraId="7962166F" w14:textId="42467109" w:rsidR="004033F1" w:rsidRPr="00166D23" w:rsidRDefault="004033F1"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 xml:space="preserve">Продукция яиц у хомячков </w:t>
      </w:r>
      <w:r w:rsidRPr="00166D23">
        <w:rPr>
          <w:rFonts w:ascii="Times New Roman" w:hAnsi="Times New Roman" w:cs="Times New Roman"/>
        </w:rPr>
        <w:t>M</w:t>
      </w:r>
      <w:r w:rsidRPr="00166D23">
        <w:rPr>
          <w:rFonts w:ascii="Times New Roman" w:hAnsi="Times New Roman" w:cs="Times New Roman"/>
          <w:lang w:val="ru-RU"/>
        </w:rPr>
        <w:t xml:space="preserve">. </w:t>
      </w:r>
      <w:proofErr w:type="spellStart"/>
      <w:r w:rsidRPr="00166D23">
        <w:rPr>
          <w:rFonts w:ascii="Times New Roman" w:hAnsi="Times New Roman" w:cs="Times New Roman"/>
        </w:rPr>
        <w:t>auratus</w:t>
      </w:r>
      <w:proofErr w:type="spellEnd"/>
      <w:r w:rsidRPr="00166D23">
        <w:rPr>
          <w:rFonts w:ascii="Times New Roman" w:hAnsi="Times New Roman" w:cs="Times New Roman"/>
          <w:lang w:val="ru-RU"/>
        </w:rPr>
        <w:t xml:space="preserve"> наблюдалась преимущественно на 3 месяце инфекции, что является нормальным для этой </w:t>
      </w:r>
      <w:r w:rsidRPr="00166D23">
        <w:rPr>
          <w:rFonts w:ascii="Times New Roman" w:hAnsi="Times New Roman" w:cs="Times New Roman"/>
        </w:rPr>
        <w:t>animal</w:t>
      </w:r>
      <w:r w:rsidRPr="00166D23">
        <w:rPr>
          <w:rFonts w:ascii="Times New Roman" w:hAnsi="Times New Roman" w:cs="Times New Roman"/>
          <w:lang w:val="ru-RU"/>
        </w:rPr>
        <w:t xml:space="preserve"> </w:t>
      </w:r>
      <w:r w:rsidRPr="00166D23">
        <w:rPr>
          <w:rFonts w:ascii="Times New Roman" w:hAnsi="Times New Roman" w:cs="Times New Roman"/>
        </w:rPr>
        <w:t>model</w:t>
      </w:r>
      <w:r w:rsidRPr="00166D23">
        <w:rPr>
          <w:rFonts w:ascii="Times New Roman" w:hAnsi="Times New Roman" w:cs="Times New Roman"/>
          <w:lang w:val="ru-RU"/>
        </w:rPr>
        <w:t xml:space="preserve">. Это связано с созреванием паразитических червей и достижения ими половой зрелости. У мышей C57Bl/6j и BALB/c прослеживалась аналогичная динамика, то есть количество яиц, обнаруженных в фекалиях, преобладало на третьем месяце по сравнению с первым. Несмотря на это, их количество на одного червя было значительно ниже, чем у </w:t>
      </w:r>
      <w:r w:rsidRPr="00166D23">
        <w:rPr>
          <w:rFonts w:ascii="Times New Roman" w:hAnsi="Times New Roman" w:cs="Times New Roman"/>
        </w:rPr>
        <w:t>M</w:t>
      </w:r>
      <w:r w:rsidRPr="00166D23">
        <w:rPr>
          <w:rFonts w:ascii="Times New Roman" w:hAnsi="Times New Roman" w:cs="Times New Roman"/>
          <w:lang w:val="ru-RU"/>
        </w:rPr>
        <w:t xml:space="preserve">. </w:t>
      </w:r>
      <w:proofErr w:type="spellStart"/>
      <w:r w:rsidRPr="00166D23">
        <w:rPr>
          <w:rFonts w:ascii="Times New Roman" w:hAnsi="Times New Roman" w:cs="Times New Roman"/>
        </w:rPr>
        <w:t>auratus</w:t>
      </w:r>
      <w:proofErr w:type="spellEnd"/>
      <w:r w:rsidRPr="00166D23">
        <w:rPr>
          <w:rFonts w:ascii="Times New Roman" w:hAnsi="Times New Roman" w:cs="Times New Roman"/>
          <w:lang w:val="ru-RU"/>
        </w:rPr>
        <w:t xml:space="preserve"> и было сравнимо скорее с 1-ым месяцем. Это указывает на то, что у мышей </w:t>
      </w:r>
      <w:proofErr w:type="spellStart"/>
      <w:r w:rsidRPr="00166D23">
        <w:rPr>
          <w:rFonts w:ascii="Times New Roman" w:hAnsi="Times New Roman" w:cs="Times New Roman"/>
          <w:lang w:val="ru-RU"/>
        </w:rPr>
        <w:t>описторхи</w:t>
      </w:r>
      <w:proofErr w:type="spellEnd"/>
      <w:r>
        <w:rPr>
          <w:rFonts w:ascii="Times New Roman" w:hAnsi="Times New Roman" w:cs="Times New Roman"/>
          <w:lang w:val="ru-RU"/>
        </w:rPr>
        <w:t xml:space="preserve"> развиваются медленнее и </w:t>
      </w:r>
      <w:r w:rsidRPr="00166D23">
        <w:rPr>
          <w:rFonts w:ascii="Times New Roman" w:hAnsi="Times New Roman" w:cs="Times New Roman"/>
          <w:lang w:val="ru-RU"/>
        </w:rPr>
        <w:t>не достигают половой зрелости к 3-му месяцу</w:t>
      </w:r>
      <w:r w:rsidR="00E31D20">
        <w:rPr>
          <w:rFonts w:ascii="Times New Roman" w:hAnsi="Times New Roman" w:cs="Times New Roman"/>
          <w:lang w:val="ru-RU"/>
        </w:rPr>
        <w:t xml:space="preserve"> у мышей</w:t>
      </w:r>
      <w:r w:rsidRPr="00166D23">
        <w:rPr>
          <w:rFonts w:ascii="Times New Roman" w:hAnsi="Times New Roman" w:cs="Times New Roman"/>
          <w:lang w:val="ru-RU"/>
        </w:rPr>
        <w:t xml:space="preserve">. </w:t>
      </w:r>
    </w:p>
    <w:p w14:paraId="524B814E" w14:textId="4777B279" w:rsidR="00720F4C" w:rsidRDefault="007E39A9" w:rsidP="00D76CBC">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В контексте способности</w:t>
      </w:r>
      <w:r w:rsidR="00036121" w:rsidRPr="00166D23">
        <w:rPr>
          <w:rFonts w:ascii="Times New Roman" w:hAnsi="Times New Roman" w:cs="Times New Roman"/>
          <w:lang w:val="ru-RU"/>
        </w:rPr>
        <w:t xml:space="preserve"> </w:t>
      </w:r>
      <w:r>
        <w:rPr>
          <w:rFonts w:ascii="Times New Roman" w:hAnsi="Times New Roman" w:cs="Times New Roman"/>
          <w:lang w:val="ru-RU"/>
        </w:rPr>
        <w:t xml:space="preserve">инфицировать различные виды </w:t>
      </w:r>
      <w:r w:rsidRPr="00166D23">
        <w:rPr>
          <w:rFonts w:ascii="Times New Roman" w:hAnsi="Times New Roman" w:cs="Times New Roman"/>
          <w:i/>
          <w:iCs/>
          <w:lang w:val="ru-RU"/>
        </w:rPr>
        <w:t xml:space="preserve">O. </w:t>
      </w:r>
      <w:proofErr w:type="spellStart"/>
      <w:r w:rsidRPr="00166D23">
        <w:rPr>
          <w:rFonts w:ascii="Times New Roman" w:hAnsi="Times New Roman" w:cs="Times New Roman"/>
          <w:i/>
          <w:iCs/>
          <w:lang w:val="ru-RU"/>
        </w:rPr>
        <w:t>viverrini</w:t>
      </w:r>
      <w:proofErr w:type="spellEnd"/>
      <w:r>
        <w:rPr>
          <w:rFonts w:ascii="Times New Roman" w:hAnsi="Times New Roman" w:cs="Times New Roman"/>
          <w:i/>
          <w:iCs/>
          <w:lang w:val="ru-RU"/>
        </w:rPr>
        <w:t xml:space="preserve"> </w:t>
      </w:r>
      <w:r>
        <w:rPr>
          <w:rFonts w:ascii="Times New Roman" w:hAnsi="Times New Roman" w:cs="Times New Roman"/>
          <w:lang w:val="ru-RU"/>
        </w:rPr>
        <w:t>обладает сходными характеристиками</w:t>
      </w:r>
      <w:r w:rsidR="006457D3" w:rsidRPr="00166D23">
        <w:rPr>
          <w:rFonts w:ascii="Times New Roman" w:hAnsi="Times New Roman" w:cs="Times New Roman"/>
          <w:lang w:val="ru-RU"/>
        </w:rPr>
        <w:t>.</w:t>
      </w:r>
      <w:r w:rsidR="00036121" w:rsidRPr="00166D23">
        <w:rPr>
          <w:rFonts w:ascii="Times New Roman" w:hAnsi="Times New Roman" w:cs="Times New Roman"/>
          <w:lang w:val="ru-RU"/>
        </w:rPr>
        <w:t xml:space="preserve"> </w:t>
      </w:r>
      <w:r w:rsidR="006457D3" w:rsidRPr="00166D23">
        <w:rPr>
          <w:rFonts w:ascii="Times New Roman" w:hAnsi="Times New Roman" w:cs="Times New Roman"/>
          <w:lang w:val="ru-RU"/>
        </w:rPr>
        <w:t>Х</w:t>
      </w:r>
      <w:r w:rsidR="00036121" w:rsidRPr="00166D23">
        <w:rPr>
          <w:rFonts w:ascii="Times New Roman" w:hAnsi="Times New Roman" w:cs="Times New Roman"/>
          <w:lang w:val="ru-RU"/>
        </w:rPr>
        <w:t>омячки и мыши C57Bl/6j считаются восприимчивыми моделями, тогда как у мышей BALB/c инвазия протекает значительно менее выражено, что связывают с различиями в характере иммунного ответа (</w:t>
      </w:r>
      <w:proofErr w:type="spellStart"/>
      <w:r w:rsidR="00036121" w:rsidRPr="00166D23">
        <w:rPr>
          <w:rFonts w:ascii="Times New Roman" w:hAnsi="Times New Roman" w:cs="Times New Roman"/>
          <w:lang w:val="ru-RU"/>
        </w:rPr>
        <w:t>Tangkawattana</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et</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al</w:t>
      </w:r>
      <w:proofErr w:type="spellEnd"/>
      <w:r w:rsidR="00036121" w:rsidRPr="00166D23">
        <w:rPr>
          <w:rFonts w:ascii="Times New Roman" w:hAnsi="Times New Roman" w:cs="Times New Roman"/>
          <w:lang w:val="ru-RU"/>
        </w:rPr>
        <w:t xml:space="preserve">., 2024; </w:t>
      </w:r>
      <w:proofErr w:type="spellStart"/>
      <w:r w:rsidR="00036121" w:rsidRPr="00166D23">
        <w:rPr>
          <w:rFonts w:ascii="Times New Roman" w:hAnsi="Times New Roman" w:cs="Times New Roman"/>
          <w:lang w:val="ru-RU"/>
        </w:rPr>
        <w:t>Srisai</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et</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al</w:t>
      </w:r>
      <w:proofErr w:type="spellEnd"/>
      <w:r w:rsidR="00036121" w:rsidRPr="00166D23">
        <w:rPr>
          <w:rFonts w:ascii="Times New Roman" w:hAnsi="Times New Roman" w:cs="Times New Roman"/>
          <w:lang w:val="ru-RU"/>
        </w:rPr>
        <w:t>., 2024).</w:t>
      </w:r>
      <w:r w:rsidR="00D15203" w:rsidRPr="00166D23">
        <w:rPr>
          <w:rFonts w:ascii="Times New Roman" w:hAnsi="Times New Roman" w:cs="Times New Roman"/>
          <w:lang w:val="ru-RU"/>
        </w:rPr>
        <w:t xml:space="preserve"> </w:t>
      </w:r>
      <w:r w:rsidR="00D15203" w:rsidRPr="00166D23">
        <w:rPr>
          <w:rFonts w:ascii="Times New Roman" w:hAnsi="Times New Roman" w:cs="Times New Roman"/>
          <w:i/>
          <w:iCs/>
          <w:lang w:val="ru-RU"/>
        </w:rPr>
        <w:t xml:space="preserve">O. </w:t>
      </w:r>
      <w:proofErr w:type="spellStart"/>
      <w:r w:rsidR="00D15203" w:rsidRPr="00166D23">
        <w:rPr>
          <w:rFonts w:ascii="Times New Roman" w:hAnsi="Times New Roman" w:cs="Times New Roman"/>
          <w:i/>
          <w:iCs/>
          <w:lang w:val="ru-RU"/>
        </w:rPr>
        <w:t>viverrini</w:t>
      </w:r>
      <w:proofErr w:type="spellEnd"/>
      <w:r w:rsidR="00D15203" w:rsidRPr="00166D23">
        <w:rPr>
          <w:rFonts w:ascii="Times New Roman" w:hAnsi="Times New Roman" w:cs="Times New Roman"/>
          <w:lang w:val="ru-RU"/>
        </w:rPr>
        <w:t xml:space="preserve"> </w:t>
      </w:r>
      <w:proofErr w:type="gramStart"/>
      <w:r w:rsidR="00D15203" w:rsidRPr="00166D23">
        <w:rPr>
          <w:rFonts w:ascii="Times New Roman" w:hAnsi="Times New Roman" w:cs="Times New Roman"/>
          <w:lang w:val="ru-RU"/>
        </w:rPr>
        <w:t>также</w:t>
      </w:r>
      <w:proofErr w:type="gramEnd"/>
      <w:r w:rsidR="00720F4C">
        <w:rPr>
          <w:rFonts w:ascii="Times New Roman" w:hAnsi="Times New Roman" w:cs="Times New Roman"/>
          <w:lang w:val="ru-RU"/>
        </w:rPr>
        <w:t xml:space="preserve"> как и </w:t>
      </w:r>
      <w:r w:rsidR="00720F4C">
        <w:rPr>
          <w:rFonts w:ascii="Times New Roman" w:hAnsi="Times New Roman" w:cs="Times New Roman"/>
        </w:rPr>
        <w:t>O</w:t>
      </w:r>
      <w:r w:rsidR="00720F4C" w:rsidRPr="00720F4C">
        <w:rPr>
          <w:rFonts w:ascii="Times New Roman" w:hAnsi="Times New Roman" w:cs="Times New Roman"/>
          <w:lang w:val="ru-RU"/>
        </w:rPr>
        <w:t xml:space="preserve">. </w:t>
      </w:r>
      <w:proofErr w:type="spellStart"/>
      <w:r w:rsidR="00720F4C">
        <w:rPr>
          <w:rFonts w:ascii="Times New Roman" w:hAnsi="Times New Roman" w:cs="Times New Roman"/>
        </w:rPr>
        <w:t>felineus</w:t>
      </w:r>
      <w:proofErr w:type="spellEnd"/>
      <w:r w:rsidR="00D15203" w:rsidRPr="00166D23">
        <w:rPr>
          <w:rFonts w:ascii="Times New Roman" w:hAnsi="Times New Roman" w:cs="Times New Roman"/>
          <w:lang w:val="ru-RU"/>
        </w:rPr>
        <w:t xml:space="preserve"> не приживается у крыс</w:t>
      </w:r>
      <w:r w:rsidR="00CF5A10" w:rsidRPr="00166D23">
        <w:rPr>
          <w:rFonts w:ascii="Times New Roman" w:hAnsi="Times New Roman" w:cs="Times New Roman"/>
          <w:lang w:val="ru-RU"/>
        </w:rPr>
        <w:t xml:space="preserve"> (</w:t>
      </w:r>
      <w:bookmarkStart w:id="166" w:name="_Hlk235028707"/>
      <w:proofErr w:type="spellStart"/>
      <w:r w:rsidR="002F0266" w:rsidRPr="001F342D">
        <w:rPr>
          <w:rFonts w:ascii="Times New Roman" w:hAnsi="Times New Roman" w:cs="Times New Roman"/>
        </w:rPr>
        <w:t>Boonmars</w:t>
      </w:r>
      <w:proofErr w:type="spellEnd"/>
      <w:r w:rsidR="002F0266" w:rsidRPr="002F0266">
        <w:rPr>
          <w:rFonts w:ascii="Times New Roman" w:hAnsi="Times New Roman" w:cs="Times New Roman"/>
          <w:lang w:val="ru-RU"/>
        </w:rPr>
        <w:t xml:space="preserve"> </w:t>
      </w:r>
      <w:r w:rsidR="002F0266" w:rsidRPr="001F342D">
        <w:rPr>
          <w:rFonts w:ascii="Times New Roman" w:hAnsi="Times New Roman" w:cs="Times New Roman"/>
        </w:rPr>
        <w:t>et</w:t>
      </w:r>
      <w:r w:rsidR="002F0266" w:rsidRPr="002F0266">
        <w:rPr>
          <w:rFonts w:ascii="Times New Roman" w:hAnsi="Times New Roman" w:cs="Times New Roman"/>
          <w:lang w:val="ru-RU"/>
        </w:rPr>
        <w:t xml:space="preserve"> </w:t>
      </w:r>
      <w:r w:rsidR="002F0266" w:rsidRPr="001F342D">
        <w:rPr>
          <w:rFonts w:ascii="Times New Roman" w:hAnsi="Times New Roman" w:cs="Times New Roman"/>
        </w:rPr>
        <w:t>al</w:t>
      </w:r>
      <w:r w:rsidR="002F0266" w:rsidRPr="002F0266">
        <w:rPr>
          <w:rFonts w:ascii="Times New Roman" w:hAnsi="Times New Roman" w:cs="Times New Roman"/>
          <w:lang w:val="ru-RU"/>
        </w:rPr>
        <w:t>., 2009</w:t>
      </w:r>
      <w:bookmarkEnd w:id="166"/>
      <w:r w:rsidR="00CF5A10" w:rsidRPr="00166D23">
        <w:rPr>
          <w:rFonts w:ascii="Times New Roman" w:hAnsi="Times New Roman" w:cs="Times New Roman"/>
          <w:lang w:val="ru-RU"/>
        </w:rPr>
        <w:t>)</w:t>
      </w:r>
      <w:r w:rsidR="00D15203" w:rsidRPr="00166D23">
        <w:rPr>
          <w:rFonts w:ascii="Times New Roman" w:hAnsi="Times New Roman" w:cs="Times New Roman"/>
          <w:lang w:val="ru-RU"/>
        </w:rPr>
        <w:t xml:space="preserve">. </w:t>
      </w:r>
      <w:r w:rsidR="00E348BE">
        <w:rPr>
          <w:rFonts w:ascii="Times New Roman" w:hAnsi="Times New Roman" w:cs="Times New Roman"/>
          <w:lang w:val="ru-RU"/>
        </w:rPr>
        <w:t>Однако</w:t>
      </w:r>
      <w:r w:rsidR="00720F4C" w:rsidRPr="00166D23">
        <w:rPr>
          <w:rFonts w:ascii="Times New Roman" w:hAnsi="Times New Roman" w:cs="Times New Roman"/>
          <w:lang w:val="ru-RU"/>
        </w:rPr>
        <w:t xml:space="preserve"> крысы могут быть чувствительны к другим трематодозам</w:t>
      </w:r>
      <w:r w:rsidR="00E348BE">
        <w:rPr>
          <w:rFonts w:ascii="Times New Roman" w:hAnsi="Times New Roman" w:cs="Times New Roman"/>
          <w:lang w:val="ru-RU"/>
        </w:rPr>
        <w:t xml:space="preserve">, </w:t>
      </w:r>
      <w:proofErr w:type="gramStart"/>
      <w:r w:rsidR="00E348BE">
        <w:rPr>
          <w:rFonts w:ascii="Times New Roman" w:hAnsi="Times New Roman" w:cs="Times New Roman"/>
          <w:lang w:val="ru-RU"/>
        </w:rPr>
        <w:t>например</w:t>
      </w:r>
      <w:proofErr w:type="gramEnd"/>
      <w:r w:rsidR="00720F4C" w:rsidRPr="00166D23">
        <w:rPr>
          <w:rFonts w:ascii="Times New Roman" w:hAnsi="Times New Roman" w:cs="Times New Roman"/>
          <w:i/>
          <w:iCs/>
          <w:lang w:val="ru-RU"/>
        </w:rPr>
        <w:t xml:space="preserve"> C. </w:t>
      </w:r>
      <w:proofErr w:type="spellStart"/>
      <w:r w:rsidR="00720F4C" w:rsidRPr="00166D23">
        <w:rPr>
          <w:rFonts w:ascii="Times New Roman" w:hAnsi="Times New Roman" w:cs="Times New Roman"/>
          <w:i/>
          <w:iCs/>
          <w:lang w:val="ru-RU"/>
        </w:rPr>
        <w:t>sinensis</w:t>
      </w:r>
      <w:proofErr w:type="spellEnd"/>
      <w:r w:rsidR="00E348BE">
        <w:rPr>
          <w:rFonts w:ascii="Times New Roman" w:hAnsi="Times New Roman" w:cs="Times New Roman"/>
          <w:i/>
          <w:iCs/>
          <w:lang w:val="ru-RU"/>
        </w:rPr>
        <w:t>.</w:t>
      </w:r>
      <w:r w:rsidR="00720F4C" w:rsidRPr="00166D23">
        <w:rPr>
          <w:rFonts w:ascii="Times New Roman" w:hAnsi="Times New Roman" w:cs="Times New Roman"/>
          <w:lang w:val="ru-RU"/>
        </w:rPr>
        <w:t xml:space="preserve"> </w:t>
      </w:r>
      <w:r w:rsidR="007E1FE8">
        <w:rPr>
          <w:rFonts w:ascii="Times New Roman" w:hAnsi="Times New Roman" w:cs="Times New Roman"/>
          <w:lang w:val="ru-RU"/>
        </w:rPr>
        <w:t xml:space="preserve">Этот </w:t>
      </w:r>
      <w:r w:rsidR="007E1FE8">
        <w:rPr>
          <w:rFonts w:ascii="Times New Roman" w:hAnsi="Times New Roman" w:cs="Times New Roman"/>
        </w:rPr>
        <w:t>liver</w:t>
      </w:r>
      <w:r w:rsidR="007E1FE8" w:rsidRPr="007E1FE8">
        <w:rPr>
          <w:rFonts w:ascii="Times New Roman" w:hAnsi="Times New Roman" w:cs="Times New Roman"/>
          <w:lang w:val="ru-RU"/>
        </w:rPr>
        <w:t xml:space="preserve"> </w:t>
      </w:r>
      <w:r w:rsidR="007E1FE8">
        <w:rPr>
          <w:rFonts w:ascii="Times New Roman" w:hAnsi="Times New Roman" w:cs="Times New Roman"/>
        </w:rPr>
        <w:t>fluke</w:t>
      </w:r>
      <w:r w:rsidR="007E1FE8" w:rsidRPr="007E1FE8">
        <w:rPr>
          <w:rFonts w:ascii="Times New Roman" w:hAnsi="Times New Roman" w:cs="Times New Roman"/>
          <w:lang w:val="ru-RU"/>
        </w:rPr>
        <w:t xml:space="preserve"> </w:t>
      </w:r>
      <w:r w:rsidR="00720F4C" w:rsidRPr="00166D23">
        <w:rPr>
          <w:rFonts w:ascii="Times New Roman" w:hAnsi="Times New Roman" w:cs="Times New Roman"/>
          <w:lang w:val="ru-RU"/>
        </w:rPr>
        <w:t xml:space="preserve">успешно приживается в желчных протоках крыс </w:t>
      </w:r>
      <w:proofErr w:type="spellStart"/>
      <w:r w:rsidR="00720F4C" w:rsidRPr="00166D23">
        <w:rPr>
          <w:rFonts w:ascii="Times New Roman" w:hAnsi="Times New Roman" w:cs="Times New Roman"/>
          <w:lang w:val="ru-RU"/>
        </w:rPr>
        <w:t>Sprague-Dawley</w:t>
      </w:r>
      <w:proofErr w:type="spellEnd"/>
      <w:r w:rsidR="00720F4C" w:rsidRPr="00166D23">
        <w:rPr>
          <w:rFonts w:ascii="Times New Roman" w:hAnsi="Times New Roman" w:cs="Times New Roman"/>
          <w:lang w:val="ru-RU"/>
        </w:rPr>
        <w:t xml:space="preserve"> и </w:t>
      </w:r>
      <w:proofErr w:type="spellStart"/>
      <w:r w:rsidR="00720F4C" w:rsidRPr="00166D23">
        <w:rPr>
          <w:rFonts w:ascii="Times New Roman" w:hAnsi="Times New Roman" w:cs="Times New Roman"/>
          <w:lang w:val="ru-RU"/>
        </w:rPr>
        <w:t>Wistar</w:t>
      </w:r>
      <w:proofErr w:type="spellEnd"/>
      <w:r w:rsidR="00720F4C" w:rsidRPr="00166D23">
        <w:rPr>
          <w:rFonts w:ascii="Times New Roman" w:hAnsi="Times New Roman" w:cs="Times New Roman"/>
          <w:lang w:val="ru-RU"/>
        </w:rPr>
        <w:t xml:space="preserve">, вызывая гиперплазию эпителия и </w:t>
      </w:r>
      <w:proofErr w:type="spellStart"/>
      <w:r w:rsidR="00720F4C" w:rsidRPr="00166D23">
        <w:rPr>
          <w:rFonts w:ascii="Times New Roman" w:hAnsi="Times New Roman" w:cs="Times New Roman"/>
          <w:lang w:val="ru-RU"/>
        </w:rPr>
        <w:t>перидуктальный</w:t>
      </w:r>
      <w:proofErr w:type="spellEnd"/>
      <w:r w:rsidR="00720F4C" w:rsidRPr="00166D23">
        <w:rPr>
          <w:rFonts w:ascii="Times New Roman" w:hAnsi="Times New Roman" w:cs="Times New Roman"/>
          <w:lang w:val="ru-RU"/>
        </w:rPr>
        <w:t xml:space="preserve"> фиброз, что делает эту модель востребованной в изучении данного паразита </w:t>
      </w:r>
      <w:r w:rsidR="00720F4C" w:rsidRPr="00166D23">
        <w:rPr>
          <w:rFonts w:ascii="Times New Roman" w:hAnsi="Times New Roman" w:cs="Times New Roman"/>
          <w:lang w:val="ru-RU"/>
        </w:rPr>
        <w:fldChar w:fldCharType="begin"/>
      </w:r>
      <w:r w:rsidR="00720F4C" w:rsidRPr="00166D23">
        <w:rPr>
          <w:rFonts w:ascii="Times New Roman" w:hAnsi="Times New Roman" w:cs="Times New Roman"/>
          <w:lang w:val="ru-RU"/>
        </w:rPr>
        <w:instrText xml:space="preserve"> ADDIN ZOTERO_ITEM CSL_CITATION {"citationID":"5A1woKGz","properties":{"unsorted":false,"formattedCitation":"(Qian \\uc0\\u1080{} \\uc0\\u1076{}\\uc0\\u1088{}., 2024; Wang \\uc0\\u1080{} \\uc0\\u1076{}\\uc0\\u1088{}., 2009)","plainCitation":"(Qian и др., 2024; Wang и др., 2009)","dontUpdate":true,"noteIndex":0},"citationItems":[{"id":65,"uris":["http://zotero.org/users/18479671/items/T5RE57HY"],"itemData":{"id":65,"type":"article-journal","abstract":"SUMMARY\n            \n              Clonorchis sinensis\n              ,\n              Opisthorchis viverrini\n              , and\n              Opisthorchis felineus\n              are important liver flukes that cause a considerable public health burden in eastern Asia, southeastern Asia, and eastern Europe, respectively. The life cycles are complex, involving humans, animal reservoirs, and two kinds of intermediate hosts. An interplay of biological, cultural, ecological, economic, and social factors drives transmission. Chronic infections are associated with liver and biliary complications, most importantly cholangiocarcinoma. With regard to diagnosis, stool microscopy is widely used in epidemiologic surveys and for individual diagnosis. Immunologic techniques are employed for screening purposes, and molecular techniques facilitate species differentiation in reference laboratories. The mainstay of control is preventive chemotherapy with praziquantel, usually combined with behavioral change through information, education and communication, and environmental control. Tribendimidine, a drug registered in the People’s Republic of China for soil-transmitted helminth infections, shows potential against both\n              C. sinensis\n              and\n              O. viverrini\n              and, hence, warrants further clinical development. Novel control approaches include fish vaccine and biological control. Considerable advances have been made using multi-omics which may trigger the development of new interventions. Pressing research needs include mapping the current distribution, disentangling the transmission, accurately estimating the disease burden, and developing new diagnostic and treatment tools, which would aid to optimize control and elimination measures.","container-title":"Clinical Microbiology Reviews","DOI":"10.1128/cmr.00009-23","ISSN":"0893-8512, 1098-6618","issue":"1","journalAbbreviation":"Clin Microbiol Rev","language":"en","page":"e00009-23","source":"DOI.org (Crossref)","title":"Clonorchiasis and opisthorchiasis: epidemiology, transmission, clinical features, morbidity, diagnosis, treatment, and control","title-short":"Clonorchiasis and opisthorchiasis","volume":"37","author":[{"family":"Qian","given":"Men-Bao"},{"family":"Keiser","given":"Jennifer"},{"family":"Utzinger","given":"Jürg"},{"family":"Zhou","given":"Xiao-Nong"}],"editor":[{"family":"Forrest","given":"Graeme N."}],"issued":{"date-parts":[["2024",3,14]]}}},{"id":102,"uris":["http://zotero.org/users/18479671/items/Q2Q5FMDJ"],"itemData":{"id":102,"type":"article-journal","container-title":"Parasitology Research","DOI":"10.1007/s00436-009-1622-7","ISSN":"0932-0113, 1432-1955","issue":"1","journalAbbreviation":"Parasitol Res","language":"en","license":"http://www.springer.com/tdm","page":"15-21","source":"DOI.org (Crossref)","title":"Experimental model in rats for study on transmission dynamics and evaluation of Clonorchis sinensis infection immunologically, morphologically, and pathologically","volume":"106","author":[{"family":"Wang","given":"Xiaoyun"},{"family":"Liang","given":"Chi"},{"family":"Chen","given":"Wenjun"},{"family":"Fan","given":"Yongxiu"},{"family":"Hu","given":"Xuchu"},{"family":"Xu","given":"Jin"},{"family":"Yu","given":"Xinbing"}],"issued":{"date-parts":[["2009",12]]}}}],"schema":"https://github.com/citation-style-language/schema/raw/master/csl-citation.json"} </w:instrText>
      </w:r>
      <w:r w:rsidR="00720F4C" w:rsidRPr="00166D23">
        <w:rPr>
          <w:rFonts w:ascii="Times New Roman" w:hAnsi="Times New Roman" w:cs="Times New Roman"/>
          <w:lang w:val="ru-RU"/>
        </w:rPr>
        <w:fldChar w:fldCharType="separate"/>
      </w:r>
      <w:r w:rsidR="00720F4C" w:rsidRPr="00166D23">
        <w:rPr>
          <w:rFonts w:ascii="Times New Roman" w:eastAsiaTheme="minorEastAsia" w:hAnsi="Times New Roman" w:cs="Times New Roman"/>
          <w:lang w:val="ru-RU"/>
        </w:rPr>
        <w:t>(</w:t>
      </w:r>
      <w:r w:rsidR="00720F4C" w:rsidRPr="00166D23">
        <w:rPr>
          <w:rFonts w:ascii="Times New Roman" w:eastAsiaTheme="minorEastAsia" w:hAnsi="Times New Roman" w:cs="Times New Roman"/>
        </w:rPr>
        <w:t>Qian</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et</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al</w:t>
      </w:r>
      <w:r w:rsidR="00720F4C" w:rsidRPr="00166D23">
        <w:rPr>
          <w:rFonts w:ascii="Times New Roman" w:eastAsiaTheme="minorEastAsia" w:hAnsi="Times New Roman" w:cs="Times New Roman"/>
          <w:lang w:val="ru-RU"/>
        </w:rPr>
        <w:t xml:space="preserve">., 2024; </w:t>
      </w:r>
      <w:r w:rsidR="00720F4C" w:rsidRPr="00166D23">
        <w:rPr>
          <w:rFonts w:ascii="Times New Roman" w:eastAsiaTheme="minorEastAsia" w:hAnsi="Times New Roman" w:cs="Times New Roman"/>
        </w:rPr>
        <w:t>Wang</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et</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al</w:t>
      </w:r>
      <w:r w:rsidR="00720F4C" w:rsidRPr="00166D23">
        <w:rPr>
          <w:rFonts w:ascii="Times New Roman" w:eastAsiaTheme="minorEastAsia" w:hAnsi="Times New Roman" w:cs="Times New Roman"/>
          <w:lang w:val="ru-RU"/>
        </w:rPr>
        <w:t>., 2009)</w:t>
      </w:r>
      <w:r w:rsidR="00720F4C" w:rsidRPr="00166D23">
        <w:rPr>
          <w:rFonts w:ascii="Times New Roman" w:hAnsi="Times New Roman" w:cs="Times New Roman"/>
          <w:lang w:val="ru-RU"/>
        </w:rPr>
        <w:fldChar w:fldCharType="end"/>
      </w:r>
      <w:r w:rsidR="00720F4C" w:rsidRPr="00166D23">
        <w:rPr>
          <w:rFonts w:ascii="Times New Roman" w:hAnsi="Times New Roman" w:cs="Times New Roman"/>
          <w:lang w:val="ru-RU"/>
        </w:rPr>
        <w:t xml:space="preserve">. </w:t>
      </w:r>
    </w:p>
    <w:p w14:paraId="484062FC" w14:textId="3DE550DD" w:rsidR="002E54C6" w:rsidRPr="00166D23" w:rsidRDefault="00BD0978"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На данный момент не до конца очевидно, с чем именно связаны р</w:t>
      </w:r>
      <w:r w:rsidR="00036121" w:rsidRPr="00166D23">
        <w:rPr>
          <w:rFonts w:ascii="Times New Roman" w:hAnsi="Times New Roman" w:cs="Times New Roman"/>
          <w:lang w:val="ru-RU"/>
        </w:rPr>
        <w:t xml:space="preserve">азличия </w:t>
      </w:r>
      <w:r w:rsidR="00462FBE" w:rsidRPr="00166D23">
        <w:rPr>
          <w:rFonts w:ascii="Times New Roman" w:hAnsi="Times New Roman" w:cs="Times New Roman"/>
          <w:lang w:val="ru-RU"/>
        </w:rPr>
        <w:t xml:space="preserve">восприимчивости к описторхозу </w:t>
      </w:r>
      <w:r w:rsidR="00036121" w:rsidRPr="00166D23">
        <w:rPr>
          <w:rFonts w:ascii="Times New Roman" w:hAnsi="Times New Roman" w:cs="Times New Roman"/>
          <w:lang w:val="ru-RU"/>
        </w:rPr>
        <w:t>между линиями мышей</w:t>
      </w:r>
      <w:r w:rsidRPr="00166D23">
        <w:rPr>
          <w:rFonts w:ascii="Times New Roman" w:hAnsi="Times New Roman" w:cs="Times New Roman"/>
          <w:lang w:val="ru-RU"/>
        </w:rPr>
        <w:t xml:space="preserve">. </w:t>
      </w:r>
      <w:r w:rsidR="00173151" w:rsidRPr="00166D23">
        <w:rPr>
          <w:rFonts w:ascii="Times New Roman" w:hAnsi="Times New Roman" w:cs="Times New Roman"/>
          <w:lang w:val="ru-RU"/>
        </w:rPr>
        <w:t xml:space="preserve">По-видимому, существуют </w:t>
      </w:r>
      <w:proofErr w:type="spellStart"/>
      <w:r w:rsidR="00173151" w:rsidRPr="00166D23">
        <w:rPr>
          <w:rFonts w:ascii="Times New Roman" w:hAnsi="Times New Roman" w:cs="Times New Roman"/>
          <w:lang w:val="ru-RU"/>
        </w:rPr>
        <w:t>видоспецифические</w:t>
      </w:r>
      <w:proofErr w:type="spellEnd"/>
      <w:r w:rsidR="00173151" w:rsidRPr="00166D23">
        <w:rPr>
          <w:rFonts w:ascii="Times New Roman" w:hAnsi="Times New Roman" w:cs="Times New Roman"/>
          <w:lang w:val="ru-RU"/>
        </w:rPr>
        <w:t xml:space="preserve"> различия в механизмах взаимодействия паразита с хозяином, природа которых остаётся не выясненной.</w:t>
      </w:r>
      <w:r w:rsidR="00173151" w:rsidRPr="00173151">
        <w:rPr>
          <w:rFonts w:ascii="Times New Roman" w:hAnsi="Times New Roman" w:cs="Times New Roman"/>
          <w:lang w:val="ru-RU"/>
        </w:rPr>
        <w:t xml:space="preserve"> </w:t>
      </w:r>
      <w:r w:rsidR="00452649">
        <w:rPr>
          <w:rFonts w:ascii="Times New Roman" w:hAnsi="Times New Roman" w:cs="Times New Roman"/>
          <w:lang w:val="ru-RU"/>
        </w:rPr>
        <w:t>Предположительно,</w:t>
      </w:r>
      <w:r w:rsidRPr="00166D23">
        <w:rPr>
          <w:rFonts w:ascii="Times New Roman" w:hAnsi="Times New Roman" w:cs="Times New Roman"/>
          <w:lang w:val="ru-RU"/>
        </w:rPr>
        <w:t xml:space="preserve"> это</w:t>
      </w:r>
      <w:r w:rsidR="00E65FB2">
        <w:rPr>
          <w:rFonts w:ascii="Times New Roman" w:hAnsi="Times New Roman" w:cs="Times New Roman"/>
          <w:lang w:val="ru-RU"/>
        </w:rPr>
        <w:t xml:space="preserve"> явление</w:t>
      </w:r>
      <w:r w:rsidRPr="00166D23">
        <w:rPr>
          <w:rFonts w:ascii="Times New Roman" w:hAnsi="Times New Roman" w:cs="Times New Roman"/>
          <w:lang w:val="ru-RU"/>
        </w:rPr>
        <w:t xml:space="preserve"> может быть </w:t>
      </w:r>
      <w:r w:rsidR="00345068" w:rsidRPr="00166D23">
        <w:rPr>
          <w:rFonts w:ascii="Times New Roman" w:hAnsi="Times New Roman" w:cs="Times New Roman"/>
          <w:lang w:val="ru-RU"/>
        </w:rPr>
        <w:t>ассоциировано с различиями в иммунном ответе</w:t>
      </w:r>
      <w:r w:rsidR="00DB383E">
        <w:rPr>
          <w:rFonts w:ascii="Times New Roman" w:hAnsi="Times New Roman" w:cs="Times New Roman"/>
          <w:lang w:val="ru-RU"/>
        </w:rPr>
        <w:t xml:space="preserve"> на паразит</w:t>
      </w:r>
      <w:r w:rsidR="00A538FD">
        <w:rPr>
          <w:rFonts w:ascii="Times New Roman" w:hAnsi="Times New Roman" w:cs="Times New Roman"/>
          <w:lang w:val="ru-RU"/>
        </w:rPr>
        <w:t>а</w:t>
      </w:r>
      <w:r w:rsidR="00DB383E">
        <w:rPr>
          <w:rFonts w:ascii="Times New Roman" w:hAnsi="Times New Roman" w:cs="Times New Roman"/>
          <w:lang w:val="ru-RU"/>
        </w:rPr>
        <w:t>.</w:t>
      </w:r>
      <w:r w:rsidR="008C364A">
        <w:rPr>
          <w:rFonts w:ascii="Times New Roman" w:hAnsi="Times New Roman" w:cs="Times New Roman"/>
          <w:lang w:val="ru-RU"/>
        </w:rPr>
        <w:t xml:space="preserve"> У </w:t>
      </w:r>
      <w:r w:rsidR="00A538FD" w:rsidRPr="00166D23">
        <w:rPr>
          <w:rFonts w:ascii="Times New Roman" w:hAnsi="Times New Roman" w:cs="Times New Roman"/>
          <w:lang w:val="ru-RU"/>
        </w:rPr>
        <w:t>BALB/c</w:t>
      </w:r>
      <w:r w:rsidR="00A538FD">
        <w:rPr>
          <w:rFonts w:ascii="Times New Roman" w:hAnsi="Times New Roman" w:cs="Times New Roman"/>
          <w:lang w:val="ru-RU"/>
        </w:rPr>
        <w:t xml:space="preserve"> </w:t>
      </w:r>
      <w:r w:rsidR="005C4DA6">
        <w:rPr>
          <w:rFonts w:ascii="Times New Roman" w:hAnsi="Times New Roman" w:cs="Times New Roman"/>
        </w:rPr>
        <w:t>mice</w:t>
      </w:r>
      <w:r w:rsidR="008C364A">
        <w:rPr>
          <w:rFonts w:ascii="Times New Roman" w:hAnsi="Times New Roman" w:cs="Times New Roman"/>
          <w:lang w:val="ru-RU"/>
        </w:rPr>
        <w:t xml:space="preserve"> </w:t>
      </w:r>
      <w:r w:rsidR="00E35521">
        <w:rPr>
          <w:rFonts w:ascii="Times New Roman" w:hAnsi="Times New Roman" w:cs="Times New Roman"/>
          <w:lang w:val="ru-RU"/>
        </w:rPr>
        <w:t xml:space="preserve">преобладает </w:t>
      </w:r>
      <w:proofErr w:type="spellStart"/>
      <w:r w:rsidR="00F71C35" w:rsidRPr="00166D23">
        <w:rPr>
          <w:rFonts w:ascii="Times New Roman" w:hAnsi="Times New Roman" w:cs="Times New Roman"/>
        </w:rPr>
        <w:t>Th</w:t>
      </w:r>
      <w:proofErr w:type="spellEnd"/>
      <w:r w:rsidR="00F71C35" w:rsidRPr="00166D23">
        <w:rPr>
          <w:rFonts w:ascii="Times New Roman" w:hAnsi="Times New Roman" w:cs="Times New Roman"/>
          <w:lang w:val="ru-RU"/>
        </w:rPr>
        <w:t>-2 иммунный ответ</w:t>
      </w:r>
      <w:r w:rsidR="00213C24">
        <w:rPr>
          <w:rFonts w:ascii="Times New Roman" w:hAnsi="Times New Roman" w:cs="Times New Roman"/>
          <w:lang w:val="ru-RU"/>
        </w:rPr>
        <w:t>, который</w:t>
      </w:r>
      <w:r w:rsidR="00F71C35" w:rsidRPr="00166D23">
        <w:rPr>
          <w:rFonts w:ascii="Times New Roman" w:hAnsi="Times New Roman" w:cs="Times New Roman"/>
          <w:lang w:val="ru-RU"/>
        </w:rPr>
        <w:t xml:space="preserve"> </w:t>
      </w:r>
      <w:r w:rsidR="00175FFE" w:rsidRPr="00166D23">
        <w:rPr>
          <w:rFonts w:ascii="Times New Roman" w:hAnsi="Times New Roman" w:cs="Times New Roman"/>
          <w:lang w:val="ru-RU"/>
        </w:rPr>
        <w:t>связан с</w:t>
      </w:r>
      <w:r w:rsidR="00DB222F" w:rsidRPr="00166D23">
        <w:rPr>
          <w:rFonts w:ascii="Times New Roman" w:hAnsi="Times New Roman" w:cs="Times New Roman"/>
          <w:lang w:val="ru-RU"/>
        </w:rPr>
        <w:t xml:space="preserve"> активацией </w:t>
      </w:r>
      <w:r w:rsidR="005C50A2" w:rsidRPr="00166D23">
        <w:rPr>
          <w:rFonts w:ascii="Times New Roman" w:hAnsi="Times New Roman" w:cs="Times New Roman"/>
          <w:lang w:val="ru-RU"/>
        </w:rPr>
        <w:t xml:space="preserve">продукции </w:t>
      </w:r>
      <w:proofErr w:type="spellStart"/>
      <w:r w:rsidR="005C50A2" w:rsidRPr="00166D23">
        <w:rPr>
          <w:rFonts w:ascii="Times New Roman" w:hAnsi="Times New Roman" w:cs="Times New Roman"/>
        </w:rPr>
        <w:t>IgE</w:t>
      </w:r>
      <w:proofErr w:type="spellEnd"/>
      <w:r w:rsidR="00C150C1" w:rsidRPr="00166D23">
        <w:rPr>
          <w:rFonts w:ascii="Times New Roman" w:hAnsi="Times New Roman" w:cs="Times New Roman"/>
          <w:lang w:val="ru-RU"/>
        </w:rPr>
        <w:t xml:space="preserve">, а также привлечением эозинофилов в очаг </w:t>
      </w:r>
      <w:r w:rsidR="00400577" w:rsidRPr="00166D23">
        <w:rPr>
          <w:rFonts w:ascii="Times New Roman" w:hAnsi="Times New Roman" w:cs="Times New Roman"/>
          <w:lang w:val="ru-RU"/>
        </w:rPr>
        <w:t>инфекции</w:t>
      </w:r>
      <w:r w:rsidR="00F10A33" w:rsidRPr="00166D23">
        <w:rPr>
          <w:rFonts w:ascii="Times New Roman" w:hAnsi="Times New Roman" w:cs="Times New Roman"/>
          <w:lang w:val="ru-RU"/>
        </w:rPr>
        <w:t xml:space="preserve">, через </w:t>
      </w:r>
      <w:r w:rsidR="00F10A33" w:rsidRPr="00166D23">
        <w:rPr>
          <w:rFonts w:ascii="Times New Roman" w:hAnsi="Times New Roman" w:cs="Times New Roman"/>
        </w:rPr>
        <w:t>Il</w:t>
      </w:r>
      <w:r w:rsidR="00F10A33" w:rsidRPr="00166D23">
        <w:rPr>
          <w:rFonts w:ascii="Times New Roman" w:hAnsi="Times New Roman" w:cs="Times New Roman"/>
          <w:lang w:val="ru-RU"/>
        </w:rPr>
        <w:t>-5</w:t>
      </w:r>
      <w:r w:rsidR="00400577" w:rsidRPr="00166D23">
        <w:rPr>
          <w:rFonts w:ascii="Times New Roman" w:hAnsi="Times New Roman" w:cs="Times New Roman"/>
          <w:lang w:val="ru-RU"/>
        </w:rPr>
        <w:t>.</w:t>
      </w:r>
      <w:r w:rsidR="00B64C2C">
        <w:rPr>
          <w:rFonts w:ascii="Times New Roman" w:hAnsi="Times New Roman" w:cs="Times New Roman"/>
          <w:lang w:val="ru-RU"/>
        </w:rPr>
        <w:t xml:space="preserve"> </w:t>
      </w:r>
      <w:r w:rsidR="00AD5742" w:rsidRPr="00166D23">
        <w:rPr>
          <w:rFonts w:ascii="Times New Roman" w:hAnsi="Times New Roman" w:cs="Times New Roman"/>
          <w:lang w:val="ru-RU"/>
        </w:rPr>
        <w:t>Эт</w:t>
      </w:r>
      <w:r w:rsidR="009229B9">
        <w:rPr>
          <w:rFonts w:ascii="Times New Roman" w:hAnsi="Times New Roman" w:cs="Times New Roman"/>
          <w:lang w:val="ru-RU"/>
        </w:rPr>
        <w:t>от</w:t>
      </w:r>
      <w:r w:rsidR="005C50A2" w:rsidRPr="00166D23">
        <w:rPr>
          <w:rFonts w:ascii="Times New Roman" w:hAnsi="Times New Roman" w:cs="Times New Roman"/>
          <w:lang w:val="ru-RU"/>
        </w:rPr>
        <w:t xml:space="preserve"> фактор</w:t>
      </w:r>
      <w:r w:rsidR="009229B9">
        <w:rPr>
          <w:rFonts w:ascii="Times New Roman" w:hAnsi="Times New Roman" w:cs="Times New Roman"/>
          <w:lang w:val="ru-RU"/>
        </w:rPr>
        <w:t xml:space="preserve"> </w:t>
      </w:r>
      <w:r w:rsidR="00AD5742" w:rsidRPr="00166D23">
        <w:rPr>
          <w:rFonts w:ascii="Times New Roman" w:hAnsi="Times New Roman" w:cs="Times New Roman"/>
          <w:lang w:val="ru-RU"/>
        </w:rPr>
        <w:t>мо</w:t>
      </w:r>
      <w:r w:rsidR="009229B9">
        <w:rPr>
          <w:rFonts w:ascii="Times New Roman" w:hAnsi="Times New Roman" w:cs="Times New Roman"/>
          <w:lang w:val="ru-RU"/>
        </w:rPr>
        <w:t>жет</w:t>
      </w:r>
      <w:r w:rsidR="00AD5742" w:rsidRPr="00166D23">
        <w:rPr>
          <w:rFonts w:ascii="Times New Roman" w:hAnsi="Times New Roman" w:cs="Times New Roman"/>
          <w:lang w:val="ru-RU"/>
        </w:rPr>
        <w:t xml:space="preserve"> быть ключевыми </w:t>
      </w:r>
      <w:r w:rsidR="005C50A2" w:rsidRPr="00166D23">
        <w:rPr>
          <w:rFonts w:ascii="Times New Roman" w:hAnsi="Times New Roman" w:cs="Times New Roman"/>
          <w:lang w:val="ru-RU"/>
        </w:rPr>
        <w:t xml:space="preserve">в борьбе с </w:t>
      </w:r>
      <w:r w:rsidR="00AD5742" w:rsidRPr="00166D23">
        <w:rPr>
          <w:rFonts w:ascii="Times New Roman" w:hAnsi="Times New Roman" w:cs="Times New Roman"/>
          <w:lang w:val="ru-RU"/>
        </w:rPr>
        <w:t>инвазией трематод</w:t>
      </w:r>
      <w:r w:rsidR="005C50A2" w:rsidRPr="00166D23">
        <w:rPr>
          <w:rFonts w:ascii="Times New Roman" w:hAnsi="Times New Roman" w:cs="Times New Roman"/>
          <w:lang w:val="ru-RU"/>
        </w:rPr>
        <w:t xml:space="preserve"> </w:t>
      </w:r>
      <w:r w:rsidR="00AD5742" w:rsidRPr="00166D23">
        <w:rPr>
          <w:rFonts w:ascii="Times New Roman" w:hAnsi="Times New Roman" w:cs="Times New Roman"/>
          <w:lang w:val="ru-RU"/>
        </w:rPr>
        <w:t>в ранний</w:t>
      </w:r>
      <w:r w:rsidR="005C50A2" w:rsidRPr="00166D23">
        <w:rPr>
          <w:rFonts w:ascii="Times New Roman" w:hAnsi="Times New Roman" w:cs="Times New Roman"/>
          <w:lang w:val="ru-RU"/>
        </w:rPr>
        <w:t xml:space="preserve"> период</w:t>
      </w:r>
      <w:r w:rsidR="00AD5742" w:rsidRPr="00166D23">
        <w:rPr>
          <w:rFonts w:ascii="Times New Roman" w:hAnsi="Times New Roman" w:cs="Times New Roman"/>
          <w:lang w:val="ru-RU"/>
        </w:rPr>
        <w:t>.</w:t>
      </w:r>
      <w:r w:rsidR="00183AC4">
        <w:rPr>
          <w:rFonts w:ascii="Times New Roman" w:hAnsi="Times New Roman" w:cs="Times New Roman"/>
          <w:lang w:val="ru-RU"/>
        </w:rPr>
        <w:t xml:space="preserve"> Однако побочным свойством этого сдвига иммунного ответа является более высока способность к канцерогенезу. Так как у мышей линии </w:t>
      </w:r>
      <w:proofErr w:type="spellStart"/>
      <w:r w:rsidR="00183AC4">
        <w:rPr>
          <w:rFonts w:ascii="Times New Roman" w:hAnsi="Times New Roman" w:cs="Times New Roman"/>
        </w:rPr>
        <w:t>Balb</w:t>
      </w:r>
      <w:proofErr w:type="spellEnd"/>
      <w:r w:rsidR="00183AC4" w:rsidRPr="00B64C2C">
        <w:rPr>
          <w:rFonts w:ascii="Times New Roman" w:hAnsi="Times New Roman" w:cs="Times New Roman"/>
          <w:lang w:val="ru-RU"/>
        </w:rPr>
        <w:t>/</w:t>
      </w:r>
      <w:r w:rsidR="00183AC4">
        <w:rPr>
          <w:rFonts w:ascii="Times New Roman" w:hAnsi="Times New Roman" w:cs="Times New Roman"/>
        </w:rPr>
        <w:t>c</w:t>
      </w:r>
      <w:r w:rsidR="00183AC4">
        <w:rPr>
          <w:rFonts w:ascii="Times New Roman" w:hAnsi="Times New Roman" w:cs="Times New Roman"/>
          <w:lang w:val="ru-RU"/>
        </w:rPr>
        <w:t xml:space="preserve"> сниженная активность </w:t>
      </w:r>
      <w:proofErr w:type="spellStart"/>
      <w:r w:rsidR="00183AC4">
        <w:rPr>
          <w:rFonts w:ascii="Times New Roman" w:hAnsi="Times New Roman" w:cs="Times New Roman"/>
        </w:rPr>
        <w:t>Th</w:t>
      </w:r>
      <w:proofErr w:type="spellEnd"/>
      <w:r w:rsidR="00183AC4" w:rsidRPr="00B64C2C">
        <w:rPr>
          <w:rFonts w:ascii="Times New Roman" w:hAnsi="Times New Roman" w:cs="Times New Roman"/>
          <w:lang w:val="ru-RU"/>
        </w:rPr>
        <w:t xml:space="preserve">-1 </w:t>
      </w:r>
      <w:r w:rsidR="00183AC4">
        <w:rPr>
          <w:rFonts w:ascii="Times New Roman" w:hAnsi="Times New Roman" w:cs="Times New Roman"/>
          <w:lang w:val="ru-RU"/>
        </w:rPr>
        <w:t xml:space="preserve">ответа, активность их </w:t>
      </w:r>
      <w:r w:rsidR="00183AC4">
        <w:rPr>
          <w:rFonts w:ascii="Times New Roman" w:hAnsi="Times New Roman" w:cs="Times New Roman"/>
        </w:rPr>
        <w:t>NK</w:t>
      </w:r>
      <w:r w:rsidR="00183AC4" w:rsidRPr="00B64C2C">
        <w:rPr>
          <w:rFonts w:ascii="Times New Roman" w:hAnsi="Times New Roman" w:cs="Times New Roman"/>
          <w:lang w:val="ru-RU"/>
        </w:rPr>
        <w:t>-</w:t>
      </w:r>
      <w:r w:rsidR="00183AC4">
        <w:rPr>
          <w:rFonts w:ascii="Times New Roman" w:hAnsi="Times New Roman" w:cs="Times New Roman"/>
          <w:lang w:val="ru-RU"/>
        </w:rPr>
        <w:t>клеток также снижена, что может способствовать развитию неоплазии на фоне заражения описторхозом.</w:t>
      </w:r>
      <w:r w:rsidR="002E54C6" w:rsidRPr="00166D23">
        <w:rPr>
          <w:rFonts w:ascii="Times New Roman" w:hAnsi="Times New Roman" w:cs="Times New Roman"/>
          <w:lang w:val="ru-RU"/>
        </w:rPr>
        <w:t xml:space="preserve"> </w:t>
      </w:r>
      <w:r w:rsidR="00D7064B">
        <w:rPr>
          <w:rFonts w:ascii="Times New Roman" w:hAnsi="Times New Roman" w:cs="Times New Roman"/>
          <w:lang w:val="ru-RU"/>
        </w:rPr>
        <w:t>У</w:t>
      </w:r>
      <w:r w:rsidR="002E54C6" w:rsidRPr="00166D23">
        <w:rPr>
          <w:rFonts w:ascii="Times New Roman" w:hAnsi="Times New Roman" w:cs="Times New Roman"/>
          <w:lang w:val="ru-RU"/>
        </w:rPr>
        <w:t xml:space="preserve"> C57Bl/6j </w:t>
      </w:r>
      <w:r w:rsidR="00D7064B">
        <w:rPr>
          <w:rFonts w:ascii="Times New Roman" w:hAnsi="Times New Roman" w:cs="Times New Roman"/>
        </w:rPr>
        <w:t>mice</w:t>
      </w:r>
      <w:r w:rsidR="00D7064B" w:rsidRPr="00D7064B">
        <w:rPr>
          <w:rFonts w:ascii="Times New Roman" w:hAnsi="Times New Roman" w:cs="Times New Roman"/>
          <w:lang w:val="ru-RU"/>
        </w:rPr>
        <w:t xml:space="preserve"> </w:t>
      </w:r>
      <w:r w:rsidR="00D7064B">
        <w:rPr>
          <w:rFonts w:ascii="Times New Roman" w:hAnsi="Times New Roman" w:cs="Times New Roman"/>
          <w:lang w:val="ru-RU"/>
        </w:rPr>
        <w:t xml:space="preserve">наоборот </w:t>
      </w:r>
      <w:r w:rsidR="002E54C6" w:rsidRPr="00166D23">
        <w:rPr>
          <w:rFonts w:ascii="Times New Roman" w:hAnsi="Times New Roman" w:cs="Times New Roman"/>
          <w:lang w:val="ru-RU"/>
        </w:rPr>
        <w:t>преобладает Th1-</w:t>
      </w:r>
      <w:r w:rsidR="00AD5742" w:rsidRPr="00166D23">
        <w:rPr>
          <w:rFonts w:ascii="Times New Roman" w:hAnsi="Times New Roman" w:cs="Times New Roman"/>
          <w:lang w:val="ru-RU"/>
        </w:rPr>
        <w:t xml:space="preserve">иммунный </w:t>
      </w:r>
      <w:r w:rsidR="002E54C6" w:rsidRPr="00166D23">
        <w:rPr>
          <w:rFonts w:ascii="Times New Roman" w:hAnsi="Times New Roman" w:cs="Times New Roman"/>
          <w:lang w:val="ru-RU"/>
        </w:rPr>
        <w:t xml:space="preserve">ответ </w:t>
      </w:r>
      <w:r w:rsidR="0033137E">
        <w:rPr>
          <w:rFonts w:ascii="Times New Roman" w:hAnsi="Times New Roman" w:cs="Times New Roman"/>
          <w:lang w:val="ru-RU"/>
        </w:rPr>
        <w:t xml:space="preserve">нежели </w:t>
      </w:r>
      <w:proofErr w:type="spellStart"/>
      <w:r w:rsidR="0033137E">
        <w:rPr>
          <w:rFonts w:ascii="Times New Roman" w:hAnsi="Times New Roman" w:cs="Times New Roman"/>
        </w:rPr>
        <w:t>Th</w:t>
      </w:r>
      <w:proofErr w:type="spellEnd"/>
      <w:r w:rsidR="0033137E" w:rsidRPr="0033137E">
        <w:rPr>
          <w:rFonts w:ascii="Times New Roman" w:hAnsi="Times New Roman" w:cs="Times New Roman"/>
          <w:lang w:val="ru-RU"/>
        </w:rPr>
        <w:t>-2</w:t>
      </w:r>
      <w:r w:rsidR="0033137E">
        <w:rPr>
          <w:rFonts w:ascii="Times New Roman" w:hAnsi="Times New Roman" w:cs="Times New Roman"/>
          <w:lang w:val="ru-RU"/>
        </w:rPr>
        <w:t xml:space="preserve">, что может обуславливать их </w:t>
      </w:r>
      <w:r w:rsidR="0033137E">
        <w:rPr>
          <w:rFonts w:ascii="Times New Roman" w:hAnsi="Times New Roman" w:cs="Times New Roman"/>
          <w:lang w:val="ru-RU"/>
        </w:rPr>
        <w:lastRenderedPageBreak/>
        <w:t>большую чувствительность</w:t>
      </w:r>
      <w:r w:rsidR="0055234B" w:rsidRPr="0055234B">
        <w:rPr>
          <w:rFonts w:ascii="Times New Roman" w:hAnsi="Times New Roman" w:cs="Times New Roman"/>
          <w:lang w:val="ru-RU"/>
        </w:rPr>
        <w:t xml:space="preserve"> </w:t>
      </w:r>
      <w:r w:rsidR="0055234B">
        <w:rPr>
          <w:rFonts w:ascii="Times New Roman" w:hAnsi="Times New Roman" w:cs="Times New Roman"/>
          <w:lang w:val="ru-RU"/>
        </w:rPr>
        <w:t>к</w:t>
      </w:r>
      <w:r w:rsidR="00183AC4">
        <w:rPr>
          <w:rFonts w:ascii="Times New Roman" w:hAnsi="Times New Roman" w:cs="Times New Roman"/>
          <w:lang w:val="ru-RU"/>
        </w:rPr>
        <w:t xml:space="preserve"> заражению</w:t>
      </w:r>
      <w:r w:rsidR="0055234B">
        <w:rPr>
          <w:rFonts w:ascii="Times New Roman" w:hAnsi="Times New Roman" w:cs="Times New Roman"/>
          <w:lang w:val="ru-RU"/>
        </w:rPr>
        <w:t xml:space="preserve"> </w:t>
      </w:r>
      <w:proofErr w:type="spellStart"/>
      <w:r w:rsidR="0055234B">
        <w:rPr>
          <w:rFonts w:ascii="Times New Roman" w:hAnsi="Times New Roman" w:cs="Times New Roman"/>
          <w:lang w:val="ru-RU"/>
        </w:rPr>
        <w:t>описорхоз</w:t>
      </w:r>
      <w:r w:rsidR="00183AC4">
        <w:rPr>
          <w:rFonts w:ascii="Times New Roman" w:hAnsi="Times New Roman" w:cs="Times New Roman"/>
          <w:lang w:val="ru-RU"/>
        </w:rPr>
        <w:t>ом</w:t>
      </w:r>
      <w:proofErr w:type="spellEnd"/>
      <w:r w:rsidR="00183AC4">
        <w:rPr>
          <w:rFonts w:ascii="Times New Roman" w:hAnsi="Times New Roman" w:cs="Times New Roman"/>
          <w:lang w:val="ru-RU"/>
        </w:rPr>
        <w:t xml:space="preserve">, однако менее выраженную неоплазию в более поздний хронический период </w:t>
      </w:r>
      <w:r w:rsidR="002E54C6" w:rsidRPr="00166D23">
        <w:rPr>
          <w:rFonts w:ascii="Times New Roman" w:hAnsi="Times New Roman" w:cs="Times New Roman"/>
          <w:lang w:val="ru-RU"/>
        </w:rPr>
        <w:t>(</w:t>
      </w:r>
      <w:proofErr w:type="spellStart"/>
      <w:r w:rsidR="002E54C6" w:rsidRPr="00166D23">
        <w:rPr>
          <w:rFonts w:ascii="Times New Roman" w:hAnsi="Times New Roman" w:cs="Times New Roman"/>
          <w:lang w:val="ru-RU"/>
        </w:rPr>
        <w:t>Watanabe</w:t>
      </w:r>
      <w:proofErr w:type="spellEnd"/>
      <w:r w:rsidR="002E54C6" w:rsidRPr="00166D23">
        <w:rPr>
          <w:rFonts w:ascii="Times New Roman" w:hAnsi="Times New Roman" w:cs="Times New Roman"/>
          <w:lang w:val="ru-RU"/>
        </w:rPr>
        <w:t xml:space="preserve"> </w:t>
      </w:r>
      <w:proofErr w:type="spellStart"/>
      <w:r w:rsidR="002E54C6" w:rsidRPr="00166D23">
        <w:rPr>
          <w:rFonts w:ascii="Times New Roman" w:hAnsi="Times New Roman" w:cs="Times New Roman"/>
          <w:lang w:val="ru-RU"/>
        </w:rPr>
        <w:t>et</w:t>
      </w:r>
      <w:proofErr w:type="spellEnd"/>
      <w:r w:rsidR="002E54C6" w:rsidRPr="00166D23">
        <w:rPr>
          <w:rFonts w:ascii="Times New Roman" w:hAnsi="Times New Roman" w:cs="Times New Roman"/>
          <w:lang w:val="ru-RU"/>
        </w:rPr>
        <w:t xml:space="preserve"> </w:t>
      </w:r>
      <w:proofErr w:type="spellStart"/>
      <w:r w:rsidR="002E54C6" w:rsidRPr="00166D23">
        <w:rPr>
          <w:rFonts w:ascii="Times New Roman" w:hAnsi="Times New Roman" w:cs="Times New Roman"/>
          <w:lang w:val="ru-RU"/>
        </w:rPr>
        <w:t>al</w:t>
      </w:r>
      <w:proofErr w:type="spellEnd"/>
      <w:r w:rsidR="002E54C6" w:rsidRPr="00166D23">
        <w:rPr>
          <w:rFonts w:ascii="Times New Roman" w:hAnsi="Times New Roman" w:cs="Times New Roman"/>
          <w:lang w:val="ru-RU"/>
        </w:rPr>
        <w:t>., 2004</w:t>
      </w:r>
      <w:r w:rsidR="0033137E">
        <w:rPr>
          <w:rFonts w:ascii="Times New Roman" w:hAnsi="Times New Roman" w:cs="Times New Roman"/>
          <w:lang w:val="ru-RU"/>
        </w:rPr>
        <w:t>).</w:t>
      </w:r>
    </w:p>
    <w:p w14:paraId="7F5F7972" w14:textId="20FD2737" w:rsidR="00ED2075" w:rsidRPr="00166D23" w:rsidRDefault="008F42B0" w:rsidP="00D76CBC">
      <w:pPr>
        <w:spacing w:after="0" w:line="276" w:lineRule="auto"/>
        <w:ind w:firstLine="567"/>
        <w:jc w:val="both"/>
        <w:rPr>
          <w:rFonts w:ascii="Times New Roman" w:hAnsi="Times New Roman" w:cs="Times New Roman"/>
          <w:color w:val="000000"/>
          <w:lang w:val="ru-RU"/>
        </w:rPr>
      </w:pPr>
      <w:r w:rsidRPr="00166D23">
        <w:rPr>
          <w:rFonts w:ascii="Times New Roman" w:hAnsi="Times New Roman" w:cs="Times New Roman"/>
          <w:color w:val="000000"/>
          <w:lang w:val="ru-RU"/>
        </w:rPr>
        <w:t xml:space="preserve">Если просуммировать результаты исследования, можно заключить, что сирийские хомячки являются оптимальной моделью описторхоза. Однако, </w:t>
      </w:r>
      <w:r w:rsidR="00DA7F7D">
        <w:rPr>
          <w:rFonts w:ascii="Times New Roman" w:hAnsi="Times New Roman" w:cs="Times New Roman"/>
          <w:color w:val="000000"/>
          <w:lang w:val="ru-RU"/>
        </w:rPr>
        <w:t>если</w:t>
      </w:r>
      <w:r w:rsidRPr="00166D23">
        <w:rPr>
          <w:rFonts w:ascii="Times New Roman" w:hAnsi="Times New Roman" w:cs="Times New Roman"/>
          <w:color w:val="000000"/>
          <w:lang w:val="ru-RU"/>
        </w:rPr>
        <w:t xml:space="preserve"> существует необходимость применять методы, недоступные или плохо адаптированные для этой экспериментальной модели, </w:t>
      </w:r>
      <w:r w:rsidR="00590F3A" w:rsidRPr="00166D23">
        <w:rPr>
          <w:rFonts w:ascii="Times New Roman" w:hAnsi="Times New Roman" w:cs="Times New Roman"/>
          <w:color w:val="000000"/>
          <w:lang w:val="ru-RU"/>
        </w:rPr>
        <w:t xml:space="preserve">можно попробовать воспроизвести инфекцию на </w:t>
      </w:r>
      <w:r w:rsidR="003D6A5C" w:rsidRPr="00166D23">
        <w:rPr>
          <w:rFonts w:ascii="Times New Roman" w:hAnsi="Times New Roman" w:cs="Times New Roman"/>
          <w:color w:val="000000"/>
          <w:lang w:val="ru-RU"/>
        </w:rPr>
        <w:t xml:space="preserve">мышах линии </w:t>
      </w:r>
      <w:r w:rsidR="003D6A5C" w:rsidRPr="00166D23">
        <w:rPr>
          <w:rFonts w:ascii="Times New Roman" w:hAnsi="Times New Roman" w:cs="Times New Roman"/>
          <w:lang w:val="ru-RU"/>
        </w:rPr>
        <w:t xml:space="preserve">C57Bl/6j. </w:t>
      </w:r>
      <w:r w:rsidR="007F0546" w:rsidRPr="00166D23">
        <w:rPr>
          <w:rFonts w:ascii="Times New Roman" w:hAnsi="Times New Roman" w:cs="Times New Roman"/>
          <w:lang w:val="ru-RU"/>
        </w:rPr>
        <w:t>Тем не менее, необходимо учитывать ограничения, связанные с этой моделью.</w:t>
      </w:r>
      <w:r w:rsidR="00F467CA" w:rsidRPr="00166D23">
        <w:rPr>
          <w:rFonts w:ascii="Times New Roman" w:hAnsi="Times New Roman" w:cs="Times New Roman"/>
          <w:lang w:val="ru-RU"/>
        </w:rPr>
        <w:t xml:space="preserve"> Ключевы</w:t>
      </w:r>
      <w:r w:rsidR="006A1B8B" w:rsidRPr="00166D23">
        <w:rPr>
          <w:rFonts w:ascii="Times New Roman" w:hAnsi="Times New Roman" w:cs="Times New Roman"/>
          <w:lang w:val="ru-RU"/>
        </w:rPr>
        <w:t>м</w:t>
      </w:r>
      <w:r w:rsidR="00F467CA" w:rsidRPr="00166D23">
        <w:rPr>
          <w:rFonts w:ascii="Times New Roman" w:hAnsi="Times New Roman" w:cs="Times New Roman"/>
          <w:lang w:val="ru-RU"/>
        </w:rPr>
        <w:t xml:space="preserve"> ограничени</w:t>
      </w:r>
      <w:r w:rsidR="006A1B8B" w:rsidRPr="00166D23">
        <w:rPr>
          <w:rFonts w:ascii="Times New Roman" w:hAnsi="Times New Roman" w:cs="Times New Roman"/>
          <w:lang w:val="ru-RU"/>
        </w:rPr>
        <w:t>ем</w:t>
      </w:r>
      <w:r w:rsidR="00F467CA" w:rsidRPr="00166D23">
        <w:rPr>
          <w:rFonts w:ascii="Times New Roman" w:hAnsi="Times New Roman" w:cs="Times New Roman"/>
          <w:lang w:val="ru-RU"/>
        </w:rPr>
        <w:t xml:space="preserve"> </w:t>
      </w:r>
      <w:r w:rsidR="006A1B8B" w:rsidRPr="00166D23">
        <w:rPr>
          <w:rFonts w:ascii="Times New Roman" w:hAnsi="Times New Roman" w:cs="Times New Roman"/>
          <w:lang w:val="ru-RU"/>
        </w:rPr>
        <w:t xml:space="preserve">является то, что </w:t>
      </w:r>
      <w:r w:rsidR="00470566" w:rsidRPr="00166D23">
        <w:rPr>
          <w:rFonts w:ascii="Times New Roman" w:hAnsi="Times New Roman" w:cs="Times New Roman"/>
          <w:lang w:val="ru-RU"/>
        </w:rPr>
        <w:t xml:space="preserve">уровень приживаемости </w:t>
      </w:r>
      <w:proofErr w:type="spellStart"/>
      <w:r w:rsidR="00470566" w:rsidRPr="00166D23">
        <w:rPr>
          <w:rFonts w:ascii="Times New Roman" w:hAnsi="Times New Roman" w:cs="Times New Roman"/>
          <w:lang w:val="ru-RU"/>
        </w:rPr>
        <w:t>метацеркарий</w:t>
      </w:r>
      <w:proofErr w:type="spellEnd"/>
      <w:r w:rsidR="00470566" w:rsidRPr="00166D23">
        <w:rPr>
          <w:rFonts w:ascii="Times New Roman" w:hAnsi="Times New Roman" w:cs="Times New Roman"/>
          <w:lang w:val="ru-RU"/>
        </w:rPr>
        <w:t xml:space="preserve"> у мышей</w:t>
      </w:r>
      <w:r w:rsidR="00532FCF" w:rsidRPr="00166D23">
        <w:rPr>
          <w:rFonts w:ascii="Times New Roman" w:hAnsi="Times New Roman" w:cs="Times New Roman"/>
          <w:lang w:val="ru-RU"/>
        </w:rPr>
        <w:t xml:space="preserve"> достаточно низкий. </w:t>
      </w:r>
      <w:r w:rsidR="0069142E" w:rsidRPr="00166D23">
        <w:rPr>
          <w:rFonts w:ascii="Times New Roman" w:hAnsi="Times New Roman" w:cs="Times New Roman"/>
          <w:lang w:val="ru-RU"/>
        </w:rPr>
        <w:t>Даже при</w:t>
      </w:r>
      <w:r w:rsidR="00E34F1C" w:rsidRPr="00166D23">
        <w:rPr>
          <w:rFonts w:ascii="Times New Roman" w:hAnsi="Times New Roman" w:cs="Times New Roman"/>
          <w:lang w:val="ru-RU"/>
        </w:rPr>
        <w:t xml:space="preserve"> дозе </w:t>
      </w:r>
      <w:r w:rsidR="0069142E" w:rsidRPr="00166D23">
        <w:rPr>
          <w:rFonts w:ascii="Times New Roman" w:hAnsi="Times New Roman" w:cs="Times New Roman"/>
          <w:lang w:val="ru-RU"/>
        </w:rPr>
        <w:t>заражени</w:t>
      </w:r>
      <w:r w:rsidR="00E34F1C" w:rsidRPr="00166D23">
        <w:rPr>
          <w:rFonts w:ascii="Times New Roman" w:hAnsi="Times New Roman" w:cs="Times New Roman"/>
          <w:lang w:val="ru-RU"/>
        </w:rPr>
        <w:t>я в</w:t>
      </w:r>
      <w:r w:rsidR="0069142E" w:rsidRPr="00166D23">
        <w:rPr>
          <w:rFonts w:ascii="Times New Roman" w:hAnsi="Times New Roman" w:cs="Times New Roman"/>
          <w:lang w:val="ru-RU"/>
        </w:rPr>
        <w:t xml:space="preserve"> 100 </w:t>
      </w:r>
      <w:proofErr w:type="spellStart"/>
      <w:r w:rsidR="0069142E" w:rsidRPr="00166D23">
        <w:rPr>
          <w:rFonts w:ascii="Times New Roman" w:hAnsi="Times New Roman" w:cs="Times New Roman"/>
          <w:lang w:val="ru-RU"/>
        </w:rPr>
        <w:t>метацеркари</w:t>
      </w:r>
      <w:r w:rsidR="00E34F1C" w:rsidRPr="00166D23">
        <w:rPr>
          <w:rFonts w:ascii="Times New Roman" w:hAnsi="Times New Roman" w:cs="Times New Roman"/>
          <w:lang w:val="ru-RU"/>
        </w:rPr>
        <w:t>й</w:t>
      </w:r>
      <w:proofErr w:type="spellEnd"/>
      <w:r w:rsidR="00E34F1C" w:rsidRPr="00166D23">
        <w:rPr>
          <w:rFonts w:ascii="Times New Roman" w:hAnsi="Times New Roman" w:cs="Times New Roman"/>
          <w:lang w:val="ru-RU"/>
        </w:rPr>
        <w:t xml:space="preserve">, количество выделенных червей не превышало 15. </w:t>
      </w:r>
      <w:r w:rsidR="006A1B8B" w:rsidRPr="00166D23">
        <w:rPr>
          <w:rFonts w:ascii="Times New Roman" w:hAnsi="Times New Roman" w:cs="Times New Roman"/>
          <w:lang w:val="ru-RU"/>
        </w:rPr>
        <w:t xml:space="preserve">Другим, крайне важным ограничением является созревание </w:t>
      </w:r>
      <w:r w:rsidR="000E600C" w:rsidRPr="00166D23">
        <w:rPr>
          <w:rFonts w:ascii="Times New Roman" w:hAnsi="Times New Roman" w:cs="Times New Roman"/>
          <w:lang w:val="ru-RU"/>
        </w:rPr>
        <w:t xml:space="preserve">паразитов. Даже спустя 3 месяца после инфицирования </w:t>
      </w:r>
      <w:r w:rsidR="000E600C" w:rsidRPr="00166D23">
        <w:rPr>
          <w:rFonts w:ascii="Times New Roman" w:hAnsi="Times New Roman" w:cs="Times New Roman"/>
        </w:rPr>
        <w:t>O</w:t>
      </w:r>
      <w:r w:rsidR="000E600C" w:rsidRPr="00166D23">
        <w:rPr>
          <w:rFonts w:ascii="Times New Roman" w:hAnsi="Times New Roman" w:cs="Times New Roman"/>
          <w:lang w:val="ru-RU"/>
        </w:rPr>
        <w:t xml:space="preserve">. </w:t>
      </w:r>
      <w:proofErr w:type="spellStart"/>
      <w:r w:rsidR="000E600C" w:rsidRPr="00166D23">
        <w:rPr>
          <w:rFonts w:ascii="Times New Roman" w:hAnsi="Times New Roman" w:cs="Times New Roman"/>
        </w:rPr>
        <w:t>felineus</w:t>
      </w:r>
      <w:proofErr w:type="spellEnd"/>
      <w:r w:rsidR="000E600C" w:rsidRPr="00166D23">
        <w:rPr>
          <w:rFonts w:ascii="Times New Roman" w:hAnsi="Times New Roman" w:cs="Times New Roman"/>
          <w:lang w:val="ru-RU"/>
        </w:rPr>
        <w:t xml:space="preserve"> не достигают половой </w:t>
      </w:r>
      <w:r w:rsidR="00502153" w:rsidRPr="00166D23">
        <w:rPr>
          <w:rFonts w:ascii="Times New Roman" w:hAnsi="Times New Roman" w:cs="Times New Roman"/>
          <w:lang w:val="ru-RU"/>
        </w:rPr>
        <w:t xml:space="preserve">зрелости и не начинают продукцию яиц в полной мере. Возможно, стоит выжидать больший срок между </w:t>
      </w:r>
      <w:r w:rsidR="00F92F0B" w:rsidRPr="00166D23">
        <w:rPr>
          <w:rFonts w:ascii="Times New Roman" w:hAnsi="Times New Roman" w:cs="Times New Roman"/>
          <w:lang w:val="ru-RU"/>
        </w:rPr>
        <w:t xml:space="preserve">заражением и забором материала, либо учитывать это ограничение. </w:t>
      </w:r>
      <w:r w:rsidR="00FC4100">
        <w:rPr>
          <w:rFonts w:ascii="Times New Roman" w:hAnsi="Times New Roman" w:cs="Times New Roman"/>
          <w:color w:val="000000"/>
          <w:lang w:val="ru-RU"/>
        </w:rPr>
        <w:t xml:space="preserve">Если для моделирования описторхоза требуется какая-либо не описанная ранее линия мышей, оценка ее чувствительности к инфекции необходима. </w:t>
      </w:r>
      <w:r w:rsidR="00B00FFC" w:rsidRPr="00166D23">
        <w:rPr>
          <w:rFonts w:ascii="Times New Roman" w:hAnsi="Times New Roman" w:cs="Times New Roman"/>
          <w:lang w:val="ru-RU"/>
        </w:rPr>
        <w:t xml:space="preserve">Также очень важно отметить, что </w:t>
      </w:r>
      <w:r w:rsidR="00B00FFC" w:rsidRPr="00166D23">
        <w:rPr>
          <w:rFonts w:ascii="Times New Roman" w:hAnsi="Times New Roman" w:cs="Times New Roman"/>
        </w:rPr>
        <w:t>WISTAR</w:t>
      </w:r>
      <w:r w:rsidR="00B00FFC" w:rsidRPr="00166D23">
        <w:rPr>
          <w:rFonts w:ascii="Times New Roman" w:hAnsi="Times New Roman" w:cs="Times New Roman"/>
          <w:lang w:val="ru-RU"/>
        </w:rPr>
        <w:t xml:space="preserve"> </w:t>
      </w:r>
      <w:r w:rsidR="00987BC2" w:rsidRPr="00166D23">
        <w:rPr>
          <w:rFonts w:ascii="Times New Roman" w:hAnsi="Times New Roman" w:cs="Times New Roman"/>
        </w:rPr>
        <w:t>rats</w:t>
      </w:r>
      <w:r w:rsidR="00987BC2" w:rsidRPr="00166D23">
        <w:rPr>
          <w:rFonts w:ascii="Times New Roman" w:hAnsi="Times New Roman" w:cs="Times New Roman"/>
          <w:lang w:val="ru-RU"/>
        </w:rPr>
        <w:t xml:space="preserve"> абсолютно не подходят для моделирования </w:t>
      </w:r>
      <w:r w:rsidR="00987BC2" w:rsidRPr="00166D23">
        <w:rPr>
          <w:rFonts w:ascii="Times New Roman" w:hAnsi="Times New Roman" w:cs="Times New Roman"/>
        </w:rPr>
        <w:t>O</w:t>
      </w:r>
      <w:r w:rsidR="00987BC2" w:rsidRPr="00166D23">
        <w:rPr>
          <w:rFonts w:ascii="Times New Roman" w:hAnsi="Times New Roman" w:cs="Times New Roman"/>
          <w:lang w:val="ru-RU"/>
        </w:rPr>
        <w:t xml:space="preserve">. </w:t>
      </w:r>
      <w:proofErr w:type="spellStart"/>
      <w:r w:rsidR="00987BC2" w:rsidRPr="00166D23">
        <w:rPr>
          <w:rFonts w:ascii="Times New Roman" w:hAnsi="Times New Roman" w:cs="Times New Roman"/>
        </w:rPr>
        <w:t>felineus</w:t>
      </w:r>
      <w:proofErr w:type="spellEnd"/>
      <w:r w:rsidR="00987BC2" w:rsidRPr="00166D23">
        <w:rPr>
          <w:rFonts w:ascii="Times New Roman" w:hAnsi="Times New Roman" w:cs="Times New Roman"/>
          <w:lang w:val="ru-RU"/>
        </w:rPr>
        <w:t xml:space="preserve"> инвазии</w:t>
      </w:r>
      <w:r w:rsidR="00FF5E9B" w:rsidRPr="00166D23">
        <w:rPr>
          <w:rFonts w:ascii="Times New Roman" w:hAnsi="Times New Roman" w:cs="Times New Roman"/>
          <w:lang w:val="ru-RU"/>
        </w:rPr>
        <w:t>.</w:t>
      </w:r>
    </w:p>
    <w:sectPr w:rsidR="00ED2075" w:rsidRPr="00166D23" w:rsidSect="001A1852">
      <w:pgSz w:w="11906" w:h="16838"/>
      <w:pgMar w:top="1134" w:right="850" w:bottom="1134" w:left="156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Mariya" w:date="2026-09-26T19:19:00Z" w:initials="M">
    <w:p w14:paraId="446C8CB7" w14:textId="0BC983E4" w:rsidR="00711D59" w:rsidRPr="00711D59" w:rsidRDefault="00711D59">
      <w:pPr>
        <w:pStyle w:val="af0"/>
        <w:rPr>
          <w:lang w:val="ru-RU"/>
        </w:rPr>
      </w:pPr>
      <w:r>
        <w:rPr>
          <w:rStyle w:val="af"/>
        </w:rPr>
        <w:annotationRef/>
      </w:r>
      <w:r>
        <w:rPr>
          <w:lang w:val="ru-RU"/>
        </w:rPr>
        <w:t>Не настаиваю, можно еще придумать несколько вариантов</w:t>
      </w:r>
    </w:p>
  </w:comment>
  <w:comment w:id="30" w:author="Mariya" w:date="2026-09-26T19:18:00Z" w:initials="M">
    <w:p w14:paraId="6611F953" w14:textId="28DB0056" w:rsidR="00711D59" w:rsidRPr="00711D59" w:rsidRDefault="00711D59">
      <w:pPr>
        <w:pStyle w:val="af0"/>
        <w:rPr>
          <w:lang w:val="ru-RU"/>
        </w:rPr>
      </w:pPr>
      <w:r>
        <w:rPr>
          <w:rStyle w:val="af"/>
        </w:rPr>
        <w:annotationRef/>
      </w:r>
      <w:r>
        <w:rPr>
          <w:lang w:val="ru-RU"/>
        </w:rPr>
        <w:t>В дискуссию, или в результаты</w:t>
      </w:r>
    </w:p>
  </w:comment>
  <w:comment w:id="148" w:author="Mariya" w:date="2026-09-26T19:30:00Z" w:initials="M">
    <w:p w14:paraId="6C64CE76" w14:textId="3D0AB404" w:rsidR="00C77BF7" w:rsidRPr="00C77BF7" w:rsidRDefault="00C77BF7">
      <w:pPr>
        <w:pStyle w:val="af0"/>
        <w:rPr>
          <w:lang w:val="ru-RU"/>
        </w:rPr>
      </w:pPr>
      <w:r>
        <w:rPr>
          <w:rStyle w:val="af"/>
        </w:rPr>
        <w:annotationRef/>
      </w:r>
      <w:r>
        <w:rPr>
          <w:lang w:val="ru-RU"/>
        </w:rPr>
        <w:t>Будет или нет ИГХ?</w:t>
      </w:r>
    </w:p>
  </w:comment>
  <w:comment w:id="150" w:author="Mariya" w:date="2026-09-26T19:31:00Z" w:initials="M">
    <w:p w14:paraId="5EA8D2CB" w14:textId="1B754AB8" w:rsidR="00C77BF7" w:rsidRPr="00C77BF7" w:rsidRDefault="00C77BF7">
      <w:pPr>
        <w:pStyle w:val="af0"/>
        <w:rPr>
          <w:lang w:val="ru-RU"/>
        </w:rPr>
      </w:pPr>
      <w:r>
        <w:rPr>
          <w:rStyle w:val="af"/>
        </w:rPr>
        <w:annotationRef/>
      </w:r>
      <w:r>
        <w:rPr>
          <w:lang w:val="ru-RU"/>
        </w:rPr>
        <w:t>Надо добавить плюс ПЦР</w:t>
      </w:r>
    </w:p>
  </w:comment>
  <w:comment w:id="158" w:author="Mariya" w:date="2026-09-26T19:31:00Z" w:initials="M">
    <w:p w14:paraId="7DC03DE5" w14:textId="4A653D96" w:rsidR="00C77BF7" w:rsidRPr="00C77BF7" w:rsidRDefault="00C77BF7">
      <w:pPr>
        <w:pStyle w:val="af0"/>
        <w:rPr>
          <w:lang w:val="ru-RU"/>
        </w:rPr>
      </w:pPr>
      <w:r>
        <w:rPr>
          <w:rStyle w:val="af"/>
        </w:rPr>
        <w:annotationRef/>
      </w:r>
      <w:r>
        <w:rPr>
          <w:lang w:val="ru-RU"/>
        </w:rPr>
        <w:t>Это в методы</w:t>
      </w:r>
    </w:p>
  </w:comment>
  <w:comment w:id="159" w:author="Mariya" w:date="2026-09-26T19:32:00Z" w:initials="M">
    <w:p w14:paraId="42A222F1" w14:textId="1A8F9A29" w:rsidR="00D93BAB" w:rsidRPr="00D93BAB" w:rsidRDefault="00D93BAB">
      <w:pPr>
        <w:pStyle w:val="af0"/>
        <w:rPr>
          <w:lang w:val="ru-RU"/>
        </w:rPr>
      </w:pPr>
      <w:r>
        <w:rPr>
          <w:rStyle w:val="af"/>
        </w:rPr>
        <w:annotationRef/>
      </w:r>
      <w:r>
        <w:rPr>
          <w:lang w:val="ru-RU"/>
        </w:rPr>
        <w:t>Корреляция или необязательно?</w:t>
      </w:r>
    </w:p>
  </w:comment>
  <w:comment w:id="163" w:author="Mariya" w:date="2026-09-26T19:37:00Z" w:initials="M">
    <w:p w14:paraId="13CD6E01" w14:textId="2FB083FE" w:rsidR="00944905" w:rsidRPr="00944905" w:rsidRDefault="00944905">
      <w:pPr>
        <w:pStyle w:val="af0"/>
        <w:rPr>
          <w:lang w:val="ru-RU"/>
        </w:rPr>
      </w:pPr>
      <w:r>
        <w:rPr>
          <w:rStyle w:val="af"/>
        </w:rPr>
        <w:annotationRef/>
      </w:r>
      <w:r>
        <w:rPr>
          <w:lang w:val="ru-RU"/>
        </w:rPr>
        <w:t xml:space="preserve">Не хватает </w:t>
      </w:r>
      <w:r>
        <w:t>egg</w:t>
      </w:r>
      <w:r w:rsidRPr="00944905">
        <w:rPr>
          <w:lang w:val="ru-RU"/>
        </w:rPr>
        <w:t xml:space="preserve"> </w:t>
      </w:r>
      <w:r>
        <w:t>granuloma</w:t>
      </w:r>
      <w:r w:rsidRPr="00944905">
        <w:rPr>
          <w:lang w:val="ru-RU"/>
        </w:rPr>
        <w:t xml:space="preserve"> </w:t>
      </w:r>
      <w:r>
        <w:rPr>
          <w:lang w:val="ru-RU"/>
        </w:rPr>
        <w:t xml:space="preserve">и возможно </w:t>
      </w:r>
      <w:r>
        <w:t>neoplasia</w:t>
      </w:r>
      <w:r w:rsidRPr="00944905">
        <w:rPr>
          <w:lang w:val="ru-RU"/>
        </w:rPr>
        <w:t>,</w:t>
      </w:r>
      <w:r>
        <w:rPr>
          <w:lang w:val="ru-RU"/>
        </w:rPr>
        <w:t xml:space="preserve"> почему решили не добавлять неоплазию и </w:t>
      </w:r>
      <w:r>
        <w:t>egg</w:t>
      </w:r>
      <w:r w:rsidRPr="00944905">
        <w:rPr>
          <w:lang w:val="ru-RU"/>
        </w:rPr>
        <w:t xml:space="preserve"> </w:t>
      </w:r>
      <w:r>
        <w:t>granuloma</w:t>
      </w:r>
      <w:r>
        <w:rPr>
          <w:lang w:val="ru-RU"/>
        </w:rPr>
        <w:t>, не напомните?</w:t>
      </w:r>
    </w:p>
  </w:comment>
  <w:comment w:id="164" w:author="Mariya" w:date="2026-09-26T19:38:00Z" w:initials="M">
    <w:p w14:paraId="21C47E58" w14:textId="40B11EA0" w:rsidR="00944905" w:rsidRPr="00944905" w:rsidRDefault="00944905">
      <w:pPr>
        <w:pStyle w:val="af0"/>
        <w:rPr>
          <w:lang w:val="ru-RU"/>
        </w:rPr>
      </w:pPr>
      <w:r>
        <w:rPr>
          <w:rStyle w:val="af"/>
        </w:rPr>
        <w:annotationRef/>
      </w:r>
      <w:r>
        <w:rPr>
          <w:lang w:val="ru-RU"/>
        </w:rPr>
        <w:t xml:space="preserve">Как будто бы не хватает одной последней таблицы по сравнению всех четырех моделей по разным параметрам (воспаление, фиброз, биохимия крови, </w:t>
      </w:r>
      <w:r>
        <w:t>eggs</w:t>
      </w:r>
      <w:r w:rsidRPr="00944905">
        <w:rPr>
          <w:lang w:val="ru-RU"/>
        </w:rPr>
        <w:t xml:space="preserve">, </w:t>
      </w:r>
      <w:r>
        <w:rPr>
          <w:lang w:val="ru-RU"/>
        </w:rPr>
        <w:t xml:space="preserve">количество яиц в фекалиях, т.е. </w:t>
      </w:r>
      <w:r>
        <w:t>sexual</w:t>
      </w:r>
      <w:r w:rsidRPr="00944905">
        <w:rPr>
          <w:lang w:val="ru-RU"/>
        </w:rPr>
        <w:t xml:space="preserve"> </w:t>
      </w:r>
      <w:r>
        <w:t>maturation</w:t>
      </w:r>
      <w:r w:rsidRPr="00944905">
        <w:rPr>
          <w:lang w:val="ru-RU"/>
        </w:rPr>
        <w:t xml:space="preserve">, </w:t>
      </w:r>
      <w:r>
        <w:t>neoplasia</w:t>
      </w:r>
      <w:r w:rsidRPr="00944905">
        <w:rPr>
          <w:lang w:val="ru-RU"/>
        </w:rPr>
        <w:t>)</w:t>
      </w:r>
      <w:bookmarkStart w:id="165" w:name="_GoBack"/>
      <w:bookmarkEnd w:id="165"/>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46C8CB7" w15:done="0"/>
  <w15:commentEx w15:paraId="6611F953" w15:done="0"/>
  <w15:commentEx w15:paraId="6C64CE76" w15:done="0"/>
  <w15:commentEx w15:paraId="5EA8D2CB" w15:done="0"/>
  <w15:commentEx w15:paraId="7DC03DE5" w15:done="0"/>
  <w15:commentEx w15:paraId="42A222F1" w15:done="0"/>
  <w15:commentEx w15:paraId="13CD6E01" w15:done="0"/>
  <w15:commentEx w15:paraId="21C47E5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76104F"/>
    <w:multiLevelType w:val="multilevel"/>
    <w:tmpl w:val="35881B3C"/>
    <w:lvl w:ilvl="0">
      <w:start w:val="1"/>
      <w:numFmt w:val="decimal"/>
      <w:lvlText w:val="%1."/>
      <w:lvlJc w:val="left"/>
      <w:pPr>
        <w:tabs>
          <w:tab w:val="num" w:pos="0"/>
        </w:tabs>
        <w:ind w:left="539" w:hanging="440"/>
      </w:pPr>
    </w:lvl>
    <w:lvl w:ilvl="1">
      <w:start w:val="1"/>
      <w:numFmt w:val="aiueoFullWidth"/>
      <w:lvlText w:val="(%2)"/>
      <w:lvlJc w:val="left"/>
      <w:pPr>
        <w:tabs>
          <w:tab w:val="num" w:pos="0"/>
        </w:tabs>
        <w:ind w:left="979" w:hanging="440"/>
      </w:pPr>
    </w:lvl>
    <w:lvl w:ilvl="2">
      <w:start w:val="1"/>
      <w:numFmt w:val="decimalEnclosedCircle"/>
      <w:lvlText w:val="%3"/>
      <w:lvlJc w:val="left"/>
      <w:pPr>
        <w:tabs>
          <w:tab w:val="num" w:pos="0"/>
        </w:tabs>
        <w:ind w:left="1419" w:hanging="440"/>
      </w:pPr>
    </w:lvl>
    <w:lvl w:ilvl="3">
      <w:start w:val="1"/>
      <w:numFmt w:val="decimal"/>
      <w:lvlText w:val="%4."/>
      <w:lvlJc w:val="left"/>
      <w:pPr>
        <w:tabs>
          <w:tab w:val="num" w:pos="0"/>
        </w:tabs>
        <w:ind w:left="1859" w:hanging="440"/>
      </w:pPr>
    </w:lvl>
    <w:lvl w:ilvl="4">
      <w:start w:val="1"/>
      <w:numFmt w:val="aiueoFullWidth"/>
      <w:lvlText w:val="(%5)"/>
      <w:lvlJc w:val="left"/>
      <w:pPr>
        <w:tabs>
          <w:tab w:val="num" w:pos="0"/>
        </w:tabs>
        <w:ind w:left="2299" w:hanging="440"/>
      </w:pPr>
    </w:lvl>
    <w:lvl w:ilvl="5">
      <w:start w:val="1"/>
      <w:numFmt w:val="decimalEnclosedCircle"/>
      <w:lvlText w:val="%6"/>
      <w:lvlJc w:val="left"/>
      <w:pPr>
        <w:tabs>
          <w:tab w:val="num" w:pos="0"/>
        </w:tabs>
        <w:ind w:left="2739" w:hanging="440"/>
      </w:pPr>
    </w:lvl>
    <w:lvl w:ilvl="6">
      <w:start w:val="1"/>
      <w:numFmt w:val="decimal"/>
      <w:lvlText w:val="%7."/>
      <w:lvlJc w:val="left"/>
      <w:pPr>
        <w:tabs>
          <w:tab w:val="num" w:pos="0"/>
        </w:tabs>
        <w:ind w:left="3179" w:hanging="440"/>
      </w:pPr>
    </w:lvl>
    <w:lvl w:ilvl="7">
      <w:start w:val="1"/>
      <w:numFmt w:val="aiueoFullWidth"/>
      <w:lvlText w:val="(%8)"/>
      <w:lvlJc w:val="left"/>
      <w:pPr>
        <w:tabs>
          <w:tab w:val="num" w:pos="0"/>
        </w:tabs>
        <w:ind w:left="3619" w:hanging="440"/>
      </w:pPr>
    </w:lvl>
    <w:lvl w:ilvl="8">
      <w:start w:val="1"/>
      <w:numFmt w:val="decimalEnclosedCircle"/>
      <w:lvlText w:val="%9"/>
      <w:lvlJc w:val="left"/>
      <w:pPr>
        <w:tabs>
          <w:tab w:val="num" w:pos="0"/>
        </w:tabs>
        <w:ind w:left="4059" w:hanging="440"/>
      </w:p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riya">
    <w15:presenceInfo w15:providerId="None" w15:userId="Mariy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0A7"/>
    <w:rsid w:val="00007434"/>
    <w:rsid w:val="00013951"/>
    <w:rsid w:val="0001765F"/>
    <w:rsid w:val="00020D5C"/>
    <w:rsid w:val="0002394C"/>
    <w:rsid w:val="00030E56"/>
    <w:rsid w:val="00032D9C"/>
    <w:rsid w:val="00036121"/>
    <w:rsid w:val="00057DE5"/>
    <w:rsid w:val="00065978"/>
    <w:rsid w:val="00072802"/>
    <w:rsid w:val="000806BC"/>
    <w:rsid w:val="00082893"/>
    <w:rsid w:val="00085101"/>
    <w:rsid w:val="00086D37"/>
    <w:rsid w:val="0009240B"/>
    <w:rsid w:val="000A6E3E"/>
    <w:rsid w:val="000B124A"/>
    <w:rsid w:val="000B3F2F"/>
    <w:rsid w:val="000B636D"/>
    <w:rsid w:val="000D31CF"/>
    <w:rsid w:val="000E600C"/>
    <w:rsid w:val="000E746E"/>
    <w:rsid w:val="000E779B"/>
    <w:rsid w:val="000F0EC4"/>
    <w:rsid w:val="000F42BE"/>
    <w:rsid w:val="00100669"/>
    <w:rsid w:val="00106844"/>
    <w:rsid w:val="001220EA"/>
    <w:rsid w:val="0013153D"/>
    <w:rsid w:val="00131582"/>
    <w:rsid w:val="00141B1A"/>
    <w:rsid w:val="00144C60"/>
    <w:rsid w:val="00144D33"/>
    <w:rsid w:val="00144DD5"/>
    <w:rsid w:val="00146A27"/>
    <w:rsid w:val="00151D94"/>
    <w:rsid w:val="00154262"/>
    <w:rsid w:val="0015617F"/>
    <w:rsid w:val="00166D23"/>
    <w:rsid w:val="00167C32"/>
    <w:rsid w:val="00173151"/>
    <w:rsid w:val="00175FFE"/>
    <w:rsid w:val="00183AC4"/>
    <w:rsid w:val="00190D3D"/>
    <w:rsid w:val="001A00A7"/>
    <w:rsid w:val="001A07CC"/>
    <w:rsid w:val="001A1852"/>
    <w:rsid w:val="001B2149"/>
    <w:rsid w:val="001B5A4A"/>
    <w:rsid w:val="001D38BF"/>
    <w:rsid w:val="001D5237"/>
    <w:rsid w:val="001E0898"/>
    <w:rsid w:val="001E6493"/>
    <w:rsid w:val="001E766B"/>
    <w:rsid w:val="001F194C"/>
    <w:rsid w:val="001F3153"/>
    <w:rsid w:val="001F4BAB"/>
    <w:rsid w:val="00205CD6"/>
    <w:rsid w:val="00213C24"/>
    <w:rsid w:val="002213D4"/>
    <w:rsid w:val="00223D28"/>
    <w:rsid w:val="00241C72"/>
    <w:rsid w:val="00255B5A"/>
    <w:rsid w:val="00271446"/>
    <w:rsid w:val="002A2D7E"/>
    <w:rsid w:val="002B43DE"/>
    <w:rsid w:val="002C18B1"/>
    <w:rsid w:val="002C4E1E"/>
    <w:rsid w:val="002C67A7"/>
    <w:rsid w:val="002C7068"/>
    <w:rsid w:val="002D6192"/>
    <w:rsid w:val="002E0AFB"/>
    <w:rsid w:val="002E1B86"/>
    <w:rsid w:val="002E54C6"/>
    <w:rsid w:val="002F0266"/>
    <w:rsid w:val="002F19AE"/>
    <w:rsid w:val="00300371"/>
    <w:rsid w:val="00300840"/>
    <w:rsid w:val="00305A1E"/>
    <w:rsid w:val="003104F3"/>
    <w:rsid w:val="0033137E"/>
    <w:rsid w:val="0033557A"/>
    <w:rsid w:val="00340C40"/>
    <w:rsid w:val="003415D9"/>
    <w:rsid w:val="003435D2"/>
    <w:rsid w:val="00345068"/>
    <w:rsid w:val="003502F4"/>
    <w:rsid w:val="003503AA"/>
    <w:rsid w:val="00350561"/>
    <w:rsid w:val="003539B5"/>
    <w:rsid w:val="00353FCE"/>
    <w:rsid w:val="00364A1C"/>
    <w:rsid w:val="00381CCE"/>
    <w:rsid w:val="0039006F"/>
    <w:rsid w:val="00393C4C"/>
    <w:rsid w:val="003963D3"/>
    <w:rsid w:val="0039717B"/>
    <w:rsid w:val="003D6A5C"/>
    <w:rsid w:val="003E3C2C"/>
    <w:rsid w:val="003E3D91"/>
    <w:rsid w:val="003F04D2"/>
    <w:rsid w:val="003F71F0"/>
    <w:rsid w:val="00400577"/>
    <w:rsid w:val="00400B61"/>
    <w:rsid w:val="004033F1"/>
    <w:rsid w:val="004125FE"/>
    <w:rsid w:val="004158BB"/>
    <w:rsid w:val="00426ECB"/>
    <w:rsid w:val="00431BC6"/>
    <w:rsid w:val="004376FF"/>
    <w:rsid w:val="004421C9"/>
    <w:rsid w:val="00442637"/>
    <w:rsid w:val="0044716B"/>
    <w:rsid w:val="00452649"/>
    <w:rsid w:val="00460395"/>
    <w:rsid w:val="00462FBE"/>
    <w:rsid w:val="00463A7B"/>
    <w:rsid w:val="00470566"/>
    <w:rsid w:val="004705D9"/>
    <w:rsid w:val="004A0F48"/>
    <w:rsid w:val="004B2599"/>
    <w:rsid w:val="004C4A38"/>
    <w:rsid w:val="004D79EE"/>
    <w:rsid w:val="004F1E57"/>
    <w:rsid w:val="004F5523"/>
    <w:rsid w:val="004F5D97"/>
    <w:rsid w:val="00502153"/>
    <w:rsid w:val="0050260B"/>
    <w:rsid w:val="00505C49"/>
    <w:rsid w:val="00510825"/>
    <w:rsid w:val="00514723"/>
    <w:rsid w:val="0053011A"/>
    <w:rsid w:val="00532FCF"/>
    <w:rsid w:val="00534928"/>
    <w:rsid w:val="0053690B"/>
    <w:rsid w:val="0054056A"/>
    <w:rsid w:val="00542B70"/>
    <w:rsid w:val="00542C39"/>
    <w:rsid w:val="0055234B"/>
    <w:rsid w:val="005539F6"/>
    <w:rsid w:val="00571A09"/>
    <w:rsid w:val="00590F3A"/>
    <w:rsid w:val="005922C3"/>
    <w:rsid w:val="0059426D"/>
    <w:rsid w:val="005950B1"/>
    <w:rsid w:val="005B09AF"/>
    <w:rsid w:val="005B11B6"/>
    <w:rsid w:val="005C4DA6"/>
    <w:rsid w:val="005C50A2"/>
    <w:rsid w:val="005D1140"/>
    <w:rsid w:val="005F6378"/>
    <w:rsid w:val="00612A35"/>
    <w:rsid w:val="00614B17"/>
    <w:rsid w:val="00620E84"/>
    <w:rsid w:val="00624D3D"/>
    <w:rsid w:val="00630DBE"/>
    <w:rsid w:val="006350B1"/>
    <w:rsid w:val="0064216B"/>
    <w:rsid w:val="006428D9"/>
    <w:rsid w:val="006457D3"/>
    <w:rsid w:val="00655D0F"/>
    <w:rsid w:val="00660D8D"/>
    <w:rsid w:val="00665205"/>
    <w:rsid w:val="0066674B"/>
    <w:rsid w:val="0067745D"/>
    <w:rsid w:val="00683ECA"/>
    <w:rsid w:val="0069142E"/>
    <w:rsid w:val="00691C91"/>
    <w:rsid w:val="006A0442"/>
    <w:rsid w:val="006A1801"/>
    <w:rsid w:val="006A1B8B"/>
    <w:rsid w:val="006A612C"/>
    <w:rsid w:val="006A795F"/>
    <w:rsid w:val="006B21EB"/>
    <w:rsid w:val="006B4D5E"/>
    <w:rsid w:val="006B5D93"/>
    <w:rsid w:val="006D2692"/>
    <w:rsid w:val="006F37B0"/>
    <w:rsid w:val="006F5FF8"/>
    <w:rsid w:val="006F61C2"/>
    <w:rsid w:val="006F6665"/>
    <w:rsid w:val="006F68B9"/>
    <w:rsid w:val="00707D74"/>
    <w:rsid w:val="00711D59"/>
    <w:rsid w:val="00720121"/>
    <w:rsid w:val="00720F4C"/>
    <w:rsid w:val="0072660B"/>
    <w:rsid w:val="00726A8C"/>
    <w:rsid w:val="0075014D"/>
    <w:rsid w:val="00760379"/>
    <w:rsid w:val="00776E9F"/>
    <w:rsid w:val="0079213F"/>
    <w:rsid w:val="00797DA2"/>
    <w:rsid w:val="007A087A"/>
    <w:rsid w:val="007A25CA"/>
    <w:rsid w:val="007D1F87"/>
    <w:rsid w:val="007D286B"/>
    <w:rsid w:val="007E0918"/>
    <w:rsid w:val="007E1FE8"/>
    <w:rsid w:val="007E39A9"/>
    <w:rsid w:val="007F0546"/>
    <w:rsid w:val="007F0590"/>
    <w:rsid w:val="00801030"/>
    <w:rsid w:val="00830868"/>
    <w:rsid w:val="00837B0E"/>
    <w:rsid w:val="0086228A"/>
    <w:rsid w:val="00875051"/>
    <w:rsid w:val="008800B8"/>
    <w:rsid w:val="00883BCB"/>
    <w:rsid w:val="00892FC6"/>
    <w:rsid w:val="008957FE"/>
    <w:rsid w:val="008A2BF3"/>
    <w:rsid w:val="008A300D"/>
    <w:rsid w:val="008A3501"/>
    <w:rsid w:val="008B3344"/>
    <w:rsid w:val="008C01A4"/>
    <w:rsid w:val="008C364A"/>
    <w:rsid w:val="008C4139"/>
    <w:rsid w:val="008C48E3"/>
    <w:rsid w:val="008C54DA"/>
    <w:rsid w:val="008C736E"/>
    <w:rsid w:val="008D120E"/>
    <w:rsid w:val="008D1A5A"/>
    <w:rsid w:val="008E0489"/>
    <w:rsid w:val="008E0926"/>
    <w:rsid w:val="008F42B0"/>
    <w:rsid w:val="009016B9"/>
    <w:rsid w:val="00902E4D"/>
    <w:rsid w:val="00907C8A"/>
    <w:rsid w:val="009229B9"/>
    <w:rsid w:val="00933FEB"/>
    <w:rsid w:val="009378EF"/>
    <w:rsid w:val="00943B96"/>
    <w:rsid w:val="00944905"/>
    <w:rsid w:val="00944D15"/>
    <w:rsid w:val="00956841"/>
    <w:rsid w:val="0096142B"/>
    <w:rsid w:val="00963B1A"/>
    <w:rsid w:val="00972A7F"/>
    <w:rsid w:val="00976B07"/>
    <w:rsid w:val="00987BC2"/>
    <w:rsid w:val="009A20AB"/>
    <w:rsid w:val="009B7991"/>
    <w:rsid w:val="009C13BB"/>
    <w:rsid w:val="009D0F5A"/>
    <w:rsid w:val="009D14E9"/>
    <w:rsid w:val="009D2FA1"/>
    <w:rsid w:val="009D6D69"/>
    <w:rsid w:val="009E3E45"/>
    <w:rsid w:val="009F1B68"/>
    <w:rsid w:val="00A020F2"/>
    <w:rsid w:val="00A174BA"/>
    <w:rsid w:val="00A21DFE"/>
    <w:rsid w:val="00A26A8C"/>
    <w:rsid w:val="00A27992"/>
    <w:rsid w:val="00A3075F"/>
    <w:rsid w:val="00A42F65"/>
    <w:rsid w:val="00A4339B"/>
    <w:rsid w:val="00A538FD"/>
    <w:rsid w:val="00A55198"/>
    <w:rsid w:val="00A55ABD"/>
    <w:rsid w:val="00A70C3E"/>
    <w:rsid w:val="00A72768"/>
    <w:rsid w:val="00AA1FF3"/>
    <w:rsid w:val="00AB1ACB"/>
    <w:rsid w:val="00AB2354"/>
    <w:rsid w:val="00AB2792"/>
    <w:rsid w:val="00AB2D8C"/>
    <w:rsid w:val="00AB2E68"/>
    <w:rsid w:val="00AB4E0B"/>
    <w:rsid w:val="00AB748C"/>
    <w:rsid w:val="00AC13E3"/>
    <w:rsid w:val="00AD206C"/>
    <w:rsid w:val="00AD521B"/>
    <w:rsid w:val="00AD5742"/>
    <w:rsid w:val="00AD59F5"/>
    <w:rsid w:val="00AD6589"/>
    <w:rsid w:val="00AE4ADC"/>
    <w:rsid w:val="00AF2333"/>
    <w:rsid w:val="00AF2F77"/>
    <w:rsid w:val="00AF3BF3"/>
    <w:rsid w:val="00B00FFC"/>
    <w:rsid w:val="00B07107"/>
    <w:rsid w:val="00B264A2"/>
    <w:rsid w:val="00B374B8"/>
    <w:rsid w:val="00B407CB"/>
    <w:rsid w:val="00B576FB"/>
    <w:rsid w:val="00B60DE6"/>
    <w:rsid w:val="00B64B3D"/>
    <w:rsid w:val="00B64C2C"/>
    <w:rsid w:val="00B74AC9"/>
    <w:rsid w:val="00B83098"/>
    <w:rsid w:val="00B921F5"/>
    <w:rsid w:val="00B9664B"/>
    <w:rsid w:val="00BA1991"/>
    <w:rsid w:val="00BA3FB2"/>
    <w:rsid w:val="00BB3000"/>
    <w:rsid w:val="00BB33E6"/>
    <w:rsid w:val="00BC6D0A"/>
    <w:rsid w:val="00BD0978"/>
    <w:rsid w:val="00BE4248"/>
    <w:rsid w:val="00C01421"/>
    <w:rsid w:val="00C150C1"/>
    <w:rsid w:val="00C228FB"/>
    <w:rsid w:val="00C25E63"/>
    <w:rsid w:val="00C33A97"/>
    <w:rsid w:val="00C357E2"/>
    <w:rsid w:val="00C428B8"/>
    <w:rsid w:val="00C50AEE"/>
    <w:rsid w:val="00C532C6"/>
    <w:rsid w:val="00C55F97"/>
    <w:rsid w:val="00C64A43"/>
    <w:rsid w:val="00C6529A"/>
    <w:rsid w:val="00C70844"/>
    <w:rsid w:val="00C70AB2"/>
    <w:rsid w:val="00C738C9"/>
    <w:rsid w:val="00C77BF7"/>
    <w:rsid w:val="00C94556"/>
    <w:rsid w:val="00CA468B"/>
    <w:rsid w:val="00CA5D2F"/>
    <w:rsid w:val="00CB41E0"/>
    <w:rsid w:val="00CD049B"/>
    <w:rsid w:val="00CD08FC"/>
    <w:rsid w:val="00CD0A8F"/>
    <w:rsid w:val="00CE0C08"/>
    <w:rsid w:val="00CE3639"/>
    <w:rsid w:val="00CF149C"/>
    <w:rsid w:val="00CF5A10"/>
    <w:rsid w:val="00D03E02"/>
    <w:rsid w:val="00D10DDB"/>
    <w:rsid w:val="00D15203"/>
    <w:rsid w:val="00D25240"/>
    <w:rsid w:val="00D274D0"/>
    <w:rsid w:val="00D50D4A"/>
    <w:rsid w:val="00D512D3"/>
    <w:rsid w:val="00D54EE7"/>
    <w:rsid w:val="00D54F7B"/>
    <w:rsid w:val="00D60557"/>
    <w:rsid w:val="00D619CE"/>
    <w:rsid w:val="00D7064B"/>
    <w:rsid w:val="00D72825"/>
    <w:rsid w:val="00D76CBC"/>
    <w:rsid w:val="00D92967"/>
    <w:rsid w:val="00D93BAB"/>
    <w:rsid w:val="00DA7E16"/>
    <w:rsid w:val="00DA7F7D"/>
    <w:rsid w:val="00DB222F"/>
    <w:rsid w:val="00DB383E"/>
    <w:rsid w:val="00DC2809"/>
    <w:rsid w:val="00DC3695"/>
    <w:rsid w:val="00DC4862"/>
    <w:rsid w:val="00DC59B1"/>
    <w:rsid w:val="00DC5F57"/>
    <w:rsid w:val="00DD0F3E"/>
    <w:rsid w:val="00DE1B43"/>
    <w:rsid w:val="00DE3C0A"/>
    <w:rsid w:val="00DF326E"/>
    <w:rsid w:val="00DF6508"/>
    <w:rsid w:val="00E03D83"/>
    <w:rsid w:val="00E11F06"/>
    <w:rsid w:val="00E224D5"/>
    <w:rsid w:val="00E24C65"/>
    <w:rsid w:val="00E31D20"/>
    <w:rsid w:val="00E32532"/>
    <w:rsid w:val="00E348BE"/>
    <w:rsid w:val="00E34F1C"/>
    <w:rsid w:val="00E35521"/>
    <w:rsid w:val="00E42746"/>
    <w:rsid w:val="00E54646"/>
    <w:rsid w:val="00E546BF"/>
    <w:rsid w:val="00E5477F"/>
    <w:rsid w:val="00E65FB2"/>
    <w:rsid w:val="00E70A5E"/>
    <w:rsid w:val="00E72594"/>
    <w:rsid w:val="00E82673"/>
    <w:rsid w:val="00E85033"/>
    <w:rsid w:val="00E91998"/>
    <w:rsid w:val="00EA0E34"/>
    <w:rsid w:val="00EA61AB"/>
    <w:rsid w:val="00EC464F"/>
    <w:rsid w:val="00ED2075"/>
    <w:rsid w:val="00EE0615"/>
    <w:rsid w:val="00EE2144"/>
    <w:rsid w:val="00EE7985"/>
    <w:rsid w:val="00EF5E2B"/>
    <w:rsid w:val="00F006C0"/>
    <w:rsid w:val="00F06D42"/>
    <w:rsid w:val="00F10A33"/>
    <w:rsid w:val="00F13FDC"/>
    <w:rsid w:val="00F17E2E"/>
    <w:rsid w:val="00F31667"/>
    <w:rsid w:val="00F352C5"/>
    <w:rsid w:val="00F43C8D"/>
    <w:rsid w:val="00F467CA"/>
    <w:rsid w:val="00F53042"/>
    <w:rsid w:val="00F70378"/>
    <w:rsid w:val="00F71BA3"/>
    <w:rsid w:val="00F71C35"/>
    <w:rsid w:val="00F874F6"/>
    <w:rsid w:val="00F87B50"/>
    <w:rsid w:val="00F90EA9"/>
    <w:rsid w:val="00F92F0B"/>
    <w:rsid w:val="00F95D48"/>
    <w:rsid w:val="00FB42C4"/>
    <w:rsid w:val="00FC4100"/>
    <w:rsid w:val="00FE27D9"/>
    <w:rsid w:val="00FE2DA0"/>
    <w:rsid w:val="00FE7F70"/>
    <w:rsid w:val="00FF5E9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B0C2"/>
  <w15:chartTrackingRefBased/>
  <w15:docId w15:val="{48378FF7-8D19-41B6-8C35-444E3093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3"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0B61"/>
  </w:style>
  <w:style w:type="paragraph" w:styleId="1">
    <w:name w:val="heading 1"/>
    <w:basedOn w:val="a"/>
    <w:next w:val="a"/>
    <w:link w:val="10"/>
    <w:uiPriority w:val="3"/>
    <w:qFormat/>
    <w:rsid w:val="001A00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1A00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1A00A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A00A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A00A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A00A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A00A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A00A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A00A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00A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qFormat/>
    <w:rsid w:val="001A00A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1A00A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A00A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A00A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A00A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A00A7"/>
    <w:rPr>
      <w:rFonts w:eastAsiaTheme="majorEastAsia" w:cstheme="majorBidi"/>
      <w:color w:val="595959" w:themeColor="text1" w:themeTint="A6"/>
    </w:rPr>
  </w:style>
  <w:style w:type="character" w:customStyle="1" w:styleId="80">
    <w:name w:val="Заголовок 8 Знак"/>
    <w:basedOn w:val="a0"/>
    <w:link w:val="8"/>
    <w:uiPriority w:val="9"/>
    <w:semiHidden/>
    <w:rsid w:val="001A00A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A00A7"/>
    <w:rPr>
      <w:rFonts w:eastAsiaTheme="majorEastAsia" w:cstheme="majorBidi"/>
      <w:color w:val="272727" w:themeColor="text1" w:themeTint="D8"/>
    </w:rPr>
  </w:style>
  <w:style w:type="paragraph" w:styleId="a3">
    <w:name w:val="Title"/>
    <w:basedOn w:val="a"/>
    <w:next w:val="a"/>
    <w:link w:val="a4"/>
    <w:uiPriority w:val="10"/>
    <w:qFormat/>
    <w:rsid w:val="001A0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A00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00A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A00A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A00A7"/>
    <w:pPr>
      <w:spacing w:before="160"/>
      <w:jc w:val="center"/>
    </w:pPr>
    <w:rPr>
      <w:i/>
      <w:iCs/>
      <w:color w:val="404040" w:themeColor="text1" w:themeTint="BF"/>
    </w:rPr>
  </w:style>
  <w:style w:type="character" w:customStyle="1" w:styleId="22">
    <w:name w:val="Цитата 2 Знак"/>
    <w:basedOn w:val="a0"/>
    <w:link w:val="21"/>
    <w:uiPriority w:val="29"/>
    <w:rsid w:val="001A00A7"/>
    <w:rPr>
      <w:i/>
      <w:iCs/>
      <w:color w:val="404040" w:themeColor="text1" w:themeTint="BF"/>
    </w:rPr>
  </w:style>
  <w:style w:type="paragraph" w:styleId="a7">
    <w:name w:val="List Paragraph"/>
    <w:basedOn w:val="a"/>
    <w:uiPriority w:val="34"/>
    <w:qFormat/>
    <w:rsid w:val="001A00A7"/>
    <w:pPr>
      <w:ind w:left="720"/>
      <w:contextualSpacing/>
    </w:pPr>
  </w:style>
  <w:style w:type="character" w:styleId="a8">
    <w:name w:val="Intense Emphasis"/>
    <w:basedOn w:val="a0"/>
    <w:uiPriority w:val="21"/>
    <w:qFormat/>
    <w:rsid w:val="001A00A7"/>
    <w:rPr>
      <w:i/>
      <w:iCs/>
      <w:color w:val="2F5496" w:themeColor="accent1" w:themeShade="BF"/>
    </w:rPr>
  </w:style>
  <w:style w:type="paragraph" w:styleId="a9">
    <w:name w:val="Intense Quote"/>
    <w:basedOn w:val="a"/>
    <w:next w:val="a"/>
    <w:link w:val="aa"/>
    <w:uiPriority w:val="30"/>
    <w:qFormat/>
    <w:rsid w:val="001A0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A00A7"/>
    <w:rPr>
      <w:i/>
      <w:iCs/>
      <w:color w:val="2F5496" w:themeColor="accent1" w:themeShade="BF"/>
    </w:rPr>
  </w:style>
  <w:style w:type="character" w:styleId="ab">
    <w:name w:val="Intense Reference"/>
    <w:basedOn w:val="a0"/>
    <w:uiPriority w:val="32"/>
    <w:qFormat/>
    <w:rsid w:val="001A00A7"/>
    <w:rPr>
      <w:b/>
      <w:bCs/>
      <w:smallCaps/>
      <w:color w:val="2F5496" w:themeColor="accent1" w:themeShade="BF"/>
      <w:spacing w:val="5"/>
    </w:rPr>
  </w:style>
  <w:style w:type="character" w:styleId="ac">
    <w:name w:val="Emphasis"/>
    <w:uiPriority w:val="20"/>
    <w:qFormat/>
    <w:rsid w:val="00C01421"/>
    <w:rPr>
      <w:i/>
      <w:iCs/>
    </w:rPr>
  </w:style>
  <w:style w:type="paragraph" w:styleId="ad">
    <w:name w:val="Normal (Web)"/>
    <w:basedOn w:val="a"/>
    <w:uiPriority w:val="99"/>
    <w:unhideWhenUsed/>
    <w:qFormat/>
    <w:rsid w:val="001F194C"/>
    <w:pPr>
      <w:suppressAutoHyphens/>
      <w:spacing w:beforeAutospacing="1" w:after="0" w:afterAutospacing="1" w:line="240" w:lineRule="auto"/>
    </w:pPr>
    <w:rPr>
      <w:rFonts w:ascii="Times New Roman" w:eastAsia="Times New Roman" w:hAnsi="Times New Roman" w:cs="Times New Roman"/>
      <w:kern w:val="0"/>
      <w:lang w:val="en-CA" w:eastAsia="ja-JP"/>
      <w14:ligatures w14:val="none"/>
    </w:rPr>
  </w:style>
  <w:style w:type="character" w:customStyle="1" w:styleId="anegp0gi0b9av8jahpyh">
    <w:name w:val="anegp0gi0b9av8jahpyh"/>
    <w:basedOn w:val="a0"/>
    <w:qFormat/>
    <w:rsid w:val="000F0EC4"/>
  </w:style>
  <w:style w:type="character" w:styleId="ae">
    <w:name w:val="Hyperlink"/>
    <w:basedOn w:val="a0"/>
    <w:uiPriority w:val="99"/>
    <w:unhideWhenUsed/>
    <w:rsid w:val="00B407CB"/>
    <w:rPr>
      <w:color w:val="0563C1" w:themeColor="hyperlink"/>
      <w:u w:val="single"/>
    </w:rPr>
  </w:style>
  <w:style w:type="character" w:customStyle="1" w:styleId="UnresolvedMention">
    <w:name w:val="Unresolved Mention"/>
    <w:basedOn w:val="a0"/>
    <w:uiPriority w:val="99"/>
    <w:semiHidden/>
    <w:unhideWhenUsed/>
    <w:rsid w:val="00B407CB"/>
    <w:rPr>
      <w:color w:val="605E5C"/>
      <w:shd w:val="clear" w:color="auto" w:fill="E1DFDD"/>
    </w:rPr>
  </w:style>
  <w:style w:type="character" w:styleId="af">
    <w:name w:val="annotation reference"/>
    <w:basedOn w:val="a0"/>
    <w:uiPriority w:val="99"/>
    <w:semiHidden/>
    <w:unhideWhenUsed/>
    <w:rsid w:val="00711D59"/>
    <w:rPr>
      <w:sz w:val="16"/>
      <w:szCs w:val="16"/>
    </w:rPr>
  </w:style>
  <w:style w:type="paragraph" w:styleId="af0">
    <w:name w:val="annotation text"/>
    <w:basedOn w:val="a"/>
    <w:link w:val="af1"/>
    <w:uiPriority w:val="99"/>
    <w:semiHidden/>
    <w:unhideWhenUsed/>
    <w:rsid w:val="00711D59"/>
    <w:pPr>
      <w:spacing w:line="240" w:lineRule="auto"/>
    </w:pPr>
    <w:rPr>
      <w:sz w:val="20"/>
      <w:szCs w:val="20"/>
    </w:rPr>
  </w:style>
  <w:style w:type="character" w:customStyle="1" w:styleId="af1">
    <w:name w:val="Текст примечания Знак"/>
    <w:basedOn w:val="a0"/>
    <w:link w:val="af0"/>
    <w:uiPriority w:val="99"/>
    <w:semiHidden/>
    <w:rsid w:val="00711D59"/>
    <w:rPr>
      <w:sz w:val="20"/>
      <w:szCs w:val="20"/>
    </w:rPr>
  </w:style>
  <w:style w:type="paragraph" w:styleId="af2">
    <w:name w:val="annotation subject"/>
    <w:basedOn w:val="af0"/>
    <w:next w:val="af0"/>
    <w:link w:val="af3"/>
    <w:uiPriority w:val="99"/>
    <w:semiHidden/>
    <w:unhideWhenUsed/>
    <w:rsid w:val="00711D59"/>
    <w:rPr>
      <w:b/>
      <w:bCs/>
    </w:rPr>
  </w:style>
  <w:style w:type="character" w:customStyle="1" w:styleId="af3">
    <w:name w:val="Тема примечания Знак"/>
    <w:basedOn w:val="af1"/>
    <w:link w:val="af2"/>
    <w:uiPriority w:val="99"/>
    <w:semiHidden/>
    <w:rsid w:val="00711D59"/>
    <w:rPr>
      <w:b/>
      <w:bCs/>
      <w:sz w:val="20"/>
      <w:szCs w:val="20"/>
    </w:rPr>
  </w:style>
  <w:style w:type="paragraph" w:styleId="af4">
    <w:name w:val="Balloon Text"/>
    <w:basedOn w:val="a"/>
    <w:link w:val="af5"/>
    <w:uiPriority w:val="99"/>
    <w:semiHidden/>
    <w:unhideWhenUsed/>
    <w:rsid w:val="00711D59"/>
    <w:pPr>
      <w:spacing w:after="0" w:line="240" w:lineRule="auto"/>
    </w:pPr>
    <w:rPr>
      <w:rFonts w:ascii="Segoe UI" w:hAnsi="Segoe UI" w:cs="Segoe UI"/>
      <w:sz w:val="18"/>
      <w:szCs w:val="18"/>
    </w:rPr>
  </w:style>
  <w:style w:type="character" w:customStyle="1" w:styleId="af5">
    <w:name w:val="Текст выноски Знак"/>
    <w:basedOn w:val="a0"/>
    <w:link w:val="af4"/>
    <w:uiPriority w:val="99"/>
    <w:semiHidden/>
    <w:rsid w:val="00711D5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5.jpeg"/><Relationship Id="rId5" Type="http://schemas.openxmlformats.org/officeDocument/2006/relationships/comments" Target="comment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1124</TotalTime>
  <Pages>11</Pages>
  <Words>4216</Words>
  <Characters>24033</Characters>
  <Application>Microsoft Office Word</Application>
  <DocSecurity>0</DocSecurity>
  <Lines>200</Lines>
  <Paragraphs>56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Mariya</cp:lastModifiedBy>
  <cp:revision>426</cp:revision>
  <dcterms:created xsi:type="dcterms:W3CDTF">2026-06-29T06:49:00Z</dcterms:created>
  <dcterms:modified xsi:type="dcterms:W3CDTF">2026-09-26T12:40:00Z</dcterms:modified>
</cp:coreProperties>
</file>