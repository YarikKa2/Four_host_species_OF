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761FCA" w14:textId="301544BD" w:rsidR="00711D59" w:rsidRDefault="00711D59" w:rsidP="00EA61AB">
      <w:pPr>
        <w:spacing w:after="0" w:line="276" w:lineRule="auto"/>
        <w:jc w:val="both"/>
        <w:rPr>
          <w:rFonts w:ascii="Times New Roman" w:hAnsi="Times New Roman" w:cs="Times New Roman"/>
          <w:b/>
          <w:bCs/>
        </w:rPr>
      </w:pPr>
      <w:bookmarkStart w:id="0" w:name="_Hlk241077641"/>
      <w:bookmarkEnd w:id="0"/>
      <w:commentRangeStart w:id="1"/>
      <w:r>
        <w:rPr>
          <w:rFonts w:ascii="Times New Roman" w:hAnsi="Times New Roman" w:cs="Times New Roman"/>
          <w:b/>
          <w:bCs/>
        </w:rPr>
        <w:t>Establishment of animal model for Opisthorchis felineus liver fluke infection</w:t>
      </w:r>
      <w:commentRangeEnd w:id="1"/>
      <w:r>
        <w:rPr>
          <w:rStyle w:val="af"/>
        </w:rPr>
        <w:commentReference w:id="1"/>
      </w:r>
    </w:p>
    <w:p w14:paraId="3AFAD93B" w14:textId="77777777" w:rsidR="00711D59" w:rsidRDefault="00711D59" w:rsidP="00EA61AB">
      <w:pPr>
        <w:spacing w:after="0" w:line="276" w:lineRule="auto"/>
        <w:jc w:val="both"/>
        <w:rPr>
          <w:rFonts w:ascii="Times New Roman" w:hAnsi="Times New Roman" w:cs="Times New Roman"/>
          <w:b/>
          <w:bCs/>
        </w:rPr>
      </w:pPr>
    </w:p>
    <w:p w14:paraId="0967FF3F" w14:textId="74A8BD61" w:rsidR="00F006C0" w:rsidRDefault="00F006C0" w:rsidP="00EA61AB">
      <w:pPr>
        <w:spacing w:after="0" w:line="276" w:lineRule="auto"/>
        <w:jc w:val="both"/>
        <w:rPr>
          <w:rFonts w:ascii="Times New Roman" w:hAnsi="Times New Roman" w:cs="Times New Roman"/>
          <w:b/>
          <w:bCs/>
          <w:lang w:val="ru-RU"/>
        </w:rPr>
      </w:pPr>
      <w:r w:rsidRPr="00D92967">
        <w:rPr>
          <w:rFonts w:ascii="Times New Roman" w:hAnsi="Times New Roman" w:cs="Times New Roman"/>
          <w:b/>
          <w:bCs/>
        </w:rPr>
        <w:t>Introduction</w:t>
      </w:r>
      <w:r w:rsidRPr="00BB2846">
        <w:rPr>
          <w:rFonts w:ascii="Times New Roman" w:hAnsi="Times New Roman" w:cs="Times New Roman"/>
          <w:b/>
          <w:bCs/>
          <w:lang w:val="ru-RU"/>
        </w:rPr>
        <w:t xml:space="preserve"> </w:t>
      </w:r>
    </w:p>
    <w:p w14:paraId="72BF85C2" w14:textId="7FB4A894" w:rsidR="00833AE4" w:rsidRPr="00833AE4" w:rsidRDefault="00960783" w:rsidP="00833AE4">
      <w:pPr>
        <w:spacing w:after="0" w:line="276" w:lineRule="auto"/>
        <w:jc w:val="both"/>
        <w:rPr>
          <w:ins w:id="2" w:author="Пахарукова Мария Юрьевна" w:date="2026-10-09T12:52:00Z"/>
          <w:rFonts w:ascii="Times New Roman" w:hAnsi="Times New Roman" w:cs="Times New Roman"/>
          <w:lang w:val="ru-RU"/>
        </w:rPr>
      </w:pPr>
      <w:r>
        <w:rPr>
          <w:rFonts w:ascii="Times New Roman" w:hAnsi="Times New Roman" w:cs="Times New Roman"/>
          <w:lang w:val="ru-RU"/>
        </w:rPr>
        <w:t>Одной из основных задач современной биологической науки является изучение патогенеза</w:t>
      </w:r>
      <w:r w:rsidR="00810768">
        <w:rPr>
          <w:rFonts w:ascii="Times New Roman" w:hAnsi="Times New Roman" w:cs="Times New Roman"/>
          <w:lang w:val="ru-RU"/>
        </w:rPr>
        <w:t xml:space="preserve"> различных заболеваний</w:t>
      </w:r>
      <w:r>
        <w:rPr>
          <w:rFonts w:ascii="Times New Roman" w:hAnsi="Times New Roman" w:cs="Times New Roman"/>
          <w:lang w:val="ru-RU"/>
        </w:rPr>
        <w:t xml:space="preserve">, подбор методов их контроля и терапии. </w:t>
      </w:r>
      <w:ins w:id="3" w:author="Пахарукова Мария Юрьевна" w:date="2026-10-09T12:49:00Z">
        <w:r w:rsidR="00833AE4" w:rsidRPr="00833AE4">
          <w:rPr>
            <w:rFonts w:ascii="Times New Roman" w:hAnsi="Times New Roman" w:cs="Times New Roman"/>
            <w:lang w:val="ru-RU"/>
          </w:rPr>
          <w:t xml:space="preserve">Важную роль в решении этой задачи играет выбор адекватной животной модели, воспроизводящей ключевые особенности исследуемого заболевания. </w:t>
        </w:r>
      </w:ins>
      <w:ins w:id="4" w:author="Пахарукова Мария Юрьевна" w:date="2026-10-09T12:52:00Z">
        <w:r w:rsidR="00833AE4" w:rsidRPr="00833AE4">
          <w:rPr>
            <w:rFonts w:ascii="Times New Roman" w:hAnsi="Times New Roman" w:cs="Times New Roman"/>
            <w:lang w:val="ru-RU"/>
          </w:rPr>
          <w:t>Соответствие модели поставленным задачам определяет обоснованность интерпретации результатов и возможность их переноса в клиническую практику.</w:t>
        </w:r>
      </w:ins>
      <w:ins w:id="5" w:author="Пахарукова Мария Юрьевна" w:date="2026-10-09T12:53:00Z">
        <w:r w:rsidR="00833AE4">
          <w:rPr>
            <w:rFonts w:ascii="Times New Roman" w:hAnsi="Times New Roman" w:cs="Times New Roman"/>
            <w:lang w:val="ru-RU"/>
          </w:rPr>
          <w:t xml:space="preserve"> </w:t>
        </w:r>
      </w:ins>
    </w:p>
    <w:p w14:paraId="37B4207D" w14:textId="73FBFDCC" w:rsidR="00833AE4" w:rsidRDefault="00833AE4" w:rsidP="00833AE4">
      <w:pPr>
        <w:spacing w:after="0" w:line="276" w:lineRule="auto"/>
        <w:jc w:val="both"/>
        <w:rPr>
          <w:ins w:id="6" w:author="Пахарукова Мария Юрьевна" w:date="2026-10-09T13:02:00Z"/>
          <w:rFonts w:ascii="Times New Roman" w:hAnsi="Times New Roman" w:cs="Times New Roman"/>
          <w:lang w:val="ru-RU"/>
        </w:rPr>
      </w:pPr>
      <w:proofErr w:type="spellStart"/>
      <w:ins w:id="7" w:author="Пахарукова Мария Юрьевна" w:date="2026-10-09T12:52:00Z">
        <w:r w:rsidRPr="00833AE4">
          <w:rPr>
            <w:rFonts w:ascii="Times New Roman" w:hAnsi="Times New Roman" w:cs="Times New Roman"/>
            <w:lang w:val="ru-RU"/>
          </w:rPr>
          <w:t>Валидность</w:t>
        </w:r>
        <w:proofErr w:type="spellEnd"/>
        <w:r w:rsidRPr="00833AE4">
          <w:rPr>
            <w:rFonts w:ascii="Times New Roman" w:hAnsi="Times New Roman" w:cs="Times New Roman"/>
            <w:lang w:val="ru-RU"/>
          </w:rPr>
          <w:t xml:space="preserve"> животной модели оценивают по нескольким основным критериям: фенотипическому сходству с заболеванием человека (</w:t>
        </w:r>
        <w:proofErr w:type="spellStart"/>
        <w:r w:rsidRPr="00833AE4">
          <w:rPr>
            <w:rFonts w:ascii="Times New Roman" w:hAnsi="Times New Roman" w:cs="Times New Roman"/>
            <w:lang w:val="ru-RU"/>
          </w:rPr>
          <w:t>face</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 соответствию механизмов его возникновения и развития (</w:t>
        </w:r>
        <w:proofErr w:type="spellStart"/>
        <w:r w:rsidRPr="00833AE4">
          <w:rPr>
            <w:rFonts w:ascii="Times New Roman" w:hAnsi="Times New Roman" w:cs="Times New Roman"/>
            <w:lang w:val="ru-RU"/>
          </w:rPr>
          <w:t>construct</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 а также способности предсказывать клинический ответ на терапевтические воздействия (</w:t>
        </w:r>
        <w:proofErr w:type="spellStart"/>
        <w:r w:rsidRPr="00833AE4">
          <w:rPr>
            <w:rFonts w:ascii="Times New Roman" w:hAnsi="Times New Roman" w:cs="Times New Roman"/>
            <w:lang w:val="ru-RU"/>
          </w:rPr>
          <w:t>predictive</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w:t>
        </w:r>
      </w:ins>
      <w:ins w:id="8" w:author="Пахарукова Мария Юрьевна" w:date="2026-10-09T12:54:00Z">
        <w:r>
          <w:rPr>
            <w:rFonts w:ascii="Times New Roman" w:hAnsi="Times New Roman" w:cs="Times New Roman"/>
            <w:lang w:val="ru-RU"/>
          </w:rPr>
          <w:t xml:space="preserve"> </w:t>
        </w:r>
        <w:r w:rsidRPr="00833AE4">
          <w:rPr>
            <w:rFonts w:ascii="Times New Roman" w:hAnsi="Times New Roman" w:cs="Times New Roman"/>
            <w:lang w:val="ru-RU"/>
            <w:rPrChange w:id="9" w:author="Пахарукова Мария Юрьевна" w:date="2026-10-09T12:54:00Z">
              <w:rPr>
                <w:rFonts w:ascii="Times New Roman" w:hAnsi="Times New Roman" w:cs="Times New Roman"/>
              </w:rPr>
            </w:rPrChange>
          </w:rPr>
          <w:t>[</w:t>
        </w:r>
      </w:ins>
      <w:proofErr w:type="spellStart"/>
      <w:ins w:id="10" w:author="Пахарукова Мария Юрьевна" w:date="2026-10-09T12:55:00Z">
        <w:r w:rsidRPr="00833AE4">
          <w:rPr>
            <w:rFonts w:ascii="Times New Roman" w:hAnsi="Times New Roman" w:cs="Times New Roman"/>
            <w:lang w:val="ru-RU"/>
          </w:rPr>
          <w:t>Belzung</w:t>
        </w:r>
        <w:proofErr w:type="spellEnd"/>
        <w:r w:rsidRPr="00833AE4">
          <w:rPr>
            <w:rFonts w:ascii="Times New Roman" w:hAnsi="Times New Roman" w:cs="Times New Roman"/>
            <w:lang w:val="ru-RU"/>
          </w:rPr>
          <w:t xml:space="preserve">, C., </w:t>
        </w:r>
        <w:proofErr w:type="spellStart"/>
        <w:r w:rsidRPr="00833AE4">
          <w:rPr>
            <w:rFonts w:ascii="Times New Roman" w:hAnsi="Times New Roman" w:cs="Times New Roman"/>
            <w:lang w:val="ru-RU"/>
          </w:rPr>
          <w:t>Lemoine</w:t>
        </w:r>
        <w:proofErr w:type="spellEnd"/>
        <w:r w:rsidRPr="00833AE4">
          <w:rPr>
            <w:rFonts w:ascii="Times New Roman" w:hAnsi="Times New Roman" w:cs="Times New Roman"/>
            <w:lang w:val="ru-RU"/>
          </w:rPr>
          <w:t xml:space="preserve">, M. </w:t>
        </w:r>
        <w:proofErr w:type="spellStart"/>
        <w:r w:rsidRPr="00833AE4">
          <w:rPr>
            <w:rFonts w:ascii="Times New Roman" w:hAnsi="Times New Roman" w:cs="Times New Roman"/>
            <w:lang w:val="ru-RU"/>
          </w:rPr>
          <w:t>Criteria</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of</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for</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animal</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models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of</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psychiatric</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disorders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focus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on</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anxiety</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disorders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and</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depression</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Biol</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Mood</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Anxiety</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Disord</w:t>
        </w:r>
        <w:proofErr w:type="spellEnd"/>
        <w:r w:rsidRPr="00833AE4">
          <w:rPr>
            <w:rFonts w:ascii="Times New Roman" w:hAnsi="Times New Roman" w:cs="Times New Roman"/>
            <w:lang w:val="ru-RU"/>
          </w:rPr>
          <w:t xml:space="preserve"> 1, 9 (2011). https://doi.org/10.1186/2045-5380-1-9</w:t>
        </w:r>
      </w:ins>
      <w:ins w:id="11" w:author="Пахарукова Мария Юрьевна" w:date="2026-10-09T12:54:00Z">
        <w:r w:rsidRPr="00833AE4">
          <w:rPr>
            <w:rFonts w:ascii="Times New Roman" w:hAnsi="Times New Roman" w:cs="Times New Roman"/>
            <w:lang w:val="ru-RU"/>
            <w:rPrChange w:id="12" w:author="Пахарукова Мария Юрьевна" w:date="2026-10-09T12:54:00Z">
              <w:rPr>
                <w:rFonts w:ascii="Times New Roman" w:hAnsi="Times New Roman" w:cs="Times New Roman"/>
              </w:rPr>
            </w:rPrChange>
          </w:rPr>
          <w:t>]</w:t>
        </w:r>
      </w:ins>
      <w:ins w:id="13" w:author="Пахарукова Мария Юрьевна" w:date="2026-10-09T12:52:00Z">
        <w:r w:rsidRPr="00833AE4">
          <w:rPr>
            <w:rFonts w:ascii="Times New Roman" w:hAnsi="Times New Roman" w:cs="Times New Roman"/>
            <w:lang w:val="ru-RU"/>
          </w:rPr>
          <w:t>. Эти критерии отражают разные аспекты соответствия модели заболеванию и должны оцениваться отдельно с учётом целей исследования.</w:t>
        </w:r>
        <w:r w:rsidRPr="00833AE4" w:rsidDel="00833AE4">
          <w:rPr>
            <w:rFonts w:ascii="Times New Roman" w:hAnsi="Times New Roman" w:cs="Times New Roman"/>
            <w:lang w:val="ru-RU"/>
          </w:rPr>
          <w:t xml:space="preserve"> </w:t>
        </w:r>
      </w:ins>
    </w:p>
    <w:p w14:paraId="25447A57" w14:textId="0B9992B6" w:rsidR="00DE18BA" w:rsidRPr="00DE18BA" w:rsidRDefault="00DE18BA" w:rsidP="00833AE4">
      <w:pPr>
        <w:spacing w:after="0" w:line="276" w:lineRule="auto"/>
        <w:jc w:val="both"/>
        <w:rPr>
          <w:ins w:id="14" w:author="Пахарукова Мария Юрьевна" w:date="2026-10-09T12:52:00Z"/>
          <w:rFonts w:ascii="Times New Roman" w:hAnsi="Times New Roman" w:cs="Times New Roman"/>
          <w:lang w:val="ru-RU"/>
          <w:rPrChange w:id="15" w:author="Пахарукова Мария Юрьевна" w:date="2026-10-09T13:03:00Z">
            <w:rPr>
              <w:ins w:id="16" w:author="Пахарукова Мария Юрьевна" w:date="2026-10-09T12:52:00Z"/>
              <w:rFonts w:ascii="Times New Roman" w:hAnsi="Times New Roman" w:cs="Times New Roman"/>
              <w:lang w:val="ru-RU"/>
            </w:rPr>
          </w:rPrChange>
        </w:rPr>
      </w:pPr>
      <w:ins w:id="17" w:author="Пахарукова Мария Юрьевна" w:date="2026-10-09T13:03:00Z">
        <w:r w:rsidRPr="00DE18BA">
          <w:rPr>
            <w:rFonts w:ascii="Times New Roman" w:hAnsi="Times New Roman" w:cs="Times New Roman"/>
            <w:lang w:val="ru-RU"/>
          </w:rPr>
          <w:t xml:space="preserve">Трематоды, передающиеся пищевым путём представляют серьёзную угрозу общественному здоровью во всём мире. Заражение человека происходит при употреблении пищи, содержащей личинки паразитов </w:t>
        </w:r>
        <w:proofErr w:type="spellStart"/>
        <w:r w:rsidRPr="00DE18BA">
          <w:rPr>
            <w:rFonts w:ascii="Times New Roman" w:hAnsi="Times New Roman" w:cs="Times New Roman"/>
            <w:lang w:val="ru-RU"/>
          </w:rPr>
          <w:t>метацеркарии</w:t>
        </w:r>
        <w:proofErr w:type="spellEnd"/>
        <w:r w:rsidRPr="00DE18BA">
          <w:rPr>
            <w:rFonts w:ascii="Times New Roman" w:hAnsi="Times New Roman" w:cs="Times New Roman"/>
            <w:lang w:val="ru-RU"/>
          </w:rPr>
          <w:t xml:space="preserve"> (WHO, 2015). Особую эпидемиологическую значимость имеют четыре вида трематод, передающихся пищевым путём, в частности </w:t>
        </w:r>
        <w:r>
          <w:rPr>
            <w:rFonts w:ascii="Times New Roman" w:hAnsi="Times New Roman" w:cs="Times New Roman"/>
          </w:rPr>
          <w:t>liver</w:t>
        </w:r>
        <w:r w:rsidRPr="00DE18BA">
          <w:rPr>
            <w:rFonts w:ascii="Times New Roman" w:hAnsi="Times New Roman" w:cs="Times New Roman"/>
            <w:lang w:val="ru-RU"/>
            <w:rPrChange w:id="18" w:author="Пахарукова Мария Юрьевна" w:date="2026-10-09T13:03:00Z">
              <w:rPr>
                <w:rFonts w:ascii="Times New Roman" w:hAnsi="Times New Roman" w:cs="Times New Roman"/>
              </w:rPr>
            </w:rPrChange>
          </w:rPr>
          <w:t xml:space="preserve"> </w:t>
        </w:r>
        <w:r>
          <w:rPr>
            <w:rFonts w:ascii="Times New Roman" w:hAnsi="Times New Roman" w:cs="Times New Roman"/>
          </w:rPr>
          <w:t>flukes</w:t>
        </w:r>
        <w:r w:rsidRPr="00DE18BA">
          <w:rPr>
            <w:rFonts w:ascii="Times New Roman" w:hAnsi="Times New Roman" w:cs="Times New Roman"/>
            <w:lang w:val="ru-RU"/>
          </w:rPr>
          <w:t xml:space="preserve"> семейства </w:t>
        </w:r>
        <w:proofErr w:type="spellStart"/>
        <w:r w:rsidRPr="00DE18BA">
          <w:rPr>
            <w:rFonts w:ascii="Times New Roman" w:hAnsi="Times New Roman" w:cs="Times New Roman"/>
            <w:lang w:val="ru-RU"/>
          </w:rPr>
          <w:t>Opisthorchiidae</w:t>
        </w:r>
        <w:proofErr w:type="spellEnd"/>
        <w:r w:rsidRPr="00DE18BA">
          <w:rPr>
            <w:rFonts w:ascii="Times New Roman" w:hAnsi="Times New Roman" w:cs="Times New Roman"/>
            <w:lang w:val="ru-RU"/>
          </w:rPr>
          <w:t xml:space="preserve"> и лёгочные </w:t>
        </w:r>
        <w:r>
          <w:rPr>
            <w:rFonts w:ascii="Times New Roman" w:hAnsi="Times New Roman" w:cs="Times New Roman"/>
          </w:rPr>
          <w:t>trematodes</w:t>
        </w:r>
        <w:r w:rsidRPr="00DE18BA">
          <w:rPr>
            <w:rFonts w:ascii="Times New Roman" w:hAnsi="Times New Roman" w:cs="Times New Roman"/>
            <w:lang w:val="ru-RU"/>
          </w:rPr>
          <w:t xml:space="preserve">. Эти паразиты вносят существенный вклад в </w:t>
        </w:r>
        <w:proofErr w:type="spellStart"/>
        <w:r w:rsidRPr="00DE18BA">
          <w:rPr>
            <w:rFonts w:ascii="Times New Roman" w:hAnsi="Times New Roman" w:cs="Times New Roman"/>
            <w:lang w:val="ru-RU"/>
          </w:rPr>
          <w:t>инвалидизацию</w:t>
        </w:r>
        <w:proofErr w:type="spellEnd"/>
        <w:r w:rsidRPr="00DE18BA">
          <w:rPr>
            <w:rFonts w:ascii="Times New Roman" w:hAnsi="Times New Roman" w:cs="Times New Roman"/>
            <w:lang w:val="ru-RU"/>
          </w:rPr>
          <w:t xml:space="preserve"> населения и, по оценкам</w:t>
        </w:r>
      </w:ins>
      <w:ins w:id="19" w:author="Пахарукова Мария Юрьевна" w:date="2026-10-09T13:11:00Z">
        <w:r w:rsidR="00B930E6" w:rsidRPr="00B930E6">
          <w:rPr>
            <w:rFonts w:ascii="Times New Roman" w:eastAsia="Times New Roman" w:hAnsi="Times New Roman" w:cs="Times New Roman"/>
            <w:lang w:val="ru-RU"/>
            <w:rPrChange w:id="20" w:author="Пахарукова Мария Юрьевна" w:date="2026-10-09T13:11:00Z">
              <w:rPr>
                <w:rFonts w:ascii="Times New Roman" w:eastAsia="Times New Roman" w:hAnsi="Times New Roman" w:cs="Times New Roman"/>
              </w:rPr>
            </w:rPrChange>
          </w:rPr>
          <w:t xml:space="preserve"> </w:t>
        </w:r>
        <w:r w:rsidR="00B930E6">
          <w:rPr>
            <w:rFonts w:ascii="Times New Roman" w:eastAsia="Times New Roman" w:hAnsi="Times New Roman" w:cs="Times New Roman"/>
          </w:rPr>
          <w:t>resulting</w:t>
        </w:r>
        <w:r w:rsidR="00B930E6" w:rsidRPr="00B930E6">
          <w:rPr>
            <w:rFonts w:ascii="Times New Roman" w:eastAsia="Times New Roman" w:hAnsi="Times New Roman" w:cs="Times New Roman"/>
            <w:lang w:val="ru-RU"/>
            <w:rPrChange w:id="21" w:author="Пахарукова Мария Юрьевна" w:date="2026-10-09T13:11:00Z">
              <w:rPr>
                <w:rFonts w:ascii="Times New Roman" w:eastAsia="Times New Roman" w:hAnsi="Times New Roman" w:cs="Times New Roman"/>
              </w:rPr>
            </w:rPrChange>
          </w:rPr>
          <w:t xml:space="preserve"> </w:t>
        </w:r>
        <w:r w:rsidR="00B930E6">
          <w:rPr>
            <w:rFonts w:ascii="Times New Roman" w:eastAsia="Times New Roman" w:hAnsi="Times New Roman" w:cs="Times New Roman"/>
          </w:rPr>
          <w:t>in</w:t>
        </w:r>
        <w:r w:rsidR="00B930E6" w:rsidRPr="00B930E6">
          <w:rPr>
            <w:rFonts w:ascii="Times New Roman" w:eastAsia="Times New Roman" w:hAnsi="Times New Roman" w:cs="Times New Roman"/>
            <w:lang w:val="ru-RU"/>
            <w:rPrChange w:id="22" w:author="Пахарукова Мария Юрьевна" w:date="2026-10-09T13:11:00Z">
              <w:rPr>
                <w:rFonts w:ascii="Times New Roman" w:eastAsia="Times New Roman" w:hAnsi="Times New Roman" w:cs="Times New Roman"/>
              </w:rPr>
            </w:rPrChange>
          </w:rPr>
          <w:t xml:space="preserve"> </w:t>
        </w:r>
        <w:r w:rsidR="00B930E6">
          <w:rPr>
            <w:rFonts w:ascii="Times New Roman" w:eastAsia="Times New Roman" w:hAnsi="Times New Roman" w:cs="Times New Roman"/>
          </w:rPr>
          <w:t>more</w:t>
        </w:r>
        <w:r w:rsidR="00B930E6" w:rsidRPr="00B930E6">
          <w:rPr>
            <w:rFonts w:ascii="Times New Roman" w:eastAsia="Times New Roman" w:hAnsi="Times New Roman" w:cs="Times New Roman"/>
            <w:lang w:val="ru-RU"/>
            <w:rPrChange w:id="23" w:author="Пахарукова Мария Юрьевна" w:date="2026-10-09T13:11:00Z">
              <w:rPr>
                <w:rFonts w:ascii="Times New Roman" w:eastAsia="Times New Roman" w:hAnsi="Times New Roman" w:cs="Times New Roman"/>
              </w:rPr>
            </w:rPrChange>
          </w:rPr>
          <w:t xml:space="preserve"> </w:t>
        </w:r>
        <w:r w:rsidR="00B930E6">
          <w:rPr>
            <w:rFonts w:ascii="Times New Roman" w:eastAsia="Times New Roman" w:hAnsi="Times New Roman" w:cs="Times New Roman"/>
          </w:rPr>
          <w:t>than</w:t>
        </w:r>
        <w:r w:rsidR="00B930E6" w:rsidRPr="00B930E6">
          <w:rPr>
            <w:rFonts w:ascii="Times New Roman" w:eastAsia="Times New Roman" w:hAnsi="Times New Roman" w:cs="Times New Roman"/>
            <w:lang w:val="ru-RU"/>
            <w:rPrChange w:id="24" w:author="Пахарукова Мария Юрьевна" w:date="2026-10-09T13:11:00Z">
              <w:rPr>
                <w:rFonts w:ascii="Times New Roman" w:eastAsia="Times New Roman" w:hAnsi="Times New Roman" w:cs="Times New Roman"/>
              </w:rPr>
            </w:rPrChange>
          </w:rPr>
          <w:t xml:space="preserve"> 2 </w:t>
        </w:r>
        <w:r w:rsidR="00B930E6">
          <w:rPr>
            <w:rFonts w:ascii="Times New Roman" w:eastAsia="Times New Roman" w:hAnsi="Times New Roman" w:cs="Times New Roman"/>
          </w:rPr>
          <w:t>million</w:t>
        </w:r>
        <w:r w:rsidR="00B930E6" w:rsidRPr="00B930E6">
          <w:rPr>
            <w:rFonts w:ascii="Times New Roman" w:eastAsia="Times New Roman" w:hAnsi="Times New Roman" w:cs="Times New Roman"/>
            <w:lang w:val="ru-RU"/>
            <w:rPrChange w:id="25" w:author="Пахарукова Мария Юрьевна" w:date="2026-10-09T13:11:00Z">
              <w:rPr>
                <w:rFonts w:ascii="Times New Roman" w:eastAsia="Times New Roman" w:hAnsi="Times New Roman" w:cs="Times New Roman"/>
              </w:rPr>
            </w:rPrChange>
          </w:rPr>
          <w:t xml:space="preserve"> </w:t>
        </w:r>
        <w:r w:rsidR="00B930E6">
          <w:rPr>
            <w:rFonts w:ascii="Times New Roman" w:eastAsia="Times New Roman" w:hAnsi="Times New Roman" w:cs="Times New Roman"/>
          </w:rPr>
          <w:t>disability</w:t>
        </w:r>
        <w:r w:rsidR="00B930E6" w:rsidRPr="00B930E6">
          <w:rPr>
            <w:rFonts w:ascii="Times New Roman" w:eastAsia="Times New Roman" w:hAnsi="Times New Roman" w:cs="Times New Roman"/>
            <w:lang w:val="ru-RU"/>
            <w:rPrChange w:id="26" w:author="Пахарукова Мария Юрьевна" w:date="2026-10-09T13:11:00Z">
              <w:rPr>
                <w:rFonts w:ascii="Times New Roman" w:eastAsia="Times New Roman" w:hAnsi="Times New Roman" w:cs="Times New Roman"/>
              </w:rPr>
            </w:rPrChange>
          </w:rPr>
          <w:t>-</w:t>
        </w:r>
        <w:r w:rsidR="00B930E6">
          <w:rPr>
            <w:rFonts w:ascii="Times New Roman" w:eastAsia="Times New Roman" w:hAnsi="Times New Roman" w:cs="Times New Roman"/>
          </w:rPr>
          <w:t>adjusted</w:t>
        </w:r>
        <w:r w:rsidR="00B930E6" w:rsidRPr="00B930E6">
          <w:rPr>
            <w:rFonts w:ascii="Times New Roman" w:eastAsia="Times New Roman" w:hAnsi="Times New Roman" w:cs="Times New Roman"/>
            <w:lang w:val="ru-RU"/>
            <w:rPrChange w:id="27" w:author="Пахарукова Мария Юрьевна" w:date="2026-10-09T13:11:00Z">
              <w:rPr>
                <w:rFonts w:ascii="Times New Roman" w:eastAsia="Times New Roman" w:hAnsi="Times New Roman" w:cs="Times New Roman"/>
              </w:rPr>
            </w:rPrChange>
          </w:rPr>
          <w:t xml:space="preserve"> </w:t>
        </w:r>
        <w:r w:rsidR="00B930E6">
          <w:rPr>
            <w:rFonts w:ascii="Times New Roman" w:eastAsia="Times New Roman" w:hAnsi="Times New Roman" w:cs="Times New Roman"/>
          </w:rPr>
          <w:t>life</w:t>
        </w:r>
        <w:r w:rsidR="00B930E6" w:rsidRPr="00B930E6">
          <w:rPr>
            <w:rFonts w:ascii="Times New Roman" w:eastAsia="Times New Roman" w:hAnsi="Times New Roman" w:cs="Times New Roman"/>
            <w:lang w:val="ru-RU"/>
            <w:rPrChange w:id="28" w:author="Пахарукова Мария Юрьевна" w:date="2026-10-09T13:11:00Z">
              <w:rPr>
                <w:rFonts w:ascii="Times New Roman" w:eastAsia="Times New Roman" w:hAnsi="Times New Roman" w:cs="Times New Roman"/>
              </w:rPr>
            </w:rPrChange>
          </w:rPr>
          <w:t xml:space="preserve"> </w:t>
        </w:r>
        <w:r w:rsidR="00B930E6">
          <w:rPr>
            <w:rFonts w:ascii="Times New Roman" w:eastAsia="Times New Roman" w:hAnsi="Times New Roman" w:cs="Times New Roman"/>
          </w:rPr>
          <w:t>years</w:t>
        </w:r>
        <w:r w:rsidR="00B930E6" w:rsidRPr="00B930E6">
          <w:rPr>
            <w:rFonts w:ascii="Times New Roman" w:eastAsia="Times New Roman" w:hAnsi="Times New Roman" w:cs="Times New Roman"/>
            <w:lang w:val="ru-RU"/>
            <w:rPrChange w:id="29" w:author="Пахарукова Мария Юрьевна" w:date="2026-10-09T13:11:00Z">
              <w:rPr>
                <w:rFonts w:ascii="Times New Roman" w:eastAsia="Times New Roman" w:hAnsi="Times New Roman" w:cs="Times New Roman"/>
              </w:rPr>
            </w:rPrChange>
          </w:rPr>
          <w:t xml:space="preserve"> (</w:t>
        </w:r>
        <w:r w:rsidR="00B930E6">
          <w:rPr>
            <w:rFonts w:ascii="Times New Roman" w:eastAsia="Times New Roman" w:hAnsi="Times New Roman" w:cs="Times New Roman"/>
          </w:rPr>
          <w:t>DALYs</w:t>
        </w:r>
        <w:r w:rsidR="00B930E6" w:rsidRPr="00B930E6">
          <w:rPr>
            <w:rFonts w:ascii="Times New Roman" w:eastAsia="Times New Roman" w:hAnsi="Times New Roman" w:cs="Times New Roman"/>
            <w:lang w:val="ru-RU"/>
            <w:rPrChange w:id="30" w:author="Пахарукова Мария Юрьевна" w:date="2026-10-09T13:11:00Z">
              <w:rPr>
                <w:rFonts w:ascii="Times New Roman" w:eastAsia="Times New Roman" w:hAnsi="Times New Roman" w:cs="Times New Roman"/>
              </w:rPr>
            </w:rPrChange>
          </w:rPr>
          <w:t xml:space="preserve">) </w:t>
        </w:r>
        <w:r w:rsidR="00B930E6">
          <w:rPr>
            <w:rFonts w:ascii="Times New Roman" w:eastAsia="Times New Roman" w:hAnsi="Times New Roman" w:cs="Times New Roman"/>
          </w:rPr>
          <w:t>globally</w:t>
        </w:r>
        <w:r w:rsidR="00B930E6" w:rsidRPr="00B930E6">
          <w:rPr>
            <w:rFonts w:ascii="Times New Roman" w:eastAsia="Times New Roman" w:hAnsi="Times New Roman" w:cs="Times New Roman"/>
            <w:lang w:val="ru-RU"/>
            <w:rPrChange w:id="31" w:author="Пахарукова Мария Юрьевна" w:date="2026-10-09T13:11:00Z">
              <w:rPr>
                <w:rFonts w:ascii="Times New Roman" w:eastAsia="Times New Roman" w:hAnsi="Times New Roman" w:cs="Times New Roman"/>
              </w:rPr>
            </w:rPrChange>
          </w:rPr>
          <w:t xml:space="preserve"> </w:t>
        </w:r>
      </w:ins>
      <w:ins w:id="32" w:author="Пахарукова Мария Юрьевна" w:date="2026-10-09T13:03:00Z">
        <w:r w:rsidRPr="00DE18BA">
          <w:rPr>
            <w:rFonts w:ascii="Times New Roman" w:hAnsi="Times New Roman" w:cs="Times New Roman"/>
            <w:lang w:val="ru-RU"/>
          </w:rPr>
          <w:t>(WHO, 2015).</w:t>
        </w:r>
      </w:ins>
    </w:p>
    <w:p w14:paraId="44403102" w14:textId="3BB21AD6" w:rsidR="00833AE4" w:rsidRPr="00860F4E" w:rsidRDefault="00833AE4" w:rsidP="00833AE4">
      <w:pPr>
        <w:spacing w:after="0" w:line="276" w:lineRule="auto"/>
        <w:jc w:val="both"/>
        <w:rPr>
          <w:moveTo w:id="33" w:author="Пахарукова Мария Юрьевна" w:date="2026-10-09T12:56:00Z"/>
          <w:rFonts w:ascii="Times New Roman" w:hAnsi="Times New Roman" w:cs="Times New Roman"/>
          <w:lang w:val="ru-RU"/>
        </w:rPr>
      </w:pPr>
      <w:moveToRangeStart w:id="34" w:author="Пахарукова Мария Юрьевна" w:date="2026-10-09T12:56:00Z" w:name="move242443017"/>
      <w:moveTo w:id="35" w:author="Пахарукова Мария Юрьевна" w:date="2026-10-09T12:56:00Z">
        <w:r>
          <w:rPr>
            <w:rFonts w:ascii="Times New Roman" w:hAnsi="Times New Roman" w:cs="Times New Roman"/>
            <w:lang w:val="ru-RU"/>
          </w:rPr>
          <w:t>При</w:t>
        </w:r>
        <w:r w:rsidRPr="00DE18BA">
          <w:rPr>
            <w:rFonts w:ascii="Times New Roman" w:hAnsi="Times New Roman" w:cs="Times New Roman"/>
            <w:lang w:val="ru-RU"/>
            <w:rPrChange w:id="36" w:author="Пахарукова Мария Юрьевна" w:date="2026-10-09T12:59:00Z">
              <w:rPr>
                <w:rFonts w:ascii="Times New Roman" w:hAnsi="Times New Roman" w:cs="Times New Roman"/>
                <w:lang w:val="ru-RU"/>
              </w:rPr>
            </w:rPrChange>
          </w:rPr>
          <w:t xml:space="preserve"> </w:t>
        </w:r>
        <w:r>
          <w:rPr>
            <w:rFonts w:ascii="Times New Roman" w:hAnsi="Times New Roman" w:cs="Times New Roman"/>
            <w:lang w:val="ru-RU"/>
          </w:rPr>
          <w:t>исследовании</w:t>
        </w:r>
        <w:r w:rsidRPr="00DE18BA">
          <w:rPr>
            <w:rFonts w:ascii="Times New Roman" w:hAnsi="Times New Roman" w:cs="Times New Roman"/>
            <w:lang w:val="ru-RU"/>
            <w:rPrChange w:id="37" w:author="Пахарукова Мария Юрьевна" w:date="2026-10-09T12:59:00Z">
              <w:rPr>
                <w:rFonts w:ascii="Times New Roman" w:hAnsi="Times New Roman" w:cs="Times New Roman"/>
                <w:lang w:val="ru-RU"/>
              </w:rPr>
            </w:rPrChange>
          </w:rPr>
          <w:t xml:space="preserve"> </w:t>
        </w:r>
        <w:del w:id="38" w:author="Пахарукова Мария Юрьевна" w:date="2026-10-09T12:57:00Z">
          <w:r w:rsidDel="00833AE4">
            <w:rPr>
              <w:rFonts w:ascii="Times New Roman" w:hAnsi="Times New Roman" w:cs="Times New Roman"/>
              <w:lang w:val="ru-RU"/>
            </w:rPr>
            <w:delText>описторхоза</w:delText>
          </w:r>
        </w:del>
      </w:moveTo>
      <w:ins w:id="39" w:author="Пахарукова Мария Юрьевна" w:date="2026-10-09T12:57:00Z">
        <w:r>
          <w:rPr>
            <w:rFonts w:ascii="Times New Roman" w:hAnsi="Times New Roman" w:cs="Times New Roman"/>
          </w:rPr>
          <w:t>liver</w:t>
        </w:r>
        <w:r w:rsidRPr="00DE18BA">
          <w:rPr>
            <w:rFonts w:ascii="Times New Roman" w:hAnsi="Times New Roman" w:cs="Times New Roman"/>
            <w:lang w:val="ru-RU"/>
            <w:rPrChange w:id="40" w:author="Пахарукова Мария Юрьевна" w:date="2026-10-09T12:59:00Z">
              <w:rPr>
                <w:rFonts w:ascii="Times New Roman" w:hAnsi="Times New Roman" w:cs="Times New Roman"/>
              </w:rPr>
            </w:rPrChange>
          </w:rPr>
          <w:t xml:space="preserve"> </w:t>
        </w:r>
        <w:r>
          <w:rPr>
            <w:rFonts w:ascii="Times New Roman" w:hAnsi="Times New Roman" w:cs="Times New Roman"/>
          </w:rPr>
          <w:t>fluke</w:t>
        </w:r>
        <w:r w:rsidRPr="00DE18BA">
          <w:rPr>
            <w:rFonts w:ascii="Times New Roman" w:hAnsi="Times New Roman" w:cs="Times New Roman"/>
            <w:lang w:val="ru-RU"/>
            <w:rPrChange w:id="41" w:author="Пахарукова Мария Юрьевна" w:date="2026-10-09T12:59:00Z">
              <w:rPr>
                <w:rFonts w:ascii="Times New Roman" w:hAnsi="Times New Roman" w:cs="Times New Roman"/>
              </w:rPr>
            </w:rPrChange>
          </w:rPr>
          <w:t xml:space="preserve"> </w:t>
        </w:r>
        <w:r>
          <w:rPr>
            <w:rFonts w:ascii="Times New Roman" w:hAnsi="Times New Roman" w:cs="Times New Roman"/>
          </w:rPr>
          <w:t>infections</w:t>
        </w:r>
      </w:ins>
      <w:moveTo w:id="42" w:author="Пахарукова Мария Юрьевна" w:date="2026-10-09T12:56:00Z">
        <w:r w:rsidRPr="00DE18BA">
          <w:rPr>
            <w:rFonts w:ascii="Times New Roman" w:hAnsi="Times New Roman" w:cs="Times New Roman"/>
            <w:lang w:val="ru-RU"/>
            <w:rPrChange w:id="43" w:author="Пахарукова Мария Юрьевна" w:date="2026-10-09T12:59:00Z">
              <w:rPr>
                <w:rFonts w:ascii="Times New Roman" w:hAnsi="Times New Roman" w:cs="Times New Roman"/>
                <w:lang w:val="ru-RU"/>
              </w:rPr>
            </w:rPrChange>
          </w:rPr>
          <w:t xml:space="preserve"> </w:t>
        </w:r>
        <w:r>
          <w:rPr>
            <w:rFonts w:ascii="Times New Roman" w:hAnsi="Times New Roman" w:cs="Times New Roman"/>
            <w:lang w:val="ru-RU"/>
          </w:rPr>
          <w:t>классической</w:t>
        </w:r>
        <w:r w:rsidRPr="00DE18BA">
          <w:rPr>
            <w:rFonts w:ascii="Times New Roman" w:hAnsi="Times New Roman" w:cs="Times New Roman"/>
            <w:lang w:val="ru-RU"/>
            <w:rPrChange w:id="44" w:author="Пахарукова Мария Юрьевна" w:date="2026-10-09T12:59:00Z">
              <w:rPr>
                <w:rFonts w:ascii="Times New Roman" w:hAnsi="Times New Roman" w:cs="Times New Roman"/>
                <w:lang w:val="ru-RU"/>
              </w:rPr>
            </w:rPrChange>
          </w:rPr>
          <w:t xml:space="preserve"> </w:t>
        </w:r>
        <w:r>
          <w:rPr>
            <w:rFonts w:ascii="Times New Roman" w:hAnsi="Times New Roman" w:cs="Times New Roman"/>
            <w:lang w:val="ru-RU"/>
          </w:rPr>
          <w:t>моделью</w:t>
        </w:r>
        <w:r w:rsidRPr="00DE18BA">
          <w:rPr>
            <w:rFonts w:ascii="Times New Roman" w:hAnsi="Times New Roman" w:cs="Times New Roman"/>
            <w:lang w:val="ru-RU"/>
            <w:rPrChange w:id="45" w:author="Пахарукова Мария Юрьевна" w:date="2026-10-09T12:59:00Z">
              <w:rPr>
                <w:rFonts w:ascii="Times New Roman" w:hAnsi="Times New Roman" w:cs="Times New Roman"/>
                <w:lang w:val="ru-RU"/>
              </w:rPr>
            </w:rPrChange>
          </w:rPr>
          <w:t xml:space="preserve"> </w:t>
        </w:r>
        <w:r>
          <w:rPr>
            <w:rFonts w:ascii="Times New Roman" w:hAnsi="Times New Roman" w:cs="Times New Roman"/>
            <w:lang w:val="ru-RU"/>
          </w:rPr>
          <w:t>явля</w:t>
        </w:r>
        <w:del w:id="46" w:author="Пахарукова Мария Юрьевна" w:date="2026-10-09T12:59:00Z">
          <w:r w:rsidDel="00DE18BA">
            <w:rPr>
              <w:rFonts w:ascii="Times New Roman" w:hAnsi="Times New Roman" w:cs="Times New Roman"/>
              <w:lang w:val="ru-RU"/>
            </w:rPr>
            <w:delText>е</w:delText>
          </w:r>
        </w:del>
      </w:moveTo>
      <w:ins w:id="47" w:author="Пахарукова Мария Юрьевна" w:date="2026-10-09T12:59:00Z">
        <w:r w:rsidR="00DE18BA">
          <w:rPr>
            <w:rFonts w:ascii="Times New Roman" w:hAnsi="Times New Roman" w:cs="Times New Roman"/>
            <w:lang w:val="ru-RU"/>
          </w:rPr>
          <w:t>ю</w:t>
        </w:r>
      </w:ins>
      <w:moveTo w:id="48" w:author="Пахарукова Мария Юрьевна" w:date="2026-10-09T12:56:00Z">
        <w:r>
          <w:rPr>
            <w:rFonts w:ascii="Times New Roman" w:hAnsi="Times New Roman" w:cs="Times New Roman"/>
            <w:lang w:val="ru-RU"/>
          </w:rPr>
          <w:t>тся</w:t>
        </w:r>
      </w:moveTo>
      <w:ins w:id="49" w:author="Пахарукова Мария Юрьевна" w:date="2026-10-09T12:59:00Z">
        <w:r w:rsidR="00DE18BA">
          <w:rPr>
            <w:rFonts w:ascii="Times New Roman" w:hAnsi="Times New Roman" w:cs="Times New Roman"/>
            <w:lang w:val="ru-RU"/>
          </w:rPr>
          <w:t xml:space="preserve"> грызуны, в частности для инфекции </w:t>
        </w:r>
      </w:ins>
      <w:ins w:id="50" w:author="Пахарукова Мария Юрьевна" w:date="2026-10-09T13:00:00Z">
        <w:r w:rsidR="00DE18BA">
          <w:rPr>
            <w:rFonts w:ascii="Times New Roman" w:hAnsi="Times New Roman" w:cs="Times New Roman"/>
            <w:lang w:val="ru-RU"/>
          </w:rPr>
          <w:t xml:space="preserve">описторхоза </w:t>
        </w:r>
      </w:ins>
      <w:moveTo w:id="51" w:author="Пахарукова Мария Юрьевна" w:date="2026-10-09T12:56:00Z">
        <w:del w:id="52" w:author="Пахарукова Мария Юрьевна" w:date="2026-10-09T13:00:00Z">
          <w:r w:rsidRPr="00DE18BA" w:rsidDel="00DE18BA">
            <w:rPr>
              <w:rFonts w:ascii="Times New Roman" w:hAnsi="Times New Roman" w:cs="Times New Roman"/>
              <w:lang w:val="ru-RU"/>
              <w:rPrChange w:id="53" w:author="Пахарукова Мария Юрьевна" w:date="2026-10-09T12:59:00Z">
                <w:rPr>
                  <w:rFonts w:ascii="Times New Roman" w:hAnsi="Times New Roman" w:cs="Times New Roman"/>
                  <w:lang w:val="ru-RU"/>
                </w:rPr>
              </w:rPrChange>
            </w:rPr>
            <w:delText xml:space="preserve"> </w:delText>
          </w:r>
        </w:del>
      </w:moveTo>
      <w:ins w:id="54" w:author="Пахарукова Мария Юрьевна" w:date="2026-10-09T13:00:00Z">
        <w:r w:rsidR="00DE18BA">
          <w:rPr>
            <w:rFonts w:ascii="Times New Roman" w:hAnsi="Times New Roman" w:cs="Times New Roman"/>
            <w:lang w:val="ru-RU"/>
          </w:rPr>
          <w:t xml:space="preserve">применяют модель на </w:t>
        </w:r>
      </w:ins>
      <w:moveTo w:id="55" w:author="Пахарукова Мария Юрьевна" w:date="2026-10-09T12:56:00Z">
        <w:r>
          <w:rPr>
            <w:rFonts w:ascii="Times New Roman" w:hAnsi="Times New Roman" w:cs="Times New Roman"/>
            <w:lang w:val="ru-RU"/>
          </w:rPr>
          <w:t>Сирийск</w:t>
        </w:r>
        <w:del w:id="56" w:author="Пахарукова Мария Юрьевна" w:date="2026-10-09T13:00:00Z">
          <w:r w:rsidDel="00DE18BA">
            <w:rPr>
              <w:rFonts w:ascii="Times New Roman" w:hAnsi="Times New Roman" w:cs="Times New Roman"/>
              <w:lang w:val="ru-RU"/>
            </w:rPr>
            <w:delText>ий</w:delText>
          </w:r>
        </w:del>
      </w:moveTo>
      <w:ins w:id="57" w:author="Пахарукова Мария Юрьевна" w:date="2026-10-09T13:00:00Z">
        <w:r w:rsidR="00DE18BA">
          <w:rPr>
            <w:rFonts w:ascii="Times New Roman" w:hAnsi="Times New Roman" w:cs="Times New Roman"/>
            <w:lang w:val="ru-RU"/>
          </w:rPr>
          <w:t>ом</w:t>
        </w:r>
      </w:ins>
      <w:moveTo w:id="58" w:author="Пахарукова Мария Юрьевна" w:date="2026-10-09T12:56:00Z">
        <w:r>
          <w:rPr>
            <w:rFonts w:ascii="Times New Roman" w:hAnsi="Times New Roman" w:cs="Times New Roman"/>
            <w:lang w:val="ru-RU"/>
          </w:rPr>
          <w:t xml:space="preserve"> хомяч</w:t>
        </w:r>
        <w:del w:id="59" w:author="Пахарукова Мария Юрьевна" w:date="2026-10-09T13:00:00Z">
          <w:r w:rsidDel="00DE18BA">
            <w:rPr>
              <w:rFonts w:ascii="Times New Roman" w:hAnsi="Times New Roman" w:cs="Times New Roman"/>
              <w:lang w:val="ru-RU"/>
            </w:rPr>
            <w:delText>ок</w:delText>
          </w:r>
        </w:del>
      </w:moveTo>
      <w:ins w:id="60" w:author="Пахарукова Мария Юрьевна" w:date="2026-10-09T13:00:00Z">
        <w:r w:rsidR="00DE18BA">
          <w:rPr>
            <w:rFonts w:ascii="Times New Roman" w:hAnsi="Times New Roman" w:cs="Times New Roman"/>
            <w:lang w:val="ru-RU"/>
          </w:rPr>
          <w:t>ке</w:t>
        </w:r>
      </w:ins>
      <w:moveTo w:id="61" w:author="Пахарукова Мария Юрьевна" w:date="2026-10-09T12:56:00Z">
        <w:r>
          <w:rPr>
            <w:rFonts w:ascii="Times New Roman" w:hAnsi="Times New Roman" w:cs="Times New Roman"/>
            <w:lang w:val="ru-RU"/>
          </w:rPr>
          <w:t xml:space="preserve"> </w:t>
        </w:r>
        <w:proofErr w:type="spellStart"/>
        <w:r>
          <w:rPr>
            <w:rFonts w:ascii="Times New Roman" w:hAnsi="Times New Roman" w:cs="Times New Roman"/>
          </w:rPr>
          <w:t>Mesocricetus</w:t>
        </w:r>
        <w:proofErr w:type="spellEnd"/>
        <w:r w:rsidRPr="00BB2846">
          <w:rPr>
            <w:rFonts w:ascii="Times New Roman" w:hAnsi="Times New Roman" w:cs="Times New Roman"/>
            <w:lang w:val="ru-RU"/>
          </w:rPr>
          <w:t xml:space="preserve"> </w:t>
        </w:r>
        <w:proofErr w:type="spellStart"/>
        <w:r>
          <w:rPr>
            <w:rFonts w:ascii="Times New Roman" w:hAnsi="Times New Roman" w:cs="Times New Roman"/>
          </w:rPr>
          <w:t>auratus</w:t>
        </w:r>
      </w:moveTo>
      <w:proofErr w:type="spellEnd"/>
      <w:ins w:id="62" w:author="Пахарукова Мария Юрьевна" w:date="2026-10-09T13:04:00Z">
        <w:r w:rsidR="00DE18BA" w:rsidRPr="00DE18BA">
          <w:rPr>
            <w:rFonts w:ascii="Times New Roman" w:hAnsi="Times New Roman" w:cs="Times New Roman"/>
            <w:lang w:val="ru-RU"/>
            <w:rPrChange w:id="63" w:author="Пахарукова Мария Юрьевна" w:date="2026-10-09T13:04:00Z">
              <w:rPr>
                <w:rFonts w:ascii="Times New Roman" w:hAnsi="Times New Roman" w:cs="Times New Roman"/>
              </w:rPr>
            </w:rPrChange>
          </w:rPr>
          <w:t xml:space="preserve"> [</w:t>
        </w:r>
        <w:proofErr w:type="spellStart"/>
        <w:r w:rsidR="00DE18BA">
          <w:rPr>
            <w:rFonts w:ascii="Times New Roman" w:hAnsi="Times New Roman" w:cs="Times New Roman"/>
          </w:rPr>
          <w:t>Mordvinov</w:t>
        </w:r>
        <w:proofErr w:type="spellEnd"/>
        <w:r w:rsidR="00DE18BA" w:rsidRPr="00DE18BA">
          <w:rPr>
            <w:rFonts w:ascii="Times New Roman" w:hAnsi="Times New Roman" w:cs="Times New Roman"/>
            <w:lang w:val="ru-RU"/>
            <w:rPrChange w:id="64" w:author="Пахарукова Мария Юрьевна" w:date="2026-10-09T13:04:00Z">
              <w:rPr>
                <w:rFonts w:ascii="Times New Roman" w:hAnsi="Times New Roman" w:cs="Times New Roman"/>
              </w:rPr>
            </w:rPrChange>
          </w:rPr>
          <w:t xml:space="preserve"> </w:t>
        </w:r>
        <w:r w:rsidR="00DE18BA">
          <w:rPr>
            <w:rFonts w:ascii="Times New Roman" w:hAnsi="Times New Roman" w:cs="Times New Roman"/>
          </w:rPr>
          <w:t>et</w:t>
        </w:r>
        <w:r w:rsidR="00DE18BA" w:rsidRPr="00DE18BA">
          <w:rPr>
            <w:rFonts w:ascii="Times New Roman" w:hAnsi="Times New Roman" w:cs="Times New Roman"/>
            <w:lang w:val="ru-RU"/>
            <w:rPrChange w:id="65" w:author="Пахарукова Мария Юрьевна" w:date="2026-10-09T13:04:00Z">
              <w:rPr>
                <w:rFonts w:ascii="Times New Roman" w:hAnsi="Times New Roman" w:cs="Times New Roman"/>
              </w:rPr>
            </w:rPrChange>
          </w:rPr>
          <w:t xml:space="preserve"> </w:t>
        </w:r>
        <w:r w:rsidR="00DE18BA">
          <w:rPr>
            <w:rFonts w:ascii="Times New Roman" w:hAnsi="Times New Roman" w:cs="Times New Roman"/>
          </w:rPr>
          <w:t>al</w:t>
        </w:r>
        <w:r w:rsidR="00DE18BA" w:rsidRPr="00DE18BA">
          <w:rPr>
            <w:rFonts w:ascii="Times New Roman" w:hAnsi="Times New Roman" w:cs="Times New Roman"/>
            <w:lang w:val="ru-RU"/>
            <w:rPrChange w:id="66" w:author="Пахарукова Мария Юрьевна" w:date="2026-10-09T13:04:00Z">
              <w:rPr>
                <w:rFonts w:ascii="Times New Roman" w:hAnsi="Times New Roman" w:cs="Times New Roman"/>
              </w:rPr>
            </w:rPrChange>
          </w:rPr>
          <w:t xml:space="preserve">., 2021; </w:t>
        </w:r>
        <w:proofErr w:type="spellStart"/>
        <w:r w:rsidR="00DE18BA">
          <w:rPr>
            <w:rFonts w:ascii="Times New Roman" w:hAnsi="Times New Roman" w:cs="Times New Roman"/>
          </w:rPr>
          <w:t>Pakharukova</w:t>
        </w:r>
        <w:proofErr w:type="spellEnd"/>
        <w:r w:rsidR="00DE18BA" w:rsidRPr="00DE18BA">
          <w:rPr>
            <w:rFonts w:ascii="Times New Roman" w:hAnsi="Times New Roman" w:cs="Times New Roman"/>
            <w:lang w:val="ru-RU"/>
            <w:rPrChange w:id="67" w:author="Пахарукова Мария Юрьевна" w:date="2026-10-09T13:04:00Z">
              <w:rPr>
                <w:rFonts w:ascii="Times New Roman" w:hAnsi="Times New Roman" w:cs="Times New Roman"/>
              </w:rPr>
            </w:rPrChange>
          </w:rPr>
          <w:t xml:space="preserve"> </w:t>
        </w:r>
      </w:ins>
      <w:ins w:id="68" w:author="Пахарукова Мария Юрьевна" w:date="2026-10-09T13:05:00Z">
        <w:r w:rsidR="00DE18BA">
          <w:rPr>
            <w:rFonts w:ascii="Times New Roman" w:hAnsi="Times New Roman" w:cs="Times New Roman"/>
          </w:rPr>
          <w:t>et</w:t>
        </w:r>
      </w:ins>
      <w:ins w:id="69" w:author="Пахарукова Мария Юрьевна" w:date="2026-10-09T13:04:00Z">
        <w:r w:rsidR="00DE18BA" w:rsidRPr="00DE18BA">
          <w:rPr>
            <w:rFonts w:ascii="Times New Roman" w:hAnsi="Times New Roman" w:cs="Times New Roman"/>
            <w:lang w:val="ru-RU"/>
            <w:rPrChange w:id="70" w:author="Пахарукова Мария Юрьевна" w:date="2026-10-09T13:04:00Z">
              <w:rPr>
                <w:rFonts w:ascii="Times New Roman" w:hAnsi="Times New Roman" w:cs="Times New Roman"/>
              </w:rPr>
            </w:rPrChange>
          </w:rPr>
          <w:t xml:space="preserve"> </w:t>
        </w:r>
        <w:r w:rsidR="00DE18BA">
          <w:rPr>
            <w:rFonts w:ascii="Times New Roman" w:hAnsi="Times New Roman" w:cs="Times New Roman"/>
          </w:rPr>
          <w:t>al</w:t>
        </w:r>
        <w:r w:rsidR="00DE18BA" w:rsidRPr="00DE18BA">
          <w:rPr>
            <w:rFonts w:ascii="Times New Roman" w:hAnsi="Times New Roman" w:cs="Times New Roman"/>
            <w:lang w:val="ru-RU"/>
            <w:rPrChange w:id="71" w:author="Пахарукова Мария Юрьевна" w:date="2026-10-09T13:04:00Z">
              <w:rPr>
                <w:rFonts w:ascii="Times New Roman" w:hAnsi="Times New Roman" w:cs="Times New Roman"/>
              </w:rPr>
            </w:rPrChange>
          </w:rPr>
          <w:t>.</w:t>
        </w:r>
        <w:r w:rsidR="00DE18BA" w:rsidRPr="00DE18BA">
          <w:rPr>
            <w:rFonts w:ascii="Times New Roman" w:hAnsi="Times New Roman" w:cs="Times New Roman"/>
            <w:lang w:val="ru-RU"/>
            <w:rPrChange w:id="72" w:author="Пахарукова Мария Юрьевна" w:date="2026-10-09T13:05:00Z">
              <w:rPr>
                <w:rFonts w:ascii="Times New Roman" w:hAnsi="Times New Roman" w:cs="Times New Roman"/>
              </w:rPr>
            </w:rPrChange>
          </w:rPr>
          <w:t>, 2019</w:t>
        </w:r>
        <w:r w:rsidR="00DE18BA" w:rsidRPr="00DE18BA">
          <w:rPr>
            <w:rFonts w:ascii="Times New Roman" w:hAnsi="Times New Roman" w:cs="Times New Roman"/>
            <w:lang w:val="ru-RU"/>
            <w:rPrChange w:id="73" w:author="Пахарукова Мария Юрьевна" w:date="2026-10-09T13:04:00Z">
              <w:rPr>
                <w:rFonts w:ascii="Times New Roman" w:hAnsi="Times New Roman" w:cs="Times New Roman"/>
              </w:rPr>
            </w:rPrChange>
          </w:rPr>
          <w:t>]</w:t>
        </w:r>
      </w:ins>
      <w:moveTo w:id="74" w:author="Пахарукова Мария Юрьевна" w:date="2026-10-09T12:56:00Z">
        <w:r w:rsidRPr="00BB2846">
          <w:rPr>
            <w:rFonts w:ascii="Times New Roman" w:hAnsi="Times New Roman" w:cs="Times New Roman"/>
            <w:lang w:val="ru-RU"/>
          </w:rPr>
          <w:t xml:space="preserve">, </w:t>
        </w:r>
        <w:r>
          <w:rPr>
            <w:rFonts w:ascii="Times New Roman" w:hAnsi="Times New Roman" w:cs="Times New Roman"/>
            <w:lang w:val="ru-RU"/>
          </w:rPr>
          <w:t>однако до сих пор возникают споры о том, насколько эта модель отражает патогенез данного заболевания у людей. Эта дискуссия связана в том числе и с тем, что различные трематодозы моделируют</w:t>
        </w:r>
        <w:del w:id="75" w:author="Пахарукова Мария Юрьевна" w:date="2026-10-09T13:00:00Z">
          <w:r w:rsidDel="00DE18BA">
            <w:rPr>
              <w:rFonts w:ascii="Times New Roman" w:hAnsi="Times New Roman" w:cs="Times New Roman"/>
              <w:lang w:val="ru-RU"/>
            </w:rPr>
            <w:delText>ся</w:delText>
          </w:r>
        </w:del>
        <w:r>
          <w:rPr>
            <w:rFonts w:ascii="Times New Roman" w:hAnsi="Times New Roman" w:cs="Times New Roman"/>
            <w:lang w:val="ru-RU"/>
          </w:rPr>
          <w:t xml:space="preserve"> на разных видах грызунов. Например, исследование </w:t>
        </w:r>
      </w:moveTo>
      <w:ins w:id="76" w:author="Пахарукова Мария Юрьевна" w:date="2026-10-09T13:01:00Z">
        <w:r w:rsidR="00DE18BA">
          <w:rPr>
            <w:rFonts w:ascii="Times New Roman" w:hAnsi="Times New Roman" w:cs="Times New Roman"/>
            <w:lang w:val="ru-RU"/>
          </w:rPr>
          <w:t xml:space="preserve">патогенеза </w:t>
        </w:r>
        <w:proofErr w:type="spellStart"/>
        <w:r w:rsidR="00DE18BA">
          <w:rPr>
            <w:rFonts w:ascii="Times New Roman" w:hAnsi="Times New Roman" w:cs="Times New Roman"/>
            <w:lang w:val="ru-RU"/>
          </w:rPr>
          <w:t>шистосомоза</w:t>
        </w:r>
        <w:proofErr w:type="spellEnd"/>
        <w:r w:rsidR="00DE18BA">
          <w:rPr>
            <w:rFonts w:ascii="Times New Roman" w:hAnsi="Times New Roman" w:cs="Times New Roman"/>
            <w:lang w:val="ru-RU"/>
          </w:rPr>
          <w:t xml:space="preserve">, вызванного инфекцией </w:t>
        </w:r>
      </w:ins>
      <w:proofErr w:type="spellStart"/>
      <w:moveTo w:id="77" w:author="Пахарукова Мария Юрьевна" w:date="2026-10-09T12:56:00Z">
        <w:r w:rsidRPr="00860F4E">
          <w:rPr>
            <w:rFonts w:ascii="Times New Roman" w:hAnsi="Times New Roman" w:cs="Times New Roman"/>
          </w:rPr>
          <w:t>Schistosoma</w:t>
        </w:r>
        <w:proofErr w:type="spellEnd"/>
        <w:r w:rsidRPr="00BB2846">
          <w:rPr>
            <w:rFonts w:ascii="Times New Roman" w:hAnsi="Times New Roman" w:cs="Times New Roman"/>
            <w:lang w:val="ru-RU"/>
          </w:rPr>
          <w:t xml:space="preserve"> </w:t>
        </w:r>
        <w:proofErr w:type="spellStart"/>
        <w:r w:rsidRPr="00860F4E">
          <w:rPr>
            <w:rFonts w:ascii="Times New Roman" w:hAnsi="Times New Roman" w:cs="Times New Roman"/>
          </w:rPr>
          <w:t>spp</w:t>
        </w:r>
        <w:proofErr w:type="spellEnd"/>
        <w:r w:rsidRPr="00BB2846">
          <w:rPr>
            <w:rFonts w:ascii="Times New Roman" w:hAnsi="Times New Roman" w:cs="Times New Roman"/>
            <w:lang w:val="ru-RU"/>
          </w:rPr>
          <w:t xml:space="preserve">. </w:t>
        </w:r>
        <w:r>
          <w:rPr>
            <w:rFonts w:ascii="Times New Roman" w:hAnsi="Times New Roman" w:cs="Times New Roman"/>
            <w:lang w:val="ru-RU"/>
          </w:rPr>
          <w:t>преимущественно осуществляется на мышах</w:t>
        </w:r>
        <w:r w:rsidRPr="004011C1">
          <w:rPr>
            <w:rFonts w:ascii="Times New Roman" w:hAnsi="Times New Roman" w:cs="Times New Roman"/>
            <w:lang w:val="ru-RU"/>
          </w:rPr>
          <w:t xml:space="preserve"> (</w:t>
        </w:r>
        <w:r w:rsidRPr="00593276">
          <w:rPr>
            <w:rFonts w:ascii="Times New Roman" w:hAnsi="Times New Roman" w:cs="Times New Roman"/>
          </w:rPr>
          <w:t>Mahmoud</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2024; </w:t>
        </w:r>
        <w:r w:rsidRPr="00593276">
          <w:rPr>
            <w:rFonts w:ascii="Times New Roman" w:hAnsi="Times New Roman" w:cs="Times New Roman"/>
          </w:rPr>
          <w:t>Liang</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2025; </w:t>
        </w:r>
        <w:r w:rsidRPr="00593276">
          <w:rPr>
            <w:rFonts w:ascii="Times New Roman" w:hAnsi="Times New Roman" w:cs="Times New Roman"/>
          </w:rPr>
          <w:t>Agnew</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1988, </w:t>
        </w:r>
        <w:proofErr w:type="spellStart"/>
        <w:r w:rsidRPr="00593276">
          <w:rPr>
            <w:rFonts w:ascii="Times New Roman" w:hAnsi="Times New Roman" w:cs="Times New Roman"/>
          </w:rPr>
          <w:t>Chala</w:t>
        </w:r>
        <w:proofErr w:type="spellEnd"/>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2017; </w:t>
        </w:r>
        <w:r w:rsidRPr="00593276">
          <w:rPr>
            <w:rFonts w:ascii="Times New Roman" w:hAnsi="Times New Roman" w:cs="Times New Roman"/>
          </w:rPr>
          <w:t>Song</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2011)</w:t>
        </w:r>
        <w:r>
          <w:rPr>
            <w:rFonts w:ascii="Times New Roman" w:hAnsi="Times New Roman" w:cs="Times New Roman"/>
            <w:lang w:val="ru-RU"/>
          </w:rPr>
          <w:t xml:space="preserve">. </w:t>
        </w:r>
        <w:proofErr w:type="spellStart"/>
        <w:r>
          <w:rPr>
            <w:rFonts w:ascii="Times New Roman" w:hAnsi="Times New Roman" w:cs="Times New Roman"/>
          </w:rPr>
          <w:t>Fasciola</w:t>
        </w:r>
        <w:proofErr w:type="spellEnd"/>
        <w:r w:rsidRPr="00BB2846">
          <w:rPr>
            <w:rFonts w:ascii="Times New Roman" w:hAnsi="Times New Roman" w:cs="Times New Roman"/>
            <w:lang w:val="ru-RU"/>
          </w:rPr>
          <w:t xml:space="preserve"> </w:t>
        </w:r>
        <w:r>
          <w:rPr>
            <w:rFonts w:ascii="Times New Roman" w:hAnsi="Times New Roman" w:cs="Times New Roman"/>
          </w:rPr>
          <w:t>hepatica</w:t>
        </w:r>
        <w:r>
          <w:rPr>
            <w:rFonts w:ascii="Times New Roman" w:hAnsi="Times New Roman" w:cs="Times New Roman"/>
            <w:lang w:val="ru-RU"/>
          </w:rPr>
          <w:t xml:space="preserve">, которая также как и </w:t>
        </w:r>
        <w:proofErr w:type="spellStart"/>
        <w:r>
          <w:rPr>
            <w:rFonts w:ascii="Times New Roman" w:hAnsi="Times New Roman" w:cs="Times New Roman"/>
            <w:lang w:val="ru-RU"/>
          </w:rPr>
          <w:t>описторхиды</w:t>
        </w:r>
        <w:proofErr w:type="spellEnd"/>
        <w:r>
          <w:rPr>
            <w:rFonts w:ascii="Times New Roman" w:hAnsi="Times New Roman" w:cs="Times New Roman"/>
            <w:lang w:val="ru-RU"/>
          </w:rPr>
          <w:t xml:space="preserve"> является видом </w:t>
        </w:r>
        <w:r>
          <w:rPr>
            <w:rFonts w:ascii="Times New Roman" w:hAnsi="Times New Roman" w:cs="Times New Roman"/>
          </w:rPr>
          <w:t>food</w:t>
        </w:r>
        <w:r w:rsidRPr="00BB2846">
          <w:rPr>
            <w:rFonts w:ascii="Times New Roman" w:hAnsi="Times New Roman" w:cs="Times New Roman"/>
            <w:lang w:val="ru-RU"/>
          </w:rPr>
          <w:t xml:space="preserve"> </w:t>
        </w:r>
        <w:r>
          <w:rPr>
            <w:rFonts w:ascii="Times New Roman" w:hAnsi="Times New Roman" w:cs="Times New Roman"/>
          </w:rPr>
          <w:t>borne</w:t>
        </w:r>
        <w:r w:rsidRPr="00BB2846">
          <w:rPr>
            <w:rFonts w:ascii="Times New Roman" w:hAnsi="Times New Roman" w:cs="Times New Roman"/>
            <w:lang w:val="ru-RU"/>
          </w:rPr>
          <w:t xml:space="preserve"> </w:t>
        </w:r>
        <w:r>
          <w:rPr>
            <w:rFonts w:ascii="Times New Roman" w:hAnsi="Times New Roman" w:cs="Times New Roman"/>
          </w:rPr>
          <w:t>trematodes</w:t>
        </w:r>
        <w:r w:rsidRPr="00BB2846">
          <w:rPr>
            <w:rFonts w:ascii="Times New Roman" w:hAnsi="Times New Roman" w:cs="Times New Roman"/>
            <w:lang w:val="ru-RU"/>
          </w:rPr>
          <w:t xml:space="preserve"> </w:t>
        </w:r>
        <w:r>
          <w:rPr>
            <w:rFonts w:ascii="Times New Roman" w:hAnsi="Times New Roman" w:cs="Times New Roman"/>
            <w:lang w:val="ru-RU"/>
          </w:rPr>
          <w:t xml:space="preserve">исследуется в основном на крысах линии </w:t>
        </w:r>
        <w:r w:rsidRPr="00860F4E">
          <w:rPr>
            <w:rFonts w:ascii="Times New Roman" w:hAnsi="Times New Roman" w:cs="Times New Roman"/>
          </w:rPr>
          <w:t>Sprague</w:t>
        </w:r>
        <w:r w:rsidRPr="00BB2846">
          <w:rPr>
            <w:rFonts w:ascii="Times New Roman" w:hAnsi="Times New Roman" w:cs="Times New Roman"/>
            <w:lang w:val="ru-RU"/>
          </w:rPr>
          <w:t xml:space="preserve"> </w:t>
        </w:r>
        <w:r w:rsidRPr="00860F4E">
          <w:rPr>
            <w:rFonts w:ascii="Times New Roman" w:hAnsi="Times New Roman" w:cs="Times New Roman"/>
          </w:rPr>
          <w:t>Dawley</w:t>
        </w:r>
        <w:r>
          <w:rPr>
            <w:rFonts w:ascii="Times New Roman" w:hAnsi="Times New Roman" w:cs="Times New Roman"/>
            <w:lang w:val="ru-RU"/>
          </w:rPr>
          <w:t>, а также на кроликах</w:t>
        </w:r>
        <w:r w:rsidRPr="004011C1">
          <w:rPr>
            <w:rFonts w:ascii="Times New Roman" w:hAnsi="Times New Roman" w:cs="Times New Roman"/>
            <w:lang w:val="ru-RU"/>
          </w:rPr>
          <w:t xml:space="preserve"> (</w:t>
        </w:r>
        <w:r w:rsidRPr="003F5E2A">
          <w:rPr>
            <w:rFonts w:ascii="Times New Roman" w:hAnsi="Times New Roman" w:cs="Times New Roman"/>
          </w:rPr>
          <w:t>Fang</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2022)</w:t>
        </w:r>
        <w:r>
          <w:rPr>
            <w:rFonts w:ascii="Times New Roman" w:hAnsi="Times New Roman" w:cs="Times New Roman"/>
            <w:lang w:val="ru-RU"/>
          </w:rPr>
          <w:t xml:space="preserve">. </w:t>
        </w:r>
        <w:proofErr w:type="spellStart"/>
        <w:r>
          <w:rPr>
            <w:rFonts w:ascii="Times New Roman" w:hAnsi="Times New Roman" w:cs="Times New Roman"/>
          </w:rPr>
          <w:t>Clonorchis</w:t>
        </w:r>
        <w:proofErr w:type="spellEnd"/>
        <w:r w:rsidRPr="00BB2846">
          <w:rPr>
            <w:rFonts w:ascii="Times New Roman" w:hAnsi="Times New Roman" w:cs="Times New Roman"/>
            <w:lang w:val="ru-RU"/>
          </w:rPr>
          <w:t xml:space="preserve"> </w:t>
        </w:r>
        <w:proofErr w:type="spellStart"/>
        <w:r>
          <w:rPr>
            <w:rFonts w:ascii="Times New Roman" w:hAnsi="Times New Roman" w:cs="Times New Roman"/>
          </w:rPr>
          <w:t>sinensis</w:t>
        </w:r>
        <w:proofErr w:type="spellEnd"/>
        <w:r>
          <w:rPr>
            <w:rFonts w:ascii="Times New Roman" w:hAnsi="Times New Roman" w:cs="Times New Roman"/>
            <w:lang w:val="ru-RU"/>
          </w:rPr>
          <w:t xml:space="preserve">, который относится к </w:t>
        </w:r>
        <w:proofErr w:type="spellStart"/>
        <w:r>
          <w:rPr>
            <w:rFonts w:ascii="Times New Roman" w:hAnsi="Times New Roman" w:cs="Times New Roman"/>
            <w:lang w:val="ru-RU"/>
          </w:rPr>
          <w:t>описторхидам</w:t>
        </w:r>
        <w:proofErr w:type="spellEnd"/>
        <w:r>
          <w:rPr>
            <w:rFonts w:ascii="Times New Roman" w:hAnsi="Times New Roman" w:cs="Times New Roman"/>
            <w:lang w:val="ru-RU"/>
          </w:rPr>
          <w:t xml:space="preserve"> как и </w:t>
        </w:r>
        <w:r>
          <w:rPr>
            <w:rFonts w:ascii="Times New Roman" w:hAnsi="Times New Roman" w:cs="Times New Roman"/>
          </w:rPr>
          <w:t>O</w:t>
        </w:r>
        <w:r w:rsidRPr="004011C1">
          <w:rPr>
            <w:rFonts w:ascii="Times New Roman" w:hAnsi="Times New Roman" w:cs="Times New Roman"/>
            <w:lang w:val="ru-RU"/>
          </w:rPr>
          <w:t>.</w:t>
        </w:r>
        <w:r w:rsidRPr="00BB2846">
          <w:rPr>
            <w:rFonts w:ascii="Times New Roman" w:hAnsi="Times New Roman" w:cs="Times New Roman"/>
            <w:lang w:val="ru-RU"/>
          </w:rPr>
          <w:t xml:space="preserve"> </w:t>
        </w:r>
        <w:proofErr w:type="spellStart"/>
        <w:r>
          <w:rPr>
            <w:rFonts w:ascii="Times New Roman" w:hAnsi="Times New Roman" w:cs="Times New Roman"/>
          </w:rPr>
          <w:t>felineus</w:t>
        </w:r>
        <w:proofErr w:type="spellEnd"/>
        <w:r w:rsidRPr="00BB2846">
          <w:rPr>
            <w:rFonts w:ascii="Times New Roman" w:hAnsi="Times New Roman" w:cs="Times New Roman"/>
            <w:lang w:val="ru-RU"/>
          </w:rPr>
          <w:t xml:space="preserve"> </w:t>
        </w:r>
        <w:r>
          <w:rPr>
            <w:rFonts w:ascii="Times New Roman" w:hAnsi="Times New Roman" w:cs="Times New Roman"/>
            <w:lang w:val="ru-RU"/>
          </w:rPr>
          <w:t xml:space="preserve">и </w:t>
        </w:r>
        <w:r>
          <w:rPr>
            <w:rFonts w:ascii="Times New Roman" w:hAnsi="Times New Roman" w:cs="Times New Roman"/>
          </w:rPr>
          <w:t>O</w:t>
        </w:r>
        <w:r w:rsidRPr="00BB2846">
          <w:rPr>
            <w:rFonts w:ascii="Times New Roman" w:hAnsi="Times New Roman" w:cs="Times New Roman"/>
            <w:lang w:val="ru-RU"/>
          </w:rPr>
          <w:t xml:space="preserve">. </w:t>
        </w:r>
        <w:proofErr w:type="spellStart"/>
        <w:r>
          <w:rPr>
            <w:rFonts w:ascii="Times New Roman" w:hAnsi="Times New Roman" w:cs="Times New Roman"/>
          </w:rPr>
          <w:t>viverrini</w:t>
        </w:r>
        <w:proofErr w:type="spellEnd"/>
        <w:r>
          <w:rPr>
            <w:rFonts w:ascii="Times New Roman" w:hAnsi="Times New Roman" w:cs="Times New Roman"/>
            <w:lang w:val="ru-RU"/>
          </w:rPr>
          <w:t>, может быть смоделирован как на Сирийских хомячках</w:t>
        </w:r>
        <w:r w:rsidRPr="004011C1">
          <w:rPr>
            <w:rFonts w:ascii="Times New Roman" w:hAnsi="Times New Roman" w:cs="Times New Roman"/>
            <w:lang w:val="ru-RU"/>
          </w:rPr>
          <w:t xml:space="preserve"> (</w:t>
        </w:r>
        <w:r w:rsidRPr="008D02BF">
          <w:rPr>
            <w:rFonts w:ascii="Times New Roman" w:hAnsi="Times New Roman" w:cs="Times New Roman"/>
          </w:rPr>
          <w:t>Woo</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2017)</w:t>
        </w:r>
        <w:r>
          <w:rPr>
            <w:rFonts w:ascii="Times New Roman" w:hAnsi="Times New Roman" w:cs="Times New Roman"/>
            <w:lang w:val="ru-RU"/>
          </w:rPr>
          <w:t xml:space="preserve">, так и на крысах линии </w:t>
        </w:r>
        <w:r w:rsidRPr="00860F4E">
          <w:rPr>
            <w:rFonts w:ascii="Times New Roman" w:hAnsi="Times New Roman" w:cs="Times New Roman"/>
          </w:rPr>
          <w:t>Sprague</w:t>
        </w:r>
        <w:r w:rsidRPr="00F05D06">
          <w:rPr>
            <w:rFonts w:ascii="Times New Roman" w:hAnsi="Times New Roman" w:cs="Times New Roman"/>
            <w:lang w:val="ru-RU"/>
          </w:rPr>
          <w:t xml:space="preserve"> </w:t>
        </w:r>
        <w:r w:rsidRPr="00860F4E">
          <w:rPr>
            <w:rFonts w:ascii="Times New Roman" w:hAnsi="Times New Roman" w:cs="Times New Roman"/>
          </w:rPr>
          <w:t>Dawley</w:t>
        </w:r>
        <w:r w:rsidRPr="004011C1">
          <w:rPr>
            <w:rFonts w:ascii="Times New Roman" w:hAnsi="Times New Roman" w:cs="Times New Roman"/>
            <w:lang w:val="ru-RU"/>
          </w:rPr>
          <w:t xml:space="preserve"> (</w:t>
        </w:r>
        <w:r w:rsidRPr="008D02BF">
          <w:rPr>
            <w:rFonts w:ascii="Times New Roman" w:hAnsi="Times New Roman" w:cs="Times New Roman"/>
          </w:rPr>
          <w:t>Qi</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2022; </w:t>
        </w:r>
        <w:r w:rsidRPr="008D02BF">
          <w:rPr>
            <w:rFonts w:ascii="Times New Roman" w:hAnsi="Times New Roman" w:cs="Times New Roman"/>
          </w:rPr>
          <w:t>Li</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2025)</w:t>
        </w:r>
        <w:r>
          <w:rPr>
            <w:rFonts w:ascii="Times New Roman" w:hAnsi="Times New Roman" w:cs="Times New Roman"/>
            <w:lang w:val="ru-RU"/>
          </w:rPr>
          <w:t xml:space="preserve">. </w:t>
        </w:r>
      </w:moveTo>
    </w:p>
    <w:p w14:paraId="6DA5022D" w14:textId="5E0DDD42" w:rsidR="00833AE4" w:rsidRDefault="00833AE4" w:rsidP="00833AE4">
      <w:pPr>
        <w:spacing w:after="0" w:line="276" w:lineRule="auto"/>
        <w:jc w:val="both"/>
        <w:rPr>
          <w:moveTo w:id="78" w:author="Пахарукова Мария Юрьевна" w:date="2026-10-09T12:56:00Z"/>
          <w:rStyle w:val="ac"/>
          <w:rFonts w:ascii="Times New Roman" w:hAnsi="Times New Roman" w:cs="Times New Roman"/>
          <w:bCs/>
          <w:i w:val="0"/>
          <w:iCs w:val="0"/>
          <w:bdr w:val="none" w:sz="0" w:space="0" w:color="auto" w:frame="1"/>
          <w:lang w:val="ru-RU"/>
        </w:rPr>
      </w:pPr>
      <w:moveTo w:id="79" w:author="Пахарукова Мария Юрьевна" w:date="2026-10-09T12:56:00Z">
        <w:r>
          <w:rPr>
            <w:rFonts w:ascii="Times New Roman" w:hAnsi="Times New Roman" w:cs="Times New Roman"/>
            <w:lang w:val="ru-RU"/>
          </w:rPr>
          <w:t xml:space="preserve">Почему для исследования </w:t>
        </w:r>
        <w:r>
          <w:rPr>
            <w:rFonts w:ascii="Times New Roman" w:hAnsi="Times New Roman" w:cs="Times New Roman"/>
          </w:rPr>
          <w:t>O</w:t>
        </w:r>
        <w:r w:rsidRPr="00BB2846">
          <w:rPr>
            <w:rFonts w:ascii="Times New Roman" w:hAnsi="Times New Roman" w:cs="Times New Roman"/>
            <w:lang w:val="ru-RU"/>
          </w:rPr>
          <w:t xml:space="preserve">. </w:t>
        </w:r>
        <w:proofErr w:type="spellStart"/>
        <w:r>
          <w:rPr>
            <w:rFonts w:ascii="Times New Roman" w:hAnsi="Times New Roman" w:cs="Times New Roman"/>
          </w:rPr>
          <w:t>felineus</w:t>
        </w:r>
        <w:proofErr w:type="spellEnd"/>
        <w:r w:rsidRPr="00BB2846">
          <w:rPr>
            <w:rFonts w:ascii="Times New Roman" w:hAnsi="Times New Roman" w:cs="Times New Roman"/>
            <w:lang w:val="ru-RU"/>
          </w:rPr>
          <w:t xml:space="preserve"> </w:t>
        </w:r>
        <w:r>
          <w:rPr>
            <w:rFonts w:ascii="Times New Roman" w:hAnsi="Times New Roman" w:cs="Times New Roman"/>
            <w:lang w:val="ru-RU"/>
          </w:rPr>
          <w:t>преимущественно используют Сирийских хомячков (</w:t>
        </w:r>
        <w:r>
          <w:rPr>
            <w:rFonts w:ascii="Times New Roman" w:hAnsi="Times New Roman" w:cs="Times New Roman"/>
          </w:rPr>
          <w:t>M</w:t>
        </w:r>
        <w:r w:rsidRPr="00BB2846">
          <w:rPr>
            <w:rFonts w:ascii="Times New Roman" w:hAnsi="Times New Roman" w:cs="Times New Roman"/>
            <w:lang w:val="ru-RU"/>
          </w:rPr>
          <w:t xml:space="preserve">. </w:t>
        </w:r>
        <w:proofErr w:type="spellStart"/>
        <w:r>
          <w:rPr>
            <w:rFonts w:ascii="Times New Roman" w:hAnsi="Times New Roman" w:cs="Times New Roman"/>
          </w:rPr>
          <w:t>auratus</w:t>
        </w:r>
        <w:proofErr w:type="spellEnd"/>
        <w:r>
          <w:rPr>
            <w:rFonts w:ascii="Times New Roman" w:hAnsi="Times New Roman" w:cs="Times New Roman"/>
            <w:lang w:val="ru-RU"/>
          </w:rPr>
          <w:t xml:space="preserve">)? На это существует несколько причин. </w:t>
        </w:r>
        <w:r w:rsidRPr="00D92967">
          <w:rPr>
            <w:rStyle w:val="ac"/>
            <w:rFonts w:ascii="Times New Roman" w:hAnsi="Times New Roman" w:cs="Times New Roman"/>
            <w:bCs/>
            <w:i w:val="0"/>
            <w:iCs w:val="0"/>
            <w:bdr w:val="none" w:sz="0" w:space="0" w:color="auto" w:frame="1"/>
          </w:rPr>
          <w:t>M</w:t>
        </w:r>
        <w:r w:rsidRPr="00BB2846">
          <w:rPr>
            <w:rStyle w:val="ac"/>
            <w:rFonts w:ascii="Times New Roman" w:hAnsi="Times New Roman" w:cs="Times New Roman"/>
            <w:bCs/>
            <w:i w:val="0"/>
            <w:iCs w:val="0"/>
            <w:bdr w:val="none" w:sz="0" w:space="0" w:color="auto" w:frame="1"/>
            <w:lang w:val="ru-RU"/>
          </w:rPr>
          <w:t>.</w:t>
        </w:r>
        <w:r w:rsidRPr="00D92967">
          <w:rPr>
            <w:rStyle w:val="ac"/>
            <w:rFonts w:ascii="Times New Roman" w:hAnsi="Times New Roman" w:cs="Times New Roman"/>
            <w:bCs/>
            <w:i w:val="0"/>
            <w:iCs w:val="0"/>
            <w:bdr w:val="none" w:sz="0" w:space="0" w:color="auto" w:frame="1"/>
            <w:lang w:val="ru-RU"/>
          </w:rPr>
          <w:t xml:space="preserve"> </w:t>
        </w:r>
        <w:proofErr w:type="spellStart"/>
        <w:r w:rsidRPr="00D92967">
          <w:rPr>
            <w:rStyle w:val="ac"/>
            <w:rFonts w:ascii="Times New Roman" w:hAnsi="Times New Roman" w:cs="Times New Roman"/>
            <w:bCs/>
            <w:i w:val="0"/>
            <w:iCs w:val="0"/>
            <w:bdr w:val="none" w:sz="0" w:space="0" w:color="auto" w:frame="1"/>
          </w:rPr>
          <w:t>auratus</w:t>
        </w:r>
        <w:proofErr w:type="spellEnd"/>
        <w:r w:rsidRPr="00D92967">
          <w:rPr>
            <w:rStyle w:val="ac"/>
            <w:rFonts w:ascii="Times New Roman" w:hAnsi="Times New Roman" w:cs="Times New Roman"/>
            <w:bCs/>
            <w:i w:val="0"/>
            <w:iCs w:val="0"/>
            <w:bdr w:val="none" w:sz="0" w:space="0" w:color="auto" w:frame="1"/>
            <w:lang w:val="ru-RU"/>
          </w:rPr>
          <w:t xml:space="preserve"> являются близкородственным видом к ондатре (</w:t>
        </w:r>
        <w:proofErr w:type="spellStart"/>
        <w:r w:rsidRPr="00D92967">
          <w:rPr>
            <w:rStyle w:val="ac"/>
            <w:rFonts w:ascii="Times New Roman" w:hAnsi="Times New Roman" w:cs="Times New Roman"/>
            <w:bCs/>
            <w:i w:val="0"/>
            <w:iCs w:val="0"/>
            <w:bdr w:val="none" w:sz="0" w:space="0" w:color="auto" w:frame="1"/>
          </w:rPr>
          <w:t>Ondatra</w:t>
        </w:r>
        <w:proofErr w:type="spellEnd"/>
        <w:r w:rsidRPr="00D92967">
          <w:rPr>
            <w:rStyle w:val="ac"/>
            <w:rFonts w:ascii="Times New Roman" w:hAnsi="Times New Roman" w:cs="Times New Roman"/>
            <w:bCs/>
            <w:i w:val="0"/>
            <w:iCs w:val="0"/>
            <w:bdr w:val="none" w:sz="0" w:space="0" w:color="auto" w:frame="1"/>
            <w:lang w:val="ru-RU"/>
          </w:rPr>
          <w:t xml:space="preserve"> </w:t>
        </w:r>
        <w:proofErr w:type="spellStart"/>
        <w:r w:rsidRPr="00D92967">
          <w:rPr>
            <w:rStyle w:val="ac"/>
            <w:rFonts w:ascii="Times New Roman" w:hAnsi="Times New Roman" w:cs="Times New Roman"/>
            <w:bCs/>
            <w:i w:val="0"/>
            <w:iCs w:val="0"/>
            <w:bdr w:val="none" w:sz="0" w:space="0" w:color="auto" w:frame="1"/>
          </w:rPr>
          <w:t>zibethicus</w:t>
        </w:r>
      </w:moveTo>
      <w:proofErr w:type="spellEnd"/>
      <w:ins w:id="80" w:author="Пахарукова Мария Юрьевна" w:date="2026-10-09T13:06:00Z">
        <w:r w:rsidR="00DE18BA">
          <w:rPr>
            <w:rStyle w:val="ac"/>
            <w:rFonts w:ascii="Times New Roman" w:hAnsi="Times New Roman" w:cs="Times New Roman"/>
            <w:bCs/>
            <w:i w:val="0"/>
            <w:iCs w:val="0"/>
            <w:bdr w:val="none" w:sz="0" w:space="0" w:color="auto" w:frame="1"/>
            <w:lang w:val="ru-RU"/>
          </w:rPr>
          <w:t>,</w:t>
        </w:r>
        <w:r w:rsidR="00DE18BA" w:rsidRPr="00DE18BA">
          <w:rPr>
            <w:rStyle w:val="ac"/>
            <w:rFonts w:ascii="Times New Roman" w:hAnsi="Times New Roman" w:cs="Times New Roman"/>
            <w:bCs/>
            <w:i w:val="0"/>
            <w:iCs w:val="0"/>
            <w:bdr w:val="none" w:sz="0" w:space="0" w:color="auto" w:frame="1"/>
            <w:lang w:val="ru-RU"/>
          </w:rPr>
          <w:t xml:space="preserve"> </w:t>
        </w:r>
        <w:r w:rsidR="00DE18BA">
          <w:rPr>
            <w:rStyle w:val="ac"/>
            <w:rFonts w:ascii="Times New Roman" w:hAnsi="Times New Roman" w:cs="Times New Roman"/>
            <w:bCs/>
            <w:i w:val="0"/>
            <w:iCs w:val="0"/>
            <w:bdr w:val="none" w:sz="0" w:space="0" w:color="auto" w:frame="1"/>
            <w:lang w:val="ru-RU"/>
          </w:rPr>
          <w:t>семейство</w:t>
        </w:r>
        <w:r w:rsidR="00DE18BA" w:rsidRPr="00D92967">
          <w:rPr>
            <w:rStyle w:val="ac"/>
            <w:rFonts w:ascii="Times New Roman" w:hAnsi="Times New Roman" w:cs="Times New Roman"/>
            <w:bCs/>
            <w:i w:val="0"/>
            <w:iCs w:val="0"/>
            <w:bdr w:val="none" w:sz="0" w:space="0" w:color="auto" w:frame="1"/>
            <w:lang w:val="ru-RU"/>
          </w:rPr>
          <w:t xml:space="preserve"> </w:t>
        </w:r>
        <w:proofErr w:type="spellStart"/>
        <w:r w:rsidR="00DE18BA" w:rsidRPr="00D92967">
          <w:rPr>
            <w:rStyle w:val="ac"/>
            <w:rFonts w:ascii="Times New Roman" w:hAnsi="Times New Roman" w:cs="Times New Roman"/>
            <w:bCs/>
            <w:i w:val="0"/>
            <w:iCs w:val="0"/>
            <w:bdr w:val="none" w:sz="0" w:space="0" w:color="auto" w:frame="1"/>
          </w:rPr>
          <w:t>Cricetidae</w:t>
        </w:r>
      </w:ins>
      <w:proofErr w:type="spellEnd"/>
      <w:moveTo w:id="81" w:author="Пахарукова Мария Юрьевна" w:date="2026-10-09T12:56:00Z">
        <w:r w:rsidRPr="00D92967">
          <w:rPr>
            <w:rStyle w:val="ac"/>
            <w:rFonts w:ascii="Times New Roman" w:hAnsi="Times New Roman" w:cs="Times New Roman"/>
            <w:bCs/>
            <w:i w:val="0"/>
            <w:iCs w:val="0"/>
            <w:bdr w:val="none" w:sz="0" w:space="0" w:color="auto" w:frame="1"/>
            <w:lang w:val="ru-RU"/>
          </w:rPr>
          <w:t xml:space="preserve">) – млекопитающему, выступающему резервуарным </w:t>
        </w:r>
        <w:r w:rsidRPr="00D92967">
          <w:rPr>
            <w:rStyle w:val="ac"/>
            <w:rFonts w:ascii="Times New Roman" w:hAnsi="Times New Roman" w:cs="Times New Roman"/>
            <w:bCs/>
            <w:i w:val="0"/>
            <w:iCs w:val="0"/>
            <w:bdr w:val="none" w:sz="0" w:space="0" w:color="auto" w:frame="1"/>
          </w:rPr>
          <w:t>definitive</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host</w:t>
        </w:r>
        <w:r w:rsidRPr="00D92967">
          <w:rPr>
            <w:rStyle w:val="ac"/>
            <w:rFonts w:ascii="Times New Roman" w:hAnsi="Times New Roman" w:cs="Times New Roman"/>
            <w:bCs/>
            <w:i w:val="0"/>
            <w:iCs w:val="0"/>
            <w:bdr w:val="none" w:sz="0" w:space="0" w:color="auto" w:frame="1"/>
            <w:lang w:val="ru-RU"/>
          </w:rPr>
          <w:t xml:space="preserve"> в естественной среде обитания </w:t>
        </w:r>
      </w:moveTo>
      <w:ins w:id="82" w:author="Пахарукова Мария Юрьевна" w:date="2026-10-09T13:05:00Z">
        <w:r w:rsidR="00DE18BA">
          <w:rPr>
            <w:rStyle w:val="ac"/>
            <w:rFonts w:ascii="Times New Roman" w:hAnsi="Times New Roman" w:cs="Times New Roman"/>
            <w:bCs/>
            <w:i w:val="0"/>
            <w:iCs w:val="0"/>
            <w:bdr w:val="none" w:sz="0" w:space="0" w:color="auto" w:frame="1"/>
            <w:lang w:val="ru-RU"/>
          </w:rPr>
          <w:t xml:space="preserve">Западной Сибири </w:t>
        </w:r>
      </w:ins>
      <w:moveTo w:id="83" w:author="Пахарукова Мария Юрьевна" w:date="2026-10-09T12:56:00Z">
        <w:r w:rsidRPr="00D92967">
          <w:rPr>
            <w:rStyle w:val="ac"/>
            <w:rFonts w:ascii="Times New Roman" w:hAnsi="Times New Roman" w:cs="Times New Roman"/>
            <w:bCs/>
            <w:i w:val="0"/>
            <w:iCs w:val="0"/>
            <w:bdr w:val="none" w:sz="0" w:space="0" w:color="auto" w:frame="1"/>
            <w:lang w:val="ru-RU"/>
          </w:rPr>
          <w:t>(</w:t>
        </w:r>
        <w:proofErr w:type="spellStart"/>
        <w:r w:rsidRPr="00D92967">
          <w:rPr>
            <w:rFonts w:ascii="Times New Roman" w:hAnsi="Times New Roman" w:cs="Times New Roman"/>
            <w:i/>
            <w:iCs/>
          </w:rPr>
          <w:t>Pakharukova</w:t>
        </w:r>
        <w:proofErr w:type="spellEnd"/>
        <w:r w:rsidRPr="00D92967">
          <w:rPr>
            <w:rFonts w:ascii="Times New Roman" w:hAnsi="Times New Roman" w:cs="Times New Roman"/>
            <w:i/>
            <w:iCs/>
            <w:lang w:val="ru-RU"/>
          </w:rPr>
          <w:t xml:space="preserve"> &amp; </w:t>
        </w:r>
        <w:proofErr w:type="spellStart"/>
        <w:r w:rsidRPr="00D92967">
          <w:rPr>
            <w:rFonts w:ascii="Times New Roman" w:hAnsi="Times New Roman" w:cs="Times New Roman"/>
            <w:i/>
            <w:iCs/>
          </w:rPr>
          <w:t>Mordvinov</w:t>
        </w:r>
        <w:proofErr w:type="spellEnd"/>
        <w:r w:rsidRPr="00D92967">
          <w:rPr>
            <w:rFonts w:ascii="Times New Roman" w:hAnsi="Times New Roman" w:cs="Times New Roman"/>
            <w:i/>
            <w:iCs/>
            <w:lang w:val="ru-RU"/>
          </w:rPr>
          <w:t xml:space="preserve">, 2016; </w:t>
        </w:r>
        <w:r w:rsidRPr="00D92967">
          <w:rPr>
            <w:rFonts w:ascii="Times New Roman" w:hAnsi="Times New Roman" w:cs="Times New Roman"/>
            <w:i/>
            <w:iCs/>
          </w:rPr>
          <w:t>Schuster</w:t>
        </w:r>
        <w:r w:rsidRPr="00D92967">
          <w:rPr>
            <w:rFonts w:ascii="Times New Roman" w:hAnsi="Times New Roman" w:cs="Times New Roman"/>
            <w:i/>
            <w:iCs/>
            <w:lang w:val="ru-RU"/>
          </w:rPr>
          <w:t xml:space="preserve"> </w:t>
        </w:r>
        <w:r w:rsidRPr="00D92967">
          <w:rPr>
            <w:rFonts w:ascii="Times New Roman" w:hAnsi="Times New Roman" w:cs="Times New Roman"/>
            <w:i/>
            <w:iCs/>
          </w:rPr>
          <w:t>et</w:t>
        </w:r>
        <w:r w:rsidRPr="00D92967">
          <w:rPr>
            <w:rFonts w:ascii="Times New Roman" w:hAnsi="Times New Roman" w:cs="Times New Roman"/>
            <w:i/>
            <w:iCs/>
            <w:lang w:val="ru-RU"/>
          </w:rPr>
          <w:t xml:space="preserve"> </w:t>
        </w:r>
        <w:r w:rsidRPr="00D92967">
          <w:rPr>
            <w:rFonts w:ascii="Times New Roman" w:hAnsi="Times New Roman" w:cs="Times New Roman"/>
            <w:i/>
            <w:iCs/>
          </w:rPr>
          <w:t>al</w:t>
        </w:r>
        <w:r w:rsidRPr="00D92967">
          <w:rPr>
            <w:rFonts w:ascii="Times New Roman" w:hAnsi="Times New Roman" w:cs="Times New Roman"/>
            <w:i/>
            <w:iCs/>
            <w:lang w:val="ru-RU"/>
          </w:rPr>
          <w:t>., 2021</w:t>
        </w:r>
        <w:r w:rsidRPr="00D92967">
          <w:rPr>
            <w:rStyle w:val="ac"/>
            <w:rFonts w:ascii="Times New Roman" w:hAnsi="Times New Roman" w:cs="Times New Roman"/>
            <w:bCs/>
            <w:i w:val="0"/>
            <w:iCs w:val="0"/>
            <w:bdr w:val="none" w:sz="0" w:space="0" w:color="auto" w:frame="1"/>
            <w:lang w:val="ru-RU"/>
          </w:rPr>
          <w:t xml:space="preserve">). </w:t>
        </w:r>
        <w:del w:id="84" w:author="Пахарукова Мария Юрьевна" w:date="2026-10-09T13:06:00Z">
          <w:r w:rsidRPr="00D92967" w:rsidDel="00DE18BA">
            <w:rPr>
              <w:rStyle w:val="ac"/>
              <w:rFonts w:ascii="Times New Roman" w:hAnsi="Times New Roman" w:cs="Times New Roman"/>
              <w:bCs/>
              <w:i w:val="0"/>
              <w:iCs w:val="0"/>
              <w:bdr w:val="none" w:sz="0" w:space="0" w:color="auto" w:frame="1"/>
              <w:lang w:val="ru-RU"/>
            </w:rPr>
            <w:delText xml:space="preserve">Ондатра принадлежит к семейству </w:delText>
          </w:r>
          <w:r w:rsidRPr="00D92967" w:rsidDel="00DE18BA">
            <w:rPr>
              <w:rStyle w:val="ac"/>
              <w:rFonts w:ascii="Times New Roman" w:hAnsi="Times New Roman" w:cs="Times New Roman"/>
              <w:bCs/>
              <w:i w:val="0"/>
              <w:iCs w:val="0"/>
              <w:bdr w:val="none" w:sz="0" w:space="0" w:color="auto" w:frame="1"/>
            </w:rPr>
            <w:delText>Cricetidae</w:delText>
          </w:r>
          <w:r w:rsidRPr="00D92967" w:rsidDel="00DE18BA">
            <w:rPr>
              <w:rStyle w:val="ac"/>
              <w:rFonts w:ascii="Times New Roman" w:hAnsi="Times New Roman" w:cs="Times New Roman"/>
              <w:bCs/>
              <w:i w:val="0"/>
              <w:iCs w:val="0"/>
              <w:bdr w:val="none" w:sz="0" w:space="0" w:color="auto" w:frame="1"/>
              <w:lang w:val="ru-RU"/>
            </w:rPr>
            <w:delText xml:space="preserve">, как и </w:delText>
          </w:r>
          <w:r w:rsidDel="00DE18BA">
            <w:rPr>
              <w:rStyle w:val="ac"/>
              <w:rFonts w:ascii="Times New Roman" w:hAnsi="Times New Roman" w:cs="Times New Roman"/>
              <w:bCs/>
              <w:i w:val="0"/>
              <w:iCs w:val="0"/>
              <w:bdr w:val="none" w:sz="0" w:space="0" w:color="auto" w:frame="1"/>
              <w:lang w:val="ru-RU"/>
            </w:rPr>
            <w:delText xml:space="preserve">Сирийские </w:delText>
          </w:r>
          <w:r w:rsidRPr="00D92967" w:rsidDel="00DE18BA">
            <w:rPr>
              <w:rStyle w:val="ac"/>
              <w:rFonts w:ascii="Times New Roman" w:hAnsi="Times New Roman" w:cs="Times New Roman"/>
              <w:bCs/>
              <w:i w:val="0"/>
              <w:iCs w:val="0"/>
              <w:bdr w:val="none" w:sz="0" w:space="0" w:color="auto" w:frame="1"/>
              <w:lang w:val="ru-RU"/>
            </w:rPr>
            <w:delText xml:space="preserve">хомячки. </w:delText>
          </w:r>
        </w:del>
        <w:r>
          <w:rPr>
            <w:rStyle w:val="ac"/>
            <w:rFonts w:ascii="Times New Roman" w:hAnsi="Times New Roman" w:cs="Times New Roman"/>
            <w:bCs/>
            <w:i w:val="0"/>
            <w:iCs w:val="0"/>
            <w:bdr w:val="none" w:sz="0" w:space="0" w:color="auto" w:frame="1"/>
            <w:lang w:val="ru-RU"/>
          </w:rPr>
          <w:t xml:space="preserve">Фенотип </w:t>
        </w:r>
        <w:r w:rsidRPr="00D92967">
          <w:rPr>
            <w:rStyle w:val="ac"/>
            <w:rFonts w:ascii="Times New Roman" w:hAnsi="Times New Roman" w:cs="Times New Roman"/>
            <w:bCs/>
            <w:i w:val="0"/>
            <w:iCs w:val="0"/>
            <w:bdr w:val="none" w:sz="0" w:space="0" w:color="auto" w:frame="1"/>
            <w:lang w:val="ru-RU"/>
          </w:rPr>
          <w:t>взрослы</w:t>
        </w:r>
        <w:r>
          <w:rPr>
            <w:rStyle w:val="ac"/>
            <w:rFonts w:ascii="Times New Roman" w:hAnsi="Times New Roman" w:cs="Times New Roman"/>
            <w:bCs/>
            <w:i w:val="0"/>
            <w:iCs w:val="0"/>
            <w:bdr w:val="none" w:sz="0" w:space="0" w:color="auto" w:frame="1"/>
            <w:lang w:val="ru-RU"/>
          </w:rPr>
          <w:t>х</w:t>
        </w:r>
        <w:r w:rsidRPr="00D92967">
          <w:rPr>
            <w:rStyle w:val="ac"/>
            <w:rFonts w:ascii="Times New Roman" w:hAnsi="Times New Roman" w:cs="Times New Roman"/>
            <w:bCs/>
            <w:i w:val="0"/>
            <w:iCs w:val="0"/>
            <w:bdr w:val="none" w:sz="0" w:space="0" w:color="auto" w:frame="1"/>
            <w:lang w:val="ru-RU"/>
          </w:rPr>
          <w:t xml:space="preserve"> особ</w:t>
        </w:r>
        <w:r>
          <w:rPr>
            <w:rStyle w:val="ac"/>
            <w:rFonts w:ascii="Times New Roman" w:hAnsi="Times New Roman" w:cs="Times New Roman"/>
            <w:bCs/>
            <w:i w:val="0"/>
            <w:iCs w:val="0"/>
            <w:bdr w:val="none" w:sz="0" w:space="0" w:color="auto" w:frame="1"/>
            <w:lang w:val="ru-RU"/>
          </w:rPr>
          <w:t>ей,</w:t>
        </w:r>
        <w:r w:rsidRPr="00D92967">
          <w:rPr>
            <w:rStyle w:val="ac"/>
            <w:rFonts w:ascii="Times New Roman" w:hAnsi="Times New Roman" w:cs="Times New Roman"/>
            <w:bCs/>
            <w:i w:val="0"/>
            <w:iCs w:val="0"/>
            <w:bdr w:val="none" w:sz="0" w:space="0" w:color="auto" w:frame="1"/>
            <w:lang w:val="ru-RU"/>
          </w:rPr>
          <w:t xml:space="preserve"> </w:t>
        </w:r>
        <w:r>
          <w:rPr>
            <w:rStyle w:val="ac"/>
            <w:rFonts w:ascii="Times New Roman" w:hAnsi="Times New Roman" w:cs="Times New Roman"/>
            <w:bCs/>
            <w:i w:val="0"/>
            <w:iCs w:val="0"/>
            <w:bdr w:val="none" w:sz="0" w:space="0" w:color="auto" w:frame="1"/>
            <w:lang w:val="ru-RU"/>
          </w:rPr>
          <w:t>выделенных из Сирийских хомячков,</w:t>
        </w:r>
        <w:r w:rsidRPr="00D92967">
          <w:rPr>
            <w:rStyle w:val="ac"/>
            <w:rFonts w:ascii="Times New Roman" w:hAnsi="Times New Roman" w:cs="Times New Roman"/>
            <w:bCs/>
            <w:i w:val="0"/>
            <w:iCs w:val="0"/>
            <w:bdr w:val="none" w:sz="0" w:space="0" w:color="auto" w:frame="1"/>
            <w:lang w:val="ru-RU"/>
          </w:rPr>
          <w:t xml:space="preserve"> не отличаются от </w:t>
        </w:r>
        <w:r>
          <w:rPr>
            <w:rStyle w:val="ac"/>
            <w:rFonts w:ascii="Times New Roman" w:hAnsi="Times New Roman" w:cs="Times New Roman"/>
            <w:bCs/>
            <w:i w:val="0"/>
            <w:iCs w:val="0"/>
            <w:bdr w:val="none" w:sz="0" w:space="0" w:color="auto" w:frame="1"/>
            <w:lang w:val="ru-RU"/>
          </w:rPr>
          <w:t>особей</w:t>
        </w:r>
        <w:r w:rsidRPr="00D92967">
          <w:rPr>
            <w:rStyle w:val="ac"/>
            <w:rFonts w:ascii="Times New Roman" w:hAnsi="Times New Roman" w:cs="Times New Roman"/>
            <w:bCs/>
            <w:i w:val="0"/>
            <w:iCs w:val="0"/>
            <w:bdr w:val="none" w:sz="0" w:space="0" w:color="auto" w:frame="1"/>
            <w:lang w:val="ru-RU"/>
          </w:rPr>
          <w:t xml:space="preserve">, выделенных </w:t>
        </w:r>
        <w:r>
          <w:rPr>
            <w:rStyle w:val="ac"/>
            <w:rFonts w:ascii="Times New Roman" w:hAnsi="Times New Roman" w:cs="Times New Roman"/>
            <w:bCs/>
            <w:i w:val="0"/>
            <w:iCs w:val="0"/>
            <w:bdr w:val="none" w:sz="0" w:space="0" w:color="auto" w:frame="1"/>
            <w:lang w:val="ru-RU"/>
          </w:rPr>
          <w:t>из</w:t>
        </w:r>
        <w:r w:rsidRPr="00D92967">
          <w:rPr>
            <w:rStyle w:val="ac"/>
            <w:rFonts w:ascii="Times New Roman" w:hAnsi="Times New Roman" w:cs="Times New Roman"/>
            <w:bCs/>
            <w:i w:val="0"/>
            <w:iCs w:val="0"/>
            <w:bdr w:val="none" w:sz="0" w:space="0" w:color="auto" w:frame="1"/>
            <w:lang w:val="ru-RU"/>
          </w:rPr>
          <w:t xml:space="preserve"> лис, кошек и </w:t>
        </w:r>
        <w:r>
          <w:rPr>
            <w:rStyle w:val="ac"/>
            <w:rFonts w:ascii="Times New Roman" w:hAnsi="Times New Roman" w:cs="Times New Roman"/>
            <w:bCs/>
            <w:i w:val="0"/>
            <w:iCs w:val="0"/>
            <w:bdr w:val="none" w:sz="0" w:space="0" w:color="auto" w:frame="1"/>
            <w:lang w:val="ru-RU"/>
          </w:rPr>
          <w:t>других млекопитающих, которые подвержены заражению в естественной среде</w:t>
        </w:r>
        <w:r w:rsidRPr="00D92967">
          <w:rPr>
            <w:rStyle w:val="ac"/>
            <w:rFonts w:ascii="Times New Roman" w:hAnsi="Times New Roman" w:cs="Times New Roman"/>
            <w:bCs/>
            <w:i w:val="0"/>
            <w:iCs w:val="0"/>
            <w:bdr w:val="none" w:sz="0" w:space="0" w:color="auto" w:frame="1"/>
            <w:lang w:val="ru-RU"/>
          </w:rPr>
          <w:t xml:space="preserve"> (</w:t>
        </w:r>
        <w:proofErr w:type="spellStart"/>
        <w:r w:rsidRPr="00D92967">
          <w:rPr>
            <w:rStyle w:val="ac"/>
            <w:rFonts w:ascii="Times New Roman" w:hAnsi="Times New Roman" w:cs="Times New Roman"/>
            <w:bCs/>
            <w:i w:val="0"/>
            <w:iCs w:val="0"/>
            <w:bdr w:val="none" w:sz="0" w:space="0" w:color="auto" w:frame="1"/>
            <w:lang w:val="ru-RU"/>
          </w:rPr>
          <w:t>Беэр</w:t>
        </w:r>
        <w:proofErr w:type="spellEnd"/>
        <w:r w:rsidRPr="00D92967">
          <w:rPr>
            <w:rStyle w:val="ac"/>
            <w:rFonts w:ascii="Times New Roman" w:hAnsi="Times New Roman" w:cs="Times New Roman"/>
            <w:bCs/>
            <w:i w:val="0"/>
            <w:iCs w:val="0"/>
            <w:bdr w:val="none" w:sz="0" w:space="0" w:color="auto" w:frame="1"/>
            <w:lang w:val="ru-RU"/>
          </w:rPr>
          <w:t xml:space="preserve">, 2005). </w:t>
        </w:r>
        <w:r>
          <w:rPr>
            <w:rStyle w:val="ac"/>
            <w:rFonts w:ascii="Times New Roman" w:hAnsi="Times New Roman" w:cs="Times New Roman"/>
            <w:bCs/>
            <w:i w:val="0"/>
            <w:iCs w:val="0"/>
            <w:bdr w:val="none" w:sz="0" w:space="0" w:color="auto" w:frame="1"/>
            <w:lang w:val="ru-RU"/>
          </w:rPr>
          <w:t>П</w:t>
        </w:r>
        <w:r w:rsidRPr="00D92967">
          <w:rPr>
            <w:rStyle w:val="ac"/>
            <w:rFonts w:ascii="Times New Roman" w:hAnsi="Times New Roman" w:cs="Times New Roman"/>
            <w:bCs/>
            <w:i w:val="0"/>
            <w:iCs w:val="0"/>
            <w:bdr w:val="none" w:sz="0" w:space="0" w:color="auto" w:frame="1"/>
            <w:lang w:val="ru-RU"/>
          </w:rPr>
          <w:t xml:space="preserve">аттерн развития инфекции </w:t>
        </w:r>
        <w:r>
          <w:rPr>
            <w:rStyle w:val="ac"/>
            <w:rFonts w:ascii="Times New Roman" w:hAnsi="Times New Roman" w:cs="Times New Roman"/>
            <w:bCs/>
            <w:i w:val="0"/>
            <w:iCs w:val="0"/>
            <w:bdr w:val="none" w:sz="0" w:space="0" w:color="auto" w:frame="1"/>
            <w:lang w:val="ru-RU"/>
          </w:rPr>
          <w:t xml:space="preserve">у хомячков </w:t>
        </w:r>
        <w:r w:rsidRPr="00D92967">
          <w:rPr>
            <w:rStyle w:val="ac"/>
            <w:rFonts w:ascii="Times New Roman" w:hAnsi="Times New Roman" w:cs="Times New Roman"/>
            <w:bCs/>
            <w:i w:val="0"/>
            <w:iCs w:val="0"/>
            <w:bdr w:val="none" w:sz="0" w:space="0" w:color="auto" w:frame="1"/>
            <w:lang w:val="ru-RU"/>
          </w:rPr>
          <w:t xml:space="preserve">аналогичен тому, что мы наблюдаем у человека. В </w:t>
        </w:r>
        <w:r w:rsidRPr="00D92967">
          <w:rPr>
            <w:rStyle w:val="ac"/>
            <w:rFonts w:ascii="Times New Roman" w:hAnsi="Times New Roman" w:cs="Times New Roman"/>
            <w:bCs/>
            <w:i w:val="0"/>
            <w:iCs w:val="0"/>
            <w:bdr w:val="none" w:sz="0" w:space="0" w:color="auto" w:frame="1"/>
            <w:lang w:val="ru-RU"/>
          </w:rPr>
          <w:lastRenderedPageBreak/>
          <w:t>печени золотистого хомячка при заражении описторхозом, развиваются все характерные патологические признаки заболевания (</w:t>
        </w:r>
        <w:proofErr w:type="spellStart"/>
        <w:r w:rsidRPr="00D92967">
          <w:rPr>
            <w:rFonts w:ascii="Times New Roman" w:hAnsi="Times New Roman" w:cs="Times New Roman"/>
          </w:rPr>
          <w:t>Lvova</w:t>
        </w:r>
        <w:proofErr w:type="spellEnd"/>
        <w:r w:rsidRPr="00D92967">
          <w:rPr>
            <w:rFonts w:ascii="Times New Roman" w:hAnsi="Times New Roman" w:cs="Times New Roman"/>
            <w:lang w:val="ru-RU"/>
          </w:rPr>
          <w:t xml:space="preserve"> </w:t>
        </w:r>
        <w:r w:rsidRPr="00D92967">
          <w:rPr>
            <w:rFonts w:ascii="Times New Roman" w:hAnsi="Times New Roman" w:cs="Times New Roman"/>
          </w:rPr>
          <w:t>et</w:t>
        </w:r>
        <w:r w:rsidRPr="00D92967">
          <w:rPr>
            <w:rFonts w:ascii="Times New Roman" w:hAnsi="Times New Roman" w:cs="Times New Roman"/>
            <w:lang w:val="ru-RU"/>
          </w:rPr>
          <w:t xml:space="preserve"> </w:t>
        </w:r>
        <w:r w:rsidRPr="00D92967">
          <w:rPr>
            <w:rFonts w:ascii="Times New Roman" w:hAnsi="Times New Roman" w:cs="Times New Roman"/>
          </w:rPr>
          <w:t>al</w:t>
        </w:r>
        <w:r w:rsidRPr="00D92967">
          <w:rPr>
            <w:rFonts w:ascii="Times New Roman" w:hAnsi="Times New Roman" w:cs="Times New Roman"/>
            <w:lang w:val="ru-RU"/>
          </w:rPr>
          <w:t>., 2012</w:t>
        </w:r>
        <w:r w:rsidRPr="00D92967">
          <w:rPr>
            <w:rStyle w:val="ac"/>
            <w:rFonts w:ascii="Times New Roman" w:hAnsi="Times New Roman" w:cs="Times New Roman"/>
            <w:bCs/>
            <w:i w:val="0"/>
            <w:iCs w:val="0"/>
            <w:bdr w:val="none" w:sz="0" w:space="0" w:color="auto" w:frame="1"/>
            <w:lang w:val="ru-RU"/>
          </w:rPr>
          <w:t>)</w:t>
        </w:r>
        <w:r w:rsidRPr="00D92967">
          <w:rPr>
            <w:rStyle w:val="ac"/>
            <w:rFonts w:ascii="Times New Roman" w:hAnsi="Times New Roman" w:cs="Times New Roman"/>
            <w:bCs/>
            <w:bdr w:val="none" w:sz="0" w:space="0" w:color="auto" w:frame="1"/>
            <w:lang w:val="ru-RU"/>
          </w:rPr>
          <w:t>.</w:t>
        </w:r>
        <w:r w:rsidRPr="00D92967">
          <w:rPr>
            <w:rStyle w:val="ac"/>
            <w:rFonts w:ascii="Times New Roman" w:hAnsi="Times New Roman" w:cs="Times New Roman"/>
            <w:bCs/>
            <w:i w:val="0"/>
            <w:iCs w:val="0"/>
            <w:bdr w:val="none" w:sz="0" w:space="0" w:color="auto" w:frame="1"/>
            <w:lang w:val="ru-RU"/>
          </w:rPr>
          <w:t xml:space="preserve"> </w:t>
        </w:r>
      </w:moveTo>
    </w:p>
    <w:p w14:paraId="6E515A20" w14:textId="03A7671E" w:rsidR="00833AE4" w:rsidRPr="00B930E6" w:rsidRDefault="00833AE4" w:rsidP="00833AE4">
      <w:pPr>
        <w:spacing w:after="0" w:line="276" w:lineRule="auto"/>
        <w:jc w:val="both"/>
        <w:rPr>
          <w:moveTo w:id="85" w:author="Пахарукова Мария Юрьевна" w:date="2026-10-09T12:56:00Z"/>
          <w:rStyle w:val="ac"/>
          <w:rFonts w:ascii="Times New Roman" w:hAnsi="Times New Roman" w:cs="Times New Roman"/>
          <w:bCs/>
          <w:i w:val="0"/>
          <w:iCs w:val="0"/>
          <w:bdr w:val="none" w:sz="0" w:space="0" w:color="auto" w:frame="1"/>
          <w:lang w:val="ru-RU"/>
          <w:rPrChange w:id="86" w:author="Пахарукова Мария Юрьевна" w:date="2026-10-09T13:14:00Z">
            <w:rPr>
              <w:moveTo w:id="87" w:author="Пахарукова Мария Юрьевна" w:date="2026-10-09T12:56:00Z"/>
              <w:rStyle w:val="ac"/>
              <w:rFonts w:ascii="Times New Roman" w:hAnsi="Times New Roman" w:cs="Times New Roman"/>
              <w:bCs/>
              <w:i w:val="0"/>
              <w:iCs w:val="0"/>
              <w:bdr w:val="none" w:sz="0" w:space="0" w:color="auto" w:frame="1"/>
              <w:lang w:val="ru-RU"/>
            </w:rPr>
          </w:rPrChange>
        </w:rPr>
      </w:pPr>
      <w:moveTo w:id="88" w:author="Пахарукова Мария Юрьевна" w:date="2026-10-09T12:56:00Z">
        <w:r w:rsidRPr="00D92967">
          <w:rPr>
            <w:rStyle w:val="ac"/>
            <w:rFonts w:ascii="Times New Roman" w:hAnsi="Times New Roman" w:cs="Times New Roman"/>
            <w:bCs/>
            <w:i w:val="0"/>
            <w:iCs w:val="0"/>
            <w:bdr w:val="none" w:sz="0" w:space="0" w:color="auto" w:frame="1"/>
            <w:lang w:val="ru-RU"/>
          </w:rPr>
          <w:t xml:space="preserve">Несмотря на удобство использования хомячков в качестве экспериментальной модели описторхоза, </w:t>
        </w:r>
        <w:r>
          <w:rPr>
            <w:rStyle w:val="ac"/>
            <w:rFonts w:ascii="Times New Roman" w:hAnsi="Times New Roman" w:cs="Times New Roman"/>
            <w:bCs/>
            <w:i w:val="0"/>
            <w:iCs w:val="0"/>
            <w:bdr w:val="none" w:sz="0" w:space="0" w:color="auto" w:frame="1"/>
            <w:lang w:val="ru-RU"/>
          </w:rPr>
          <w:t>существуют ограничения, связанные с этой экспериментальной моделью</w:t>
        </w:r>
      </w:moveTo>
      <w:ins w:id="89" w:author="Пахарукова Мария Юрьевна" w:date="2026-10-09T13:13:00Z">
        <w:r w:rsidR="00B930E6">
          <w:rPr>
            <w:rStyle w:val="ac"/>
            <w:rFonts w:ascii="Times New Roman" w:hAnsi="Times New Roman" w:cs="Times New Roman"/>
            <w:bCs/>
            <w:i w:val="0"/>
            <w:iCs w:val="0"/>
            <w:bdr w:val="none" w:sz="0" w:space="0" w:color="auto" w:frame="1"/>
            <w:lang w:val="ru-RU"/>
          </w:rPr>
          <w:t>, в частности</w:t>
        </w:r>
        <w:r w:rsidR="00B930E6" w:rsidRPr="00B930E6">
          <w:rPr>
            <w:rStyle w:val="ac"/>
            <w:rFonts w:ascii="Times New Roman" w:hAnsi="Times New Roman" w:cs="Times New Roman"/>
            <w:bCs/>
            <w:i w:val="0"/>
            <w:iCs w:val="0"/>
            <w:bdr w:val="none" w:sz="0" w:space="0" w:color="auto" w:frame="1"/>
            <w:lang w:val="ru-RU"/>
          </w:rPr>
          <w:t xml:space="preserve"> исследовать на нём клеточные и молекулярные механизмы патогенеза сложнее, чем на мышах, прежде всего из-за ограниченной доступности специфических реагентов и генетических ресурсов</w:t>
        </w:r>
      </w:ins>
      <w:moveTo w:id="90" w:author="Пахарукова Мария Юрьевна" w:date="2026-10-09T12:56:00Z">
        <w:r>
          <w:rPr>
            <w:rStyle w:val="ac"/>
            <w:rFonts w:ascii="Times New Roman" w:hAnsi="Times New Roman" w:cs="Times New Roman"/>
            <w:bCs/>
            <w:i w:val="0"/>
            <w:iCs w:val="0"/>
            <w:bdr w:val="none" w:sz="0" w:space="0" w:color="auto" w:frame="1"/>
            <w:lang w:val="ru-RU"/>
          </w:rPr>
          <w:t xml:space="preserve">. </w:t>
        </w:r>
        <w:del w:id="91" w:author="Пахарукова Мария Юрьевна" w:date="2026-10-09T13:13:00Z">
          <w:r w:rsidDel="00B930E6">
            <w:rPr>
              <w:rStyle w:val="ac"/>
              <w:rFonts w:ascii="Times New Roman" w:hAnsi="Times New Roman" w:cs="Times New Roman"/>
              <w:bCs/>
              <w:i w:val="0"/>
              <w:iCs w:val="0"/>
              <w:bdr w:val="none" w:sz="0" w:space="0" w:color="auto" w:frame="1"/>
              <w:lang w:val="ru-RU"/>
            </w:rPr>
            <w:delText>Р</w:delText>
          </w:r>
          <w:r w:rsidRPr="00D92967" w:rsidDel="00B930E6">
            <w:rPr>
              <w:rStyle w:val="ac"/>
              <w:rFonts w:ascii="Times New Roman" w:hAnsi="Times New Roman" w:cs="Times New Roman"/>
              <w:bCs/>
              <w:i w:val="0"/>
              <w:iCs w:val="0"/>
              <w:bdr w:val="none" w:sz="0" w:space="0" w:color="auto" w:frame="1"/>
              <w:lang w:val="ru-RU"/>
            </w:rPr>
            <w:delText>яд методов разработан под других животных</w:delText>
          </w:r>
          <w:r w:rsidDel="00B930E6">
            <w:rPr>
              <w:rStyle w:val="ac"/>
              <w:rFonts w:ascii="Times New Roman" w:hAnsi="Times New Roman" w:cs="Times New Roman"/>
              <w:bCs/>
              <w:i w:val="0"/>
              <w:iCs w:val="0"/>
              <w:bdr w:val="none" w:sz="0" w:space="0" w:color="auto" w:frame="1"/>
              <w:lang w:val="ru-RU"/>
            </w:rPr>
            <w:delText>, преимущественно под мышей и крыс, и не может быть перенесён на хомячков</w:delText>
          </w:r>
          <w:r w:rsidRPr="00D92967" w:rsidDel="00B930E6">
            <w:rPr>
              <w:rStyle w:val="ac"/>
              <w:rFonts w:ascii="Times New Roman" w:hAnsi="Times New Roman" w:cs="Times New Roman"/>
              <w:bCs/>
              <w:i w:val="0"/>
              <w:iCs w:val="0"/>
              <w:bdr w:val="none" w:sz="0" w:space="0" w:color="auto" w:frame="1"/>
              <w:lang w:val="ru-RU"/>
            </w:rPr>
            <w:delText xml:space="preserve">. </w:delText>
          </w:r>
        </w:del>
        <w:r>
          <w:rPr>
            <w:rStyle w:val="ac"/>
            <w:rFonts w:ascii="Times New Roman" w:hAnsi="Times New Roman" w:cs="Times New Roman"/>
            <w:bCs/>
            <w:i w:val="0"/>
            <w:iCs w:val="0"/>
            <w:bdr w:val="none" w:sz="0" w:space="0" w:color="auto" w:frame="1"/>
            <w:lang w:val="ru-RU"/>
          </w:rPr>
          <w:t xml:space="preserve">Классическим примером являются </w:t>
        </w:r>
      </w:moveTo>
      <w:ins w:id="92" w:author="Пахарукова Мария Юрьевна" w:date="2026-10-09T13:13:00Z">
        <w:r w:rsidR="00B930E6">
          <w:rPr>
            <w:rStyle w:val="ac"/>
            <w:rFonts w:ascii="Times New Roman" w:hAnsi="Times New Roman" w:cs="Times New Roman"/>
            <w:bCs/>
            <w:i w:val="0"/>
            <w:iCs w:val="0"/>
            <w:bdr w:val="none" w:sz="0" w:space="0" w:color="auto" w:frame="1"/>
            <w:lang w:val="ru-RU"/>
          </w:rPr>
          <w:t xml:space="preserve">отсутствие </w:t>
        </w:r>
      </w:ins>
      <w:moveTo w:id="93" w:author="Пахарукова Мария Юрьевна" w:date="2026-10-09T12:56:00Z">
        <w:del w:id="94" w:author="Пахарукова Мария Юрьевна" w:date="2026-10-09T13:06:00Z">
          <w:r w:rsidRPr="00D92967" w:rsidDel="00DE18BA">
            <w:rPr>
              <w:rStyle w:val="ac"/>
              <w:rFonts w:ascii="Times New Roman" w:hAnsi="Times New Roman" w:cs="Times New Roman"/>
              <w:bCs/>
              <w:i w:val="0"/>
              <w:iCs w:val="0"/>
              <w:bdr w:val="none" w:sz="0" w:space="0" w:color="auto" w:frame="1"/>
              <w:lang w:val="ru-RU"/>
            </w:rPr>
            <w:delText>поведенческие тесты</w:delText>
          </w:r>
        </w:del>
      </w:moveTo>
      <w:proofErr w:type="spellStart"/>
      <w:ins w:id="95" w:author="Пахарукова Мария Юрьевна" w:date="2026-10-09T13:06:00Z">
        <w:r w:rsidR="00DE18BA">
          <w:rPr>
            <w:rStyle w:val="ac"/>
            <w:rFonts w:ascii="Times New Roman" w:hAnsi="Times New Roman" w:cs="Times New Roman"/>
            <w:bCs/>
            <w:i w:val="0"/>
            <w:iCs w:val="0"/>
            <w:bdr w:val="none" w:sz="0" w:space="0" w:color="auto" w:frame="1"/>
            <w:lang w:val="ru-RU"/>
          </w:rPr>
          <w:t>нокаутны</w:t>
        </w:r>
      </w:ins>
      <w:ins w:id="96" w:author="Пахарукова Мария Юрьевна" w:date="2026-10-09T13:13:00Z">
        <w:r w:rsidR="00B930E6">
          <w:rPr>
            <w:rStyle w:val="ac"/>
            <w:rFonts w:ascii="Times New Roman" w:hAnsi="Times New Roman" w:cs="Times New Roman"/>
            <w:bCs/>
            <w:i w:val="0"/>
            <w:iCs w:val="0"/>
            <w:bdr w:val="none" w:sz="0" w:space="0" w:color="auto" w:frame="1"/>
            <w:lang w:val="ru-RU"/>
          </w:rPr>
          <w:t>х</w:t>
        </w:r>
        <w:proofErr w:type="spellEnd"/>
        <w:r w:rsidR="00B930E6">
          <w:rPr>
            <w:rStyle w:val="ac"/>
            <w:rFonts w:ascii="Times New Roman" w:hAnsi="Times New Roman" w:cs="Times New Roman"/>
            <w:bCs/>
            <w:i w:val="0"/>
            <w:iCs w:val="0"/>
            <w:bdr w:val="none" w:sz="0" w:space="0" w:color="auto" w:frame="1"/>
            <w:lang w:val="ru-RU"/>
          </w:rPr>
          <w:t xml:space="preserve"> линий</w:t>
        </w:r>
      </w:ins>
      <w:moveTo w:id="97" w:author="Пахарукова Мария Юрьевна" w:date="2026-10-09T12:56:00Z">
        <w:r w:rsidRPr="00D92967">
          <w:rPr>
            <w:rStyle w:val="ac"/>
            <w:rFonts w:ascii="Times New Roman" w:hAnsi="Times New Roman" w:cs="Times New Roman"/>
            <w:bCs/>
            <w:i w:val="0"/>
            <w:iCs w:val="0"/>
            <w:bdr w:val="none" w:sz="0" w:space="0" w:color="auto" w:frame="1"/>
            <w:lang w:val="ru-RU"/>
          </w:rPr>
          <w:t>, необходимы</w:t>
        </w:r>
        <w:del w:id="98" w:author="Пахарукова Мария Юрьевна" w:date="2026-10-09T13:14:00Z">
          <w:r w:rsidRPr="00D92967" w:rsidDel="00B930E6">
            <w:rPr>
              <w:rStyle w:val="ac"/>
              <w:rFonts w:ascii="Times New Roman" w:hAnsi="Times New Roman" w:cs="Times New Roman"/>
              <w:bCs/>
              <w:i w:val="0"/>
              <w:iCs w:val="0"/>
              <w:bdr w:val="none" w:sz="0" w:space="0" w:color="auto" w:frame="1"/>
              <w:lang w:val="ru-RU"/>
            </w:rPr>
            <w:delText>е</w:delText>
          </w:r>
        </w:del>
      </w:moveTo>
      <w:ins w:id="99" w:author="Пахарукова Мария Юрьевна" w:date="2026-10-09T13:14:00Z">
        <w:r w:rsidR="00B930E6">
          <w:rPr>
            <w:rStyle w:val="ac"/>
            <w:rFonts w:ascii="Times New Roman" w:hAnsi="Times New Roman" w:cs="Times New Roman"/>
            <w:bCs/>
            <w:i w:val="0"/>
            <w:iCs w:val="0"/>
            <w:bdr w:val="none" w:sz="0" w:space="0" w:color="auto" w:frame="1"/>
            <w:lang w:val="ru-RU"/>
          </w:rPr>
          <w:t>х</w:t>
        </w:r>
      </w:ins>
      <w:moveTo w:id="100" w:author="Пахарукова Мария Юрьевна" w:date="2026-10-09T12:56:00Z">
        <w:r w:rsidRPr="00D92967">
          <w:rPr>
            <w:rStyle w:val="ac"/>
            <w:rFonts w:ascii="Times New Roman" w:hAnsi="Times New Roman" w:cs="Times New Roman"/>
            <w:bCs/>
            <w:i w:val="0"/>
            <w:iCs w:val="0"/>
            <w:bdr w:val="none" w:sz="0" w:space="0" w:color="auto" w:frame="1"/>
            <w:lang w:val="ru-RU"/>
          </w:rPr>
          <w:t xml:space="preserve"> для оценки</w:t>
        </w:r>
        <w:del w:id="101" w:author="Пахарукова Мария Юрьевна" w:date="2026-10-09T13:07:00Z">
          <w:r w:rsidRPr="00D92967" w:rsidDel="00DE18BA">
            <w:rPr>
              <w:rStyle w:val="ac"/>
              <w:rFonts w:ascii="Times New Roman" w:hAnsi="Times New Roman" w:cs="Times New Roman"/>
              <w:bCs/>
              <w:i w:val="0"/>
              <w:iCs w:val="0"/>
              <w:bdr w:val="none" w:sz="0" w:space="0" w:color="auto" w:frame="1"/>
              <w:lang w:val="ru-RU"/>
            </w:rPr>
            <w:delText xml:space="preserve"> функционального состояния центральной нервной системы</w:delText>
          </w:r>
        </w:del>
      </w:moveTo>
      <w:ins w:id="102" w:author="Пахарукова Мария Юрьевна" w:date="2026-10-09T13:07:00Z">
        <w:r w:rsidR="00DE18BA">
          <w:rPr>
            <w:rStyle w:val="ac"/>
            <w:rFonts w:ascii="Times New Roman" w:hAnsi="Times New Roman" w:cs="Times New Roman"/>
            <w:bCs/>
            <w:i w:val="0"/>
            <w:iCs w:val="0"/>
            <w:bdr w:val="none" w:sz="0" w:space="0" w:color="auto" w:frame="1"/>
            <w:lang w:val="ru-RU"/>
          </w:rPr>
          <w:t xml:space="preserve"> роли отдельных генов в патогенезе заболевания</w:t>
        </w:r>
      </w:ins>
      <w:moveTo w:id="103" w:author="Пахарукова Мария Юрьевна" w:date="2026-10-09T12:56:00Z">
        <w:r>
          <w:rPr>
            <w:rStyle w:val="ac"/>
            <w:rFonts w:ascii="Times New Roman" w:hAnsi="Times New Roman" w:cs="Times New Roman"/>
            <w:bCs/>
            <w:i w:val="0"/>
            <w:iCs w:val="0"/>
            <w:bdr w:val="none" w:sz="0" w:space="0" w:color="auto" w:frame="1"/>
            <w:lang w:val="ru-RU"/>
          </w:rPr>
          <w:t>.</w:t>
        </w:r>
        <w:r w:rsidRPr="00D92967">
          <w:rPr>
            <w:rStyle w:val="ac"/>
            <w:rFonts w:ascii="Times New Roman" w:hAnsi="Times New Roman" w:cs="Times New Roman"/>
            <w:bCs/>
            <w:i w:val="0"/>
            <w:iCs w:val="0"/>
            <w:bdr w:val="none" w:sz="0" w:space="0" w:color="auto" w:frame="1"/>
            <w:lang w:val="ru-RU"/>
          </w:rPr>
          <w:t xml:space="preserve"> </w:t>
        </w:r>
      </w:moveTo>
      <w:ins w:id="104" w:author="Пахарукова Мария Юрьевна" w:date="2026-10-09T13:17:00Z">
        <w:r w:rsidR="00B930E6">
          <w:rPr>
            <w:rStyle w:val="ac"/>
            <w:rFonts w:ascii="Times New Roman" w:hAnsi="Times New Roman" w:cs="Times New Roman"/>
            <w:bCs/>
            <w:i w:val="0"/>
            <w:iCs w:val="0"/>
            <w:bdr w:val="none" w:sz="0" w:space="0" w:color="auto" w:frame="1"/>
            <w:lang w:val="ru-RU"/>
          </w:rPr>
          <w:t>О</w:t>
        </w:r>
      </w:ins>
      <w:ins w:id="105" w:author="Пахарукова Мария Юрьевна" w:date="2026-10-09T13:15:00Z">
        <w:r w:rsidR="00B930E6" w:rsidRPr="00B930E6">
          <w:rPr>
            <w:rStyle w:val="ac"/>
            <w:rFonts w:ascii="Times New Roman" w:hAnsi="Times New Roman" w:cs="Times New Roman"/>
            <w:bCs/>
            <w:i w:val="0"/>
            <w:iCs w:val="0"/>
            <w:bdr w:val="none" w:sz="0" w:space="0" w:color="auto" w:frame="1"/>
            <w:lang w:val="ru-RU"/>
          </w:rPr>
          <w:t xml:space="preserve">граниченный набор </w:t>
        </w:r>
        <w:proofErr w:type="spellStart"/>
        <w:r w:rsidR="00B930E6" w:rsidRPr="00B930E6">
          <w:rPr>
            <w:rStyle w:val="ac"/>
            <w:rFonts w:ascii="Times New Roman" w:hAnsi="Times New Roman" w:cs="Times New Roman"/>
            <w:bCs/>
            <w:i w:val="0"/>
            <w:iCs w:val="0"/>
            <w:bdr w:val="none" w:sz="0" w:space="0" w:color="auto" w:frame="1"/>
            <w:lang w:val="ru-RU"/>
          </w:rPr>
          <w:t>валидированных</w:t>
        </w:r>
        <w:proofErr w:type="spellEnd"/>
        <w:r w:rsidR="00B930E6" w:rsidRPr="00B930E6">
          <w:rPr>
            <w:rStyle w:val="ac"/>
            <w:rFonts w:ascii="Times New Roman" w:hAnsi="Times New Roman" w:cs="Times New Roman"/>
            <w:bCs/>
            <w:i w:val="0"/>
            <w:iCs w:val="0"/>
            <w:bdr w:val="none" w:sz="0" w:space="0" w:color="auto" w:frame="1"/>
            <w:lang w:val="ru-RU"/>
          </w:rPr>
          <w:t xml:space="preserve"> антител и иммунологических тестов</w:t>
        </w:r>
      </w:ins>
      <w:ins w:id="106" w:author="Пахарукова Мария Юрьевна" w:date="2026-10-09T13:16:00Z">
        <w:r w:rsidR="00B930E6">
          <w:rPr>
            <w:rStyle w:val="ac"/>
            <w:rFonts w:ascii="Times New Roman" w:hAnsi="Times New Roman" w:cs="Times New Roman"/>
            <w:bCs/>
            <w:i w:val="0"/>
            <w:iCs w:val="0"/>
            <w:bdr w:val="none" w:sz="0" w:space="0" w:color="auto" w:frame="1"/>
            <w:lang w:val="ru-RU"/>
          </w:rPr>
          <w:t>,</w:t>
        </w:r>
      </w:ins>
      <w:ins w:id="107" w:author="Пахарукова Мария Юрьевна" w:date="2026-10-09T13:15:00Z">
        <w:r w:rsidR="00B930E6" w:rsidRPr="00B930E6">
          <w:rPr>
            <w:rStyle w:val="ac"/>
            <w:rFonts w:ascii="Times New Roman" w:hAnsi="Times New Roman" w:cs="Times New Roman"/>
            <w:bCs/>
            <w:i w:val="0"/>
            <w:iCs w:val="0"/>
            <w:bdr w:val="none" w:sz="0" w:space="0" w:color="auto" w:frame="1"/>
            <w:lang w:val="ru-RU"/>
          </w:rPr>
          <w:t xml:space="preserve"> </w:t>
        </w:r>
      </w:ins>
      <w:moveTo w:id="108" w:author="Пахарукова Мария Юрьевна" w:date="2026-10-09T12:56:00Z">
        <w:del w:id="109" w:author="Пахарукова Мария Юрьевна" w:date="2026-10-09T13:14:00Z">
          <w:r w:rsidDel="00B930E6">
            <w:rPr>
              <w:rStyle w:val="ac"/>
              <w:rFonts w:ascii="Times New Roman" w:hAnsi="Times New Roman" w:cs="Times New Roman"/>
              <w:bCs/>
              <w:i w:val="0"/>
              <w:iCs w:val="0"/>
              <w:bdr w:val="none" w:sz="0" w:space="0" w:color="auto" w:frame="1"/>
              <w:lang w:val="ru-RU"/>
            </w:rPr>
            <w:delText xml:space="preserve">Они </w:delText>
          </w:r>
          <w:r w:rsidRPr="00D92967" w:rsidDel="00B930E6">
            <w:rPr>
              <w:rStyle w:val="ac"/>
              <w:rFonts w:ascii="Times New Roman" w:hAnsi="Times New Roman" w:cs="Times New Roman"/>
              <w:bCs/>
              <w:i w:val="0"/>
              <w:iCs w:val="0"/>
              <w:bdr w:val="none" w:sz="0" w:space="0" w:color="auto" w:frame="1"/>
              <w:lang w:val="ru-RU"/>
            </w:rPr>
            <w:delText xml:space="preserve">разработаны в первую очередь для мышей и крыс, </w:delText>
          </w:r>
        </w:del>
        <w:del w:id="110" w:author="Пахарукова Мария Юрьевна" w:date="2026-10-09T13:07:00Z">
          <w:r w:rsidRPr="00D92967" w:rsidDel="00DE18BA">
            <w:rPr>
              <w:rStyle w:val="ac"/>
              <w:rFonts w:ascii="Times New Roman" w:hAnsi="Times New Roman" w:cs="Times New Roman"/>
              <w:bCs/>
              <w:i w:val="0"/>
              <w:iCs w:val="0"/>
              <w:bdr w:val="none" w:sz="0" w:space="0" w:color="auto" w:frame="1"/>
              <w:lang w:val="ru-RU"/>
            </w:rPr>
            <w:delText xml:space="preserve">а </w:delText>
          </w:r>
          <w:r w:rsidDel="00DE18BA">
            <w:rPr>
              <w:rStyle w:val="ac"/>
              <w:rFonts w:ascii="Times New Roman" w:hAnsi="Times New Roman" w:cs="Times New Roman"/>
              <w:bCs/>
              <w:i w:val="0"/>
              <w:iCs w:val="0"/>
              <w:bdr w:val="none" w:sz="0" w:space="0" w:color="auto" w:frame="1"/>
              <w:lang w:val="ru-RU"/>
            </w:rPr>
            <w:delText xml:space="preserve">их </w:delText>
          </w:r>
          <w:r w:rsidRPr="00D92967" w:rsidDel="00DE18BA">
            <w:rPr>
              <w:rStyle w:val="ac"/>
              <w:rFonts w:ascii="Times New Roman" w:hAnsi="Times New Roman" w:cs="Times New Roman"/>
              <w:bCs/>
              <w:i w:val="0"/>
              <w:iCs w:val="0"/>
              <w:bdr w:val="none" w:sz="0" w:space="0" w:color="auto" w:frame="1"/>
              <w:lang w:val="ru-RU"/>
            </w:rPr>
            <w:delText>аналогов</w:delText>
          </w:r>
        </w:del>
        <w:del w:id="111" w:author="Пахарукова Мария Юрьевна" w:date="2026-10-09T13:14:00Z">
          <w:r w:rsidRPr="00D92967" w:rsidDel="00B930E6">
            <w:rPr>
              <w:rStyle w:val="ac"/>
              <w:rFonts w:ascii="Times New Roman" w:hAnsi="Times New Roman" w:cs="Times New Roman"/>
              <w:bCs/>
              <w:i w:val="0"/>
              <w:iCs w:val="0"/>
              <w:bdr w:val="none" w:sz="0" w:space="0" w:color="auto" w:frame="1"/>
              <w:lang w:val="ru-RU"/>
            </w:rPr>
            <w:delText xml:space="preserve"> для хомячков</w:delText>
          </w:r>
        </w:del>
        <w:del w:id="112" w:author="Пахарукова Мария Юрьевна" w:date="2026-10-09T13:07:00Z">
          <w:r w:rsidRPr="00D92967" w:rsidDel="00DE18BA">
            <w:rPr>
              <w:rStyle w:val="ac"/>
              <w:rFonts w:ascii="Times New Roman" w:hAnsi="Times New Roman" w:cs="Times New Roman"/>
              <w:bCs/>
              <w:i w:val="0"/>
              <w:iCs w:val="0"/>
              <w:bdr w:val="none" w:sz="0" w:space="0" w:color="auto" w:frame="1"/>
              <w:lang w:val="ru-RU"/>
            </w:rPr>
            <w:delText xml:space="preserve"> не существует</w:delText>
          </w:r>
        </w:del>
        <w:del w:id="113" w:author="Пахарукова Мария Юрьевна" w:date="2026-10-09T13:14:00Z">
          <w:r w:rsidRPr="00D92967" w:rsidDel="00B930E6">
            <w:rPr>
              <w:rStyle w:val="ac"/>
              <w:rFonts w:ascii="Times New Roman" w:hAnsi="Times New Roman" w:cs="Times New Roman"/>
              <w:bCs/>
              <w:i w:val="0"/>
              <w:iCs w:val="0"/>
              <w:bdr w:val="none" w:sz="0" w:space="0" w:color="auto" w:frame="1"/>
              <w:lang w:val="ru-RU"/>
            </w:rPr>
            <w:delText xml:space="preserve">. </w:delText>
          </w:r>
        </w:del>
      </w:moveTo>
      <w:ins w:id="114" w:author="Пахарукова Мария Юрьевна" w:date="2026-10-09T13:15:00Z">
        <w:r w:rsidR="00B930E6" w:rsidRPr="00B930E6">
          <w:rPr>
            <w:rStyle w:val="ac"/>
            <w:rFonts w:ascii="Times New Roman" w:hAnsi="Times New Roman" w:cs="Times New Roman"/>
            <w:bCs/>
            <w:i w:val="0"/>
            <w:iCs w:val="0"/>
            <w:bdr w:val="none" w:sz="0" w:space="0" w:color="auto" w:frame="1"/>
            <w:lang w:val="ru-RU"/>
          </w:rPr>
          <w:t>генетических инструментов и полноценно аннотированных геномных ресурсов</w:t>
        </w:r>
      </w:ins>
      <w:ins w:id="115" w:author="Пахарукова Мария Юрьевна" w:date="2026-10-09T13:17:00Z">
        <w:r w:rsidR="00B930E6">
          <w:rPr>
            <w:rStyle w:val="ac"/>
            <w:rFonts w:ascii="Times New Roman" w:hAnsi="Times New Roman" w:cs="Times New Roman"/>
            <w:bCs/>
            <w:i w:val="0"/>
            <w:iCs w:val="0"/>
            <w:bdr w:val="none" w:sz="0" w:space="0" w:color="auto" w:frame="1"/>
            <w:lang w:val="ru-RU"/>
          </w:rPr>
          <w:t xml:space="preserve"> также </w:t>
        </w:r>
      </w:ins>
      <w:ins w:id="116" w:author="Пахарукова Мария Юрьевна" w:date="2026-10-09T13:18:00Z">
        <w:r w:rsidR="00B930E6">
          <w:rPr>
            <w:rStyle w:val="ac"/>
            <w:rFonts w:ascii="Times New Roman" w:hAnsi="Times New Roman" w:cs="Times New Roman"/>
            <w:bCs/>
            <w:i w:val="0"/>
            <w:iCs w:val="0"/>
            <w:bdr w:val="none" w:sz="0" w:space="0" w:color="auto" w:frame="1"/>
            <w:lang w:val="ru-RU"/>
          </w:rPr>
          <w:t>затрудняет</w:t>
        </w:r>
      </w:ins>
      <w:ins w:id="117" w:author="Пахарукова Мария Юрьевна" w:date="2026-10-09T13:17:00Z">
        <w:r w:rsidR="00B930E6">
          <w:rPr>
            <w:rStyle w:val="ac"/>
            <w:rFonts w:ascii="Times New Roman" w:hAnsi="Times New Roman" w:cs="Times New Roman"/>
            <w:bCs/>
            <w:i w:val="0"/>
            <w:iCs w:val="0"/>
            <w:bdr w:val="none" w:sz="0" w:space="0" w:color="auto" w:frame="1"/>
            <w:lang w:val="ru-RU"/>
          </w:rPr>
          <w:t xml:space="preserve"> анализ патогенеза данного заболевания</w:t>
        </w:r>
      </w:ins>
      <w:ins w:id="118" w:author="Пахарукова Мария Юрьевна" w:date="2026-10-09T13:18:00Z">
        <w:r w:rsidR="00B930E6">
          <w:rPr>
            <w:rStyle w:val="ac"/>
            <w:rFonts w:ascii="Times New Roman" w:hAnsi="Times New Roman" w:cs="Times New Roman"/>
            <w:bCs/>
            <w:i w:val="0"/>
            <w:iCs w:val="0"/>
            <w:bdr w:val="none" w:sz="0" w:space="0" w:color="auto" w:frame="1"/>
            <w:lang w:val="ru-RU"/>
          </w:rPr>
          <w:t xml:space="preserve">, </w:t>
        </w:r>
      </w:ins>
      <w:bookmarkStart w:id="119" w:name="_GoBack"/>
      <w:bookmarkEnd w:id="119"/>
      <w:ins w:id="120" w:author="Пахарукова Мария Юрьевна" w:date="2026-10-09T13:15:00Z">
        <w:r w:rsidR="00B930E6" w:rsidRPr="00B930E6">
          <w:rPr>
            <w:rStyle w:val="ac"/>
            <w:rFonts w:ascii="Times New Roman" w:hAnsi="Times New Roman" w:cs="Times New Roman"/>
            <w:bCs/>
            <w:i w:val="0"/>
            <w:iCs w:val="0"/>
            <w:bdr w:val="none" w:sz="0" w:space="0" w:color="auto" w:frame="1"/>
            <w:lang w:val="ru-RU"/>
          </w:rPr>
          <w:t>характеристику иммунных клеток, анализ сигнальных путей и установление причинно-следственных связей между молекулярными изменениями и развитием патологического процесса</w:t>
        </w:r>
      </w:ins>
      <w:ins w:id="121" w:author="Пахарукова Мария Юрьевна" w:date="2026-10-09T13:17:00Z">
        <w:r w:rsidR="00B930E6">
          <w:rPr>
            <w:rStyle w:val="ac"/>
            <w:rFonts w:ascii="Times New Roman" w:hAnsi="Times New Roman" w:cs="Times New Roman"/>
            <w:bCs/>
            <w:i w:val="0"/>
            <w:iCs w:val="0"/>
            <w:bdr w:val="none" w:sz="0" w:space="0" w:color="auto" w:frame="1"/>
            <w:lang w:val="ru-RU"/>
          </w:rPr>
          <w:t>.</w:t>
        </w:r>
      </w:ins>
      <w:moveTo w:id="122" w:author="Пахарукова Мария Юрьевна" w:date="2026-10-09T12:56:00Z">
        <w:del w:id="123" w:author="Пахарукова Мария Юрьевна" w:date="2026-10-09T13:15:00Z">
          <w:r w:rsidRPr="00D92967" w:rsidDel="00B930E6">
            <w:rPr>
              <w:rStyle w:val="ac"/>
              <w:rFonts w:ascii="Times New Roman" w:hAnsi="Times New Roman" w:cs="Times New Roman"/>
              <w:bCs/>
              <w:i w:val="0"/>
              <w:iCs w:val="0"/>
              <w:bdr w:val="none" w:sz="0" w:space="0" w:color="auto" w:frame="1"/>
              <w:lang w:val="ru-RU"/>
            </w:rPr>
            <w:delText xml:space="preserve">Различные молекулярно-биологические </w:delText>
          </w:r>
        </w:del>
        <w:del w:id="124" w:author="Пахарукова Мария Юрьевна" w:date="2026-10-09T13:08:00Z">
          <w:r w:rsidRPr="00D92967" w:rsidDel="00B930E6">
            <w:rPr>
              <w:rStyle w:val="ac"/>
              <w:rFonts w:ascii="Times New Roman" w:hAnsi="Times New Roman" w:cs="Times New Roman"/>
              <w:bCs/>
              <w:i w:val="0"/>
              <w:iCs w:val="0"/>
              <w:bdr w:val="none" w:sz="0" w:space="0" w:color="auto" w:frame="1"/>
              <w:lang w:val="ru-RU"/>
            </w:rPr>
            <w:delText>методы</w:delText>
          </w:r>
        </w:del>
        <w:del w:id="125" w:author="Пахарукова Мария Юрьевна" w:date="2026-10-09T13:15:00Z">
          <w:r w:rsidRPr="00D92967" w:rsidDel="00B930E6">
            <w:rPr>
              <w:rStyle w:val="ac"/>
              <w:rFonts w:ascii="Times New Roman" w:hAnsi="Times New Roman" w:cs="Times New Roman"/>
              <w:bCs/>
              <w:i w:val="0"/>
              <w:iCs w:val="0"/>
              <w:bdr w:val="none" w:sz="0" w:space="0" w:color="auto" w:frame="1"/>
              <w:lang w:val="ru-RU"/>
            </w:rPr>
            <w:delText xml:space="preserve"> также преимущественно ориентированы на мышей и крыс, и мало представлены для </w:delText>
          </w:r>
          <w:r w:rsidRPr="00D92967" w:rsidDel="00B930E6">
            <w:rPr>
              <w:rStyle w:val="ac"/>
              <w:rFonts w:ascii="Times New Roman" w:hAnsi="Times New Roman" w:cs="Times New Roman"/>
              <w:bCs/>
              <w:i w:val="0"/>
              <w:iCs w:val="0"/>
              <w:bdr w:val="none" w:sz="0" w:space="0" w:color="auto" w:frame="1"/>
            </w:rPr>
            <w:delText>M</w:delText>
          </w:r>
          <w:r w:rsidRPr="00D92967" w:rsidDel="00B930E6">
            <w:rPr>
              <w:rStyle w:val="ac"/>
              <w:rFonts w:ascii="Times New Roman" w:hAnsi="Times New Roman" w:cs="Times New Roman"/>
              <w:bCs/>
              <w:i w:val="0"/>
              <w:iCs w:val="0"/>
              <w:bdr w:val="none" w:sz="0" w:space="0" w:color="auto" w:frame="1"/>
              <w:lang w:val="ru-RU"/>
            </w:rPr>
            <w:delText xml:space="preserve">. </w:delText>
          </w:r>
          <w:r w:rsidRPr="00D92967" w:rsidDel="00B930E6">
            <w:rPr>
              <w:rStyle w:val="ac"/>
              <w:rFonts w:ascii="Times New Roman" w:hAnsi="Times New Roman" w:cs="Times New Roman"/>
              <w:bCs/>
              <w:i w:val="0"/>
              <w:iCs w:val="0"/>
              <w:bdr w:val="none" w:sz="0" w:space="0" w:color="auto" w:frame="1"/>
            </w:rPr>
            <w:delText>auratus</w:delText>
          </w:r>
          <w:r w:rsidRPr="00D92967" w:rsidDel="00B930E6">
            <w:rPr>
              <w:rStyle w:val="ac"/>
              <w:rFonts w:ascii="Times New Roman" w:hAnsi="Times New Roman" w:cs="Times New Roman"/>
              <w:bCs/>
              <w:i w:val="0"/>
              <w:iCs w:val="0"/>
              <w:bdr w:val="none" w:sz="0" w:space="0" w:color="auto" w:frame="1"/>
              <w:lang w:val="ru-RU"/>
            </w:rPr>
            <w:delText>.</w:delText>
          </w:r>
        </w:del>
      </w:moveTo>
    </w:p>
    <w:p w14:paraId="41FB7F7A" w14:textId="29CAB1B1" w:rsidR="00833AE4" w:rsidRPr="00D92967" w:rsidRDefault="00833AE4" w:rsidP="00833AE4">
      <w:pPr>
        <w:spacing w:after="0" w:line="276" w:lineRule="auto"/>
        <w:jc w:val="both"/>
        <w:rPr>
          <w:moveTo w:id="126" w:author="Пахарукова Мария Юрьевна" w:date="2026-10-09T12:56:00Z"/>
          <w:rFonts w:ascii="Times New Roman" w:hAnsi="Times New Roman" w:cs="Times New Roman"/>
          <w:lang w:val="ru-RU"/>
        </w:rPr>
      </w:pPr>
      <w:moveTo w:id="127" w:author="Пахарукова Мария Юрьевна" w:date="2026-10-09T12:56:00Z">
        <w:r w:rsidRPr="00D92967">
          <w:rPr>
            <w:rStyle w:val="ac"/>
            <w:rFonts w:ascii="Times New Roman" w:hAnsi="Times New Roman" w:cs="Times New Roman"/>
            <w:bCs/>
            <w:i w:val="0"/>
            <w:iCs w:val="0"/>
            <w:bdr w:val="none" w:sz="0" w:space="0" w:color="auto" w:frame="1"/>
            <w:lang w:val="ru-RU"/>
          </w:rPr>
          <w:t xml:space="preserve">В связи с этим, цель данного исследования заключалась в том, чтобы сравнить нескольких </w:t>
        </w:r>
      </w:moveTo>
      <w:ins w:id="128" w:author="Пахарукова Мария Юрьевна" w:date="2026-10-09T13:08:00Z">
        <w:r w:rsidR="00B930E6">
          <w:rPr>
            <w:rStyle w:val="ac"/>
            <w:rFonts w:ascii="Times New Roman" w:hAnsi="Times New Roman" w:cs="Times New Roman"/>
            <w:bCs/>
            <w:i w:val="0"/>
            <w:iCs w:val="0"/>
            <w:bdr w:val="none" w:sz="0" w:space="0" w:color="auto" w:frame="1"/>
            <w:lang w:val="ru-RU"/>
          </w:rPr>
          <w:t xml:space="preserve">широко используемых </w:t>
        </w:r>
      </w:ins>
      <w:moveTo w:id="129" w:author="Пахарукова Мария Юрьевна" w:date="2026-10-09T12:56:00Z">
        <w:del w:id="130" w:author="Пахарукова Мария Юрьевна" w:date="2026-10-09T13:08:00Z">
          <w:r w:rsidRPr="00D92967" w:rsidDel="00B930E6">
            <w:rPr>
              <w:rStyle w:val="ac"/>
              <w:rFonts w:ascii="Times New Roman" w:hAnsi="Times New Roman" w:cs="Times New Roman"/>
              <w:bCs/>
              <w:i w:val="0"/>
              <w:iCs w:val="0"/>
              <w:bdr w:val="none" w:sz="0" w:space="0" w:color="auto" w:frame="1"/>
              <w:lang w:val="ru-RU"/>
            </w:rPr>
            <w:delText xml:space="preserve">популярных </w:delText>
          </w:r>
        </w:del>
        <w:r w:rsidRPr="00D92967">
          <w:rPr>
            <w:rStyle w:val="ac"/>
            <w:rFonts w:ascii="Times New Roman" w:hAnsi="Times New Roman" w:cs="Times New Roman"/>
            <w:bCs/>
            <w:i w:val="0"/>
            <w:iCs w:val="0"/>
            <w:bdr w:val="none" w:sz="0" w:space="0" w:color="auto" w:frame="1"/>
            <w:lang w:val="ru-RU"/>
          </w:rPr>
          <w:t xml:space="preserve">экспериментальных моделей </w:t>
        </w:r>
      </w:moveTo>
      <w:ins w:id="131" w:author="Пахарукова Мария Юрьевна" w:date="2026-10-09T13:08:00Z">
        <w:r w:rsidR="00B930E6">
          <w:rPr>
            <w:rStyle w:val="ac"/>
            <w:rFonts w:ascii="Times New Roman" w:hAnsi="Times New Roman" w:cs="Times New Roman"/>
            <w:bCs/>
            <w:i w:val="0"/>
            <w:iCs w:val="0"/>
            <w:bdr w:val="none" w:sz="0" w:space="0" w:color="auto" w:frame="1"/>
            <w:lang w:val="ru-RU"/>
          </w:rPr>
          <w:t xml:space="preserve">грызунов </w:t>
        </w:r>
      </w:ins>
      <w:moveTo w:id="132" w:author="Пахарукова Мария Юрьевна" w:date="2026-10-09T12:56:00Z">
        <w:r>
          <w:rPr>
            <w:rStyle w:val="ac"/>
            <w:rFonts w:ascii="Times New Roman" w:hAnsi="Times New Roman" w:cs="Times New Roman"/>
            <w:bCs/>
            <w:i w:val="0"/>
            <w:iCs w:val="0"/>
            <w:bdr w:val="none" w:sz="0" w:space="0" w:color="auto" w:frame="1"/>
            <w:lang w:val="ru-RU"/>
          </w:rPr>
          <w:t>и</w:t>
        </w:r>
        <w:r w:rsidRPr="00D92967">
          <w:rPr>
            <w:rStyle w:val="ac"/>
            <w:rFonts w:ascii="Times New Roman" w:hAnsi="Times New Roman" w:cs="Times New Roman"/>
            <w:bCs/>
            <w:i w:val="0"/>
            <w:iCs w:val="0"/>
            <w:bdr w:val="none" w:sz="0" w:space="0" w:color="auto" w:frame="1"/>
            <w:lang w:val="ru-RU"/>
          </w:rPr>
          <w:t xml:space="preserve"> ответ</w:t>
        </w:r>
        <w:r>
          <w:rPr>
            <w:rStyle w:val="ac"/>
            <w:rFonts w:ascii="Times New Roman" w:hAnsi="Times New Roman" w:cs="Times New Roman"/>
            <w:bCs/>
            <w:i w:val="0"/>
            <w:iCs w:val="0"/>
            <w:bdr w:val="none" w:sz="0" w:space="0" w:color="auto" w:frame="1"/>
            <w:lang w:val="ru-RU"/>
          </w:rPr>
          <w:t>ить</w:t>
        </w:r>
        <w:r w:rsidRPr="00D92967">
          <w:rPr>
            <w:rStyle w:val="ac"/>
            <w:rFonts w:ascii="Times New Roman" w:hAnsi="Times New Roman" w:cs="Times New Roman"/>
            <w:bCs/>
            <w:i w:val="0"/>
            <w:iCs w:val="0"/>
            <w:bdr w:val="none" w:sz="0" w:space="0" w:color="auto" w:frame="1"/>
            <w:lang w:val="ru-RU"/>
          </w:rPr>
          <w:t xml:space="preserve"> на вопрос: можно ли использовать мышей и крыс в качестве альтернативной экспериментальной модели</w:t>
        </w:r>
        <w:r>
          <w:rPr>
            <w:rStyle w:val="ac"/>
            <w:rFonts w:ascii="Times New Roman" w:hAnsi="Times New Roman" w:cs="Times New Roman"/>
            <w:bCs/>
            <w:i w:val="0"/>
            <w:iCs w:val="0"/>
            <w:bdr w:val="none" w:sz="0" w:space="0" w:color="auto" w:frame="1"/>
            <w:lang w:val="ru-RU"/>
          </w:rPr>
          <w:t xml:space="preserve"> </w:t>
        </w:r>
        <w:r>
          <w:rPr>
            <w:rStyle w:val="ac"/>
            <w:rFonts w:ascii="Times New Roman" w:hAnsi="Times New Roman" w:cs="Times New Roman"/>
            <w:bCs/>
            <w:i w:val="0"/>
            <w:iCs w:val="0"/>
            <w:bdr w:val="none" w:sz="0" w:space="0" w:color="auto" w:frame="1"/>
          </w:rPr>
          <w:t>O</w:t>
        </w:r>
        <w:r w:rsidRPr="00C64A43">
          <w:rPr>
            <w:rStyle w:val="ac"/>
            <w:rFonts w:ascii="Times New Roman" w:hAnsi="Times New Roman" w:cs="Times New Roman"/>
            <w:bCs/>
            <w:i w:val="0"/>
            <w:iCs w:val="0"/>
            <w:bdr w:val="none" w:sz="0" w:space="0" w:color="auto" w:frame="1"/>
            <w:lang w:val="ru-RU"/>
          </w:rPr>
          <w:t xml:space="preserve">. </w:t>
        </w:r>
        <w:proofErr w:type="spellStart"/>
        <w:r>
          <w:rPr>
            <w:rStyle w:val="ac"/>
            <w:rFonts w:ascii="Times New Roman" w:hAnsi="Times New Roman" w:cs="Times New Roman"/>
            <w:bCs/>
            <w:i w:val="0"/>
            <w:iCs w:val="0"/>
            <w:bdr w:val="none" w:sz="0" w:space="0" w:color="auto" w:frame="1"/>
          </w:rPr>
          <w:t>felineus</w:t>
        </w:r>
        <w:proofErr w:type="spellEnd"/>
        <w:r w:rsidRPr="00D76CBC">
          <w:rPr>
            <w:rStyle w:val="ac"/>
            <w:rFonts w:ascii="Times New Roman" w:hAnsi="Times New Roman" w:cs="Times New Roman"/>
            <w:bCs/>
            <w:i w:val="0"/>
            <w:iCs w:val="0"/>
            <w:bdr w:val="none" w:sz="0" w:space="0" w:color="auto" w:frame="1"/>
            <w:lang w:val="ru-RU"/>
          </w:rPr>
          <w:t xml:space="preserve"> </w:t>
        </w:r>
        <w:r>
          <w:rPr>
            <w:rStyle w:val="ac"/>
            <w:rFonts w:ascii="Times New Roman" w:hAnsi="Times New Roman" w:cs="Times New Roman"/>
            <w:bCs/>
            <w:i w:val="0"/>
            <w:iCs w:val="0"/>
            <w:bdr w:val="none" w:sz="0" w:space="0" w:color="auto" w:frame="1"/>
          </w:rPr>
          <w:t>infection</w:t>
        </w:r>
        <w:r w:rsidRPr="00D92967">
          <w:rPr>
            <w:rStyle w:val="ac"/>
            <w:rFonts w:ascii="Times New Roman" w:hAnsi="Times New Roman" w:cs="Times New Roman"/>
            <w:bCs/>
            <w:i w:val="0"/>
            <w:iCs w:val="0"/>
            <w:bdr w:val="none" w:sz="0" w:space="0" w:color="auto" w:frame="1"/>
            <w:lang w:val="ru-RU"/>
          </w:rPr>
          <w:t xml:space="preserve">. В рамках исследования мы оценивали </w:t>
        </w:r>
        <w:r w:rsidRPr="00D92967">
          <w:rPr>
            <w:rStyle w:val="ac"/>
            <w:rFonts w:ascii="Times New Roman" w:hAnsi="Times New Roman" w:cs="Times New Roman"/>
            <w:bCs/>
            <w:i w:val="0"/>
            <w:iCs w:val="0"/>
            <w:bdr w:val="none" w:sz="0" w:space="0" w:color="auto" w:frame="1"/>
          </w:rPr>
          <w:t>ability</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of</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mice</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and</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rats</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to</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be</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infected</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with</w:t>
        </w:r>
        <w:r w:rsidRPr="00D92967">
          <w:rPr>
            <w:rStyle w:val="ac"/>
            <w:rFonts w:ascii="Times New Roman" w:hAnsi="Times New Roman" w:cs="Times New Roman"/>
            <w:bCs/>
            <w:i w:val="0"/>
            <w:iCs w:val="0"/>
            <w:bdr w:val="none" w:sz="0" w:space="0" w:color="auto" w:frame="1"/>
            <w:lang w:val="ru-RU"/>
          </w:rPr>
          <w:t xml:space="preserve"> </w:t>
        </w:r>
        <w:proofErr w:type="spellStart"/>
        <w:r w:rsidRPr="00D92967">
          <w:rPr>
            <w:rStyle w:val="ac"/>
            <w:rFonts w:ascii="Times New Roman" w:hAnsi="Times New Roman" w:cs="Times New Roman"/>
            <w:bCs/>
            <w:i w:val="0"/>
            <w:iCs w:val="0"/>
            <w:bdr w:val="none" w:sz="0" w:space="0" w:color="auto" w:frame="1"/>
          </w:rPr>
          <w:t>opisthorchiasis</w:t>
        </w:r>
        <w:proofErr w:type="spellEnd"/>
        <w:r w:rsidRPr="00D92967">
          <w:rPr>
            <w:rStyle w:val="ac"/>
            <w:rFonts w:ascii="Times New Roman" w:hAnsi="Times New Roman" w:cs="Times New Roman"/>
            <w:bCs/>
            <w:i w:val="0"/>
            <w:iCs w:val="0"/>
            <w:bdr w:val="none" w:sz="0" w:space="0" w:color="auto" w:frame="1"/>
            <w:lang w:val="ru-RU"/>
          </w:rPr>
          <w:t xml:space="preserve"> и приводить к характерным изменениям в печени экспериментальных животных. </w:t>
        </w:r>
        <w:r w:rsidRPr="00D92967">
          <w:rPr>
            <w:rFonts w:ascii="Times New Roman" w:hAnsi="Times New Roman" w:cs="Times New Roman"/>
            <w:lang w:val="ru-RU"/>
          </w:rPr>
          <w:t xml:space="preserve"> </w:t>
        </w:r>
      </w:moveTo>
    </w:p>
    <w:moveToRangeEnd w:id="34"/>
    <w:p w14:paraId="6E80153A" w14:textId="10C6DA5F" w:rsidR="00833AE4" w:rsidRDefault="004B2EDE" w:rsidP="00833AE4">
      <w:pPr>
        <w:spacing w:after="0" w:line="276" w:lineRule="auto"/>
        <w:jc w:val="both"/>
        <w:rPr>
          <w:ins w:id="133" w:author="Пахарукова Мария Юрьевна" w:date="2026-10-09T12:47:00Z"/>
          <w:rFonts w:ascii="Times New Roman" w:hAnsi="Times New Roman" w:cs="Times New Roman"/>
          <w:lang w:val="ru-RU"/>
        </w:rPr>
      </w:pPr>
      <w:del w:id="134" w:author="Пахарукова Мария Юрьевна" w:date="2026-10-09T12:47:00Z">
        <w:r w:rsidDel="00833AE4">
          <w:rPr>
            <w:rFonts w:ascii="Times New Roman" w:hAnsi="Times New Roman" w:cs="Times New Roman"/>
            <w:lang w:val="ru-RU"/>
          </w:rPr>
          <w:delText>Одним из ключевых</w:delText>
        </w:r>
        <w:r w:rsidR="00960783" w:rsidDel="00833AE4">
          <w:rPr>
            <w:rFonts w:ascii="Times New Roman" w:hAnsi="Times New Roman" w:cs="Times New Roman"/>
            <w:lang w:val="ru-RU"/>
          </w:rPr>
          <w:delText xml:space="preserve"> и наиболее распространенных</w:delText>
        </w:r>
        <w:r w:rsidDel="00833AE4">
          <w:rPr>
            <w:rFonts w:ascii="Times New Roman" w:hAnsi="Times New Roman" w:cs="Times New Roman"/>
            <w:lang w:val="ru-RU"/>
          </w:rPr>
          <w:delText xml:space="preserve"> подходо</w:delText>
        </w:r>
        <w:r w:rsidR="00960783" w:rsidDel="00833AE4">
          <w:rPr>
            <w:rFonts w:ascii="Times New Roman" w:hAnsi="Times New Roman" w:cs="Times New Roman"/>
            <w:lang w:val="ru-RU"/>
          </w:rPr>
          <w:delText xml:space="preserve">в </w:delText>
        </w:r>
        <w:r w:rsidDel="00833AE4">
          <w:rPr>
            <w:rFonts w:ascii="Times New Roman" w:hAnsi="Times New Roman" w:cs="Times New Roman"/>
            <w:lang w:val="ru-RU"/>
          </w:rPr>
          <w:delText xml:space="preserve">является моделирование. </w:delText>
        </w:r>
      </w:del>
    </w:p>
    <w:p w14:paraId="164F9D9B" w14:textId="2232E9ED" w:rsidR="002C48A3" w:rsidDel="00833AE4" w:rsidRDefault="004B2EDE" w:rsidP="00897A40">
      <w:pPr>
        <w:spacing w:after="0" w:line="276" w:lineRule="auto"/>
        <w:jc w:val="both"/>
        <w:rPr>
          <w:del w:id="135" w:author="Пахарукова Мария Юрьевна" w:date="2026-10-09T12:48:00Z"/>
          <w:rFonts w:ascii="Times New Roman" w:hAnsi="Times New Roman" w:cs="Times New Roman"/>
          <w:lang w:val="ru-RU"/>
        </w:rPr>
      </w:pPr>
      <w:commentRangeStart w:id="136"/>
      <w:del w:id="137" w:author="Пахарукова Мария Юрьевна" w:date="2026-10-09T12:48:00Z">
        <w:r w:rsidDel="00833AE4">
          <w:rPr>
            <w:rFonts w:ascii="Times New Roman" w:hAnsi="Times New Roman" w:cs="Times New Roman"/>
            <w:lang w:val="ru-RU"/>
          </w:rPr>
          <w:delText>Существует различные виды моделирования</w:delText>
        </w:r>
        <w:r w:rsidR="00897A40" w:rsidDel="00833AE4">
          <w:rPr>
            <w:rFonts w:ascii="Times New Roman" w:hAnsi="Times New Roman" w:cs="Times New Roman"/>
            <w:lang w:val="ru-RU"/>
          </w:rPr>
          <w:delText xml:space="preserve">, такие как моделирование на культуре клеток, моделирование </w:delText>
        </w:r>
        <w:r w:rsidR="00897A40" w:rsidDel="00833AE4">
          <w:rPr>
            <w:rFonts w:ascii="Times New Roman" w:hAnsi="Times New Roman" w:cs="Times New Roman"/>
          </w:rPr>
          <w:delText>in</w:delText>
        </w:r>
        <w:r w:rsidR="00897A40" w:rsidRPr="00BB2846" w:rsidDel="00833AE4">
          <w:rPr>
            <w:rFonts w:ascii="Times New Roman" w:hAnsi="Times New Roman" w:cs="Times New Roman"/>
            <w:lang w:val="ru-RU"/>
          </w:rPr>
          <w:delText xml:space="preserve"> </w:delText>
        </w:r>
        <w:r w:rsidR="00897A40" w:rsidDel="00833AE4">
          <w:rPr>
            <w:rFonts w:ascii="Times New Roman" w:hAnsi="Times New Roman" w:cs="Times New Roman"/>
          </w:rPr>
          <w:delText>silica</w:delText>
        </w:r>
        <w:r w:rsidR="00897A40" w:rsidRPr="00BB2846" w:rsidDel="00833AE4">
          <w:rPr>
            <w:rFonts w:ascii="Times New Roman" w:hAnsi="Times New Roman" w:cs="Times New Roman"/>
            <w:lang w:val="ru-RU"/>
          </w:rPr>
          <w:delText xml:space="preserve"> </w:delText>
        </w:r>
        <w:r w:rsidR="00897A40" w:rsidDel="00833AE4">
          <w:rPr>
            <w:rFonts w:ascii="Times New Roman" w:hAnsi="Times New Roman" w:cs="Times New Roman"/>
            <w:lang w:val="ru-RU"/>
          </w:rPr>
          <w:delText xml:space="preserve">и, конечно же моделирование на животных. </w:delText>
        </w:r>
      </w:del>
    </w:p>
    <w:p w14:paraId="2D3C6529" w14:textId="77E1D58F" w:rsidR="002C48A3" w:rsidRPr="004011C1" w:rsidRDefault="00897A40" w:rsidP="00897A40">
      <w:pPr>
        <w:spacing w:after="0" w:line="276" w:lineRule="auto"/>
        <w:jc w:val="both"/>
        <w:rPr>
          <w:rFonts w:ascii="Times New Roman" w:hAnsi="Times New Roman" w:cs="Times New Roman"/>
          <w:b/>
          <w:bCs/>
          <w:lang w:val="ru-RU"/>
        </w:rPr>
      </w:pPr>
      <w:r>
        <w:rPr>
          <w:rFonts w:ascii="Times New Roman" w:hAnsi="Times New Roman" w:cs="Times New Roman"/>
          <w:lang w:val="ru-RU"/>
        </w:rPr>
        <w:t>М</w:t>
      </w:r>
      <w:r w:rsidR="004B2EDE">
        <w:rPr>
          <w:rFonts w:ascii="Times New Roman" w:hAnsi="Times New Roman" w:cs="Times New Roman"/>
          <w:lang w:val="ru-RU"/>
        </w:rPr>
        <w:t>оделирование на культуре клеток</w:t>
      </w:r>
      <w:r w:rsidR="00960783" w:rsidRPr="00BB2846">
        <w:rPr>
          <w:rFonts w:ascii="Times New Roman" w:hAnsi="Times New Roman" w:cs="Times New Roman"/>
          <w:lang w:val="ru-RU"/>
        </w:rPr>
        <w:t xml:space="preserve"> </w:t>
      </w:r>
      <w:r w:rsidR="00960783">
        <w:rPr>
          <w:rFonts w:ascii="Times New Roman" w:hAnsi="Times New Roman" w:cs="Times New Roman"/>
          <w:lang w:val="ru-RU"/>
        </w:rPr>
        <w:t xml:space="preserve">является </w:t>
      </w:r>
      <w:r>
        <w:rPr>
          <w:rFonts w:ascii="Times New Roman" w:hAnsi="Times New Roman" w:cs="Times New Roman"/>
          <w:lang w:val="ru-RU"/>
        </w:rPr>
        <w:t xml:space="preserve">одним из </w:t>
      </w:r>
      <w:r w:rsidR="00960783">
        <w:rPr>
          <w:rFonts w:ascii="Times New Roman" w:hAnsi="Times New Roman" w:cs="Times New Roman"/>
          <w:lang w:val="ru-RU"/>
        </w:rPr>
        <w:t>наиболее гуманны</w:t>
      </w:r>
      <w:r>
        <w:rPr>
          <w:rFonts w:ascii="Times New Roman" w:hAnsi="Times New Roman" w:cs="Times New Roman"/>
          <w:lang w:val="ru-RU"/>
        </w:rPr>
        <w:t>х подходов</w:t>
      </w:r>
      <w:r w:rsidR="00810768">
        <w:rPr>
          <w:rFonts w:ascii="Times New Roman" w:hAnsi="Times New Roman" w:cs="Times New Roman"/>
          <w:lang w:val="ru-RU"/>
        </w:rPr>
        <w:t>,</w:t>
      </w:r>
      <w:r w:rsidR="00960783">
        <w:rPr>
          <w:rFonts w:ascii="Times New Roman" w:hAnsi="Times New Roman" w:cs="Times New Roman"/>
          <w:lang w:val="ru-RU"/>
        </w:rPr>
        <w:t xml:space="preserve"> </w:t>
      </w:r>
      <w:r w:rsidR="00810768">
        <w:rPr>
          <w:rFonts w:ascii="Times New Roman" w:hAnsi="Times New Roman" w:cs="Times New Roman"/>
          <w:lang w:val="ru-RU"/>
        </w:rPr>
        <w:t>который занимает</w:t>
      </w:r>
      <w:r w:rsidR="00960783">
        <w:rPr>
          <w:rFonts w:ascii="Times New Roman" w:hAnsi="Times New Roman" w:cs="Times New Roman"/>
          <w:lang w:val="ru-RU"/>
        </w:rPr>
        <w:t xml:space="preserve"> достойное место в контексте изучения</w:t>
      </w:r>
      <w:r w:rsidR="00FF5AE9" w:rsidRPr="00BB2846">
        <w:rPr>
          <w:rFonts w:ascii="Times New Roman" w:hAnsi="Times New Roman" w:cs="Times New Roman"/>
          <w:lang w:val="ru-RU"/>
        </w:rPr>
        <w:t xml:space="preserve"> </w:t>
      </w:r>
      <w:r w:rsidR="00FF5AE9">
        <w:rPr>
          <w:rFonts w:ascii="Times New Roman" w:hAnsi="Times New Roman" w:cs="Times New Roman"/>
          <w:lang w:val="ru-RU"/>
        </w:rPr>
        <w:t xml:space="preserve">различных </w:t>
      </w:r>
      <w:r w:rsidR="00960783">
        <w:rPr>
          <w:rFonts w:ascii="Times New Roman" w:hAnsi="Times New Roman" w:cs="Times New Roman"/>
          <w:lang w:val="ru-RU"/>
        </w:rPr>
        <w:t>заболеваний</w:t>
      </w:r>
      <w:r w:rsidR="00FF5AE9">
        <w:rPr>
          <w:rFonts w:ascii="Times New Roman" w:hAnsi="Times New Roman" w:cs="Times New Roman"/>
          <w:lang w:val="ru-RU"/>
        </w:rPr>
        <w:t xml:space="preserve">. Метод широко применим, </w:t>
      </w:r>
      <w:r w:rsidR="002A48DF">
        <w:rPr>
          <w:rFonts w:ascii="Times New Roman" w:hAnsi="Times New Roman" w:cs="Times New Roman"/>
          <w:lang w:val="ru-RU"/>
        </w:rPr>
        <w:t>для</w:t>
      </w:r>
      <w:r w:rsidR="00FF5AE9">
        <w:rPr>
          <w:rFonts w:ascii="Times New Roman" w:hAnsi="Times New Roman" w:cs="Times New Roman"/>
          <w:lang w:val="ru-RU"/>
        </w:rPr>
        <w:t xml:space="preserve"> о</w:t>
      </w:r>
      <w:r w:rsidR="00960783">
        <w:rPr>
          <w:rFonts w:ascii="Times New Roman" w:hAnsi="Times New Roman" w:cs="Times New Roman"/>
          <w:lang w:val="ru-RU"/>
        </w:rPr>
        <w:t>цен</w:t>
      </w:r>
      <w:r w:rsidR="00FF5AE9">
        <w:rPr>
          <w:rFonts w:ascii="Times New Roman" w:hAnsi="Times New Roman" w:cs="Times New Roman"/>
          <w:lang w:val="ru-RU"/>
        </w:rPr>
        <w:t>к</w:t>
      </w:r>
      <w:r w:rsidR="002A48DF">
        <w:rPr>
          <w:rFonts w:ascii="Times New Roman" w:hAnsi="Times New Roman" w:cs="Times New Roman"/>
          <w:lang w:val="ru-RU"/>
        </w:rPr>
        <w:t>и</w:t>
      </w:r>
      <w:r w:rsidR="00960783">
        <w:rPr>
          <w:rFonts w:ascii="Times New Roman" w:hAnsi="Times New Roman" w:cs="Times New Roman"/>
          <w:lang w:val="ru-RU"/>
        </w:rPr>
        <w:t xml:space="preserve"> воздействи</w:t>
      </w:r>
      <w:r w:rsidR="002A48DF">
        <w:rPr>
          <w:rFonts w:ascii="Times New Roman" w:hAnsi="Times New Roman" w:cs="Times New Roman"/>
          <w:lang w:val="ru-RU"/>
        </w:rPr>
        <w:t>я</w:t>
      </w:r>
      <w:r w:rsidR="00960783">
        <w:rPr>
          <w:rFonts w:ascii="Times New Roman" w:hAnsi="Times New Roman" w:cs="Times New Roman"/>
          <w:lang w:val="ru-RU"/>
        </w:rPr>
        <w:t xml:space="preserve"> </w:t>
      </w:r>
      <w:r>
        <w:rPr>
          <w:rFonts w:ascii="Times New Roman" w:hAnsi="Times New Roman" w:cs="Times New Roman"/>
          <w:lang w:val="ru-RU"/>
        </w:rPr>
        <w:t>какого-либо</w:t>
      </w:r>
      <w:r w:rsidR="00960783">
        <w:rPr>
          <w:rFonts w:ascii="Times New Roman" w:hAnsi="Times New Roman" w:cs="Times New Roman"/>
          <w:lang w:val="ru-RU"/>
        </w:rPr>
        <w:t xml:space="preserve"> препарата на </w:t>
      </w:r>
      <w:r w:rsidR="00810768">
        <w:rPr>
          <w:rFonts w:ascii="Times New Roman" w:hAnsi="Times New Roman" w:cs="Times New Roman"/>
          <w:lang w:val="ru-RU"/>
        </w:rPr>
        <w:t xml:space="preserve">конкретные </w:t>
      </w:r>
      <w:r w:rsidR="00FF5AE9">
        <w:rPr>
          <w:rFonts w:ascii="Times New Roman" w:hAnsi="Times New Roman" w:cs="Times New Roman"/>
          <w:lang w:val="ru-RU"/>
        </w:rPr>
        <w:t>клеточные линии</w:t>
      </w:r>
      <w:r w:rsidR="00960783">
        <w:rPr>
          <w:rFonts w:ascii="Times New Roman" w:hAnsi="Times New Roman" w:cs="Times New Roman"/>
          <w:lang w:val="ru-RU"/>
        </w:rPr>
        <w:t xml:space="preserve">. </w:t>
      </w:r>
      <w:r w:rsidR="00810768">
        <w:rPr>
          <w:rFonts w:ascii="Times New Roman" w:hAnsi="Times New Roman" w:cs="Times New Roman"/>
          <w:lang w:val="ru-RU"/>
        </w:rPr>
        <w:t>Д</w:t>
      </w:r>
      <w:r w:rsidR="00960783">
        <w:rPr>
          <w:rFonts w:ascii="Times New Roman" w:hAnsi="Times New Roman" w:cs="Times New Roman"/>
          <w:lang w:val="ru-RU"/>
        </w:rPr>
        <w:t>анный подход позволяет изучать к</w:t>
      </w:r>
      <w:r w:rsidR="00400EF6">
        <w:rPr>
          <w:rFonts w:ascii="Times New Roman" w:hAnsi="Times New Roman" w:cs="Times New Roman"/>
          <w:lang w:val="ru-RU"/>
        </w:rPr>
        <w:t xml:space="preserve">онкретные механизмы </w:t>
      </w:r>
      <w:r w:rsidR="00974EE9">
        <w:rPr>
          <w:rFonts w:ascii="Times New Roman" w:hAnsi="Times New Roman" w:cs="Times New Roman"/>
          <w:lang w:val="ru-RU"/>
        </w:rPr>
        <w:t xml:space="preserve">лежащие </w:t>
      </w:r>
      <w:r w:rsidR="00FF5AE9">
        <w:rPr>
          <w:rFonts w:ascii="Times New Roman" w:hAnsi="Times New Roman" w:cs="Times New Roman"/>
          <w:lang w:val="ru-RU"/>
        </w:rPr>
        <w:t xml:space="preserve">в основе </w:t>
      </w:r>
      <w:r w:rsidR="00400EF6">
        <w:rPr>
          <w:rFonts w:ascii="Times New Roman" w:hAnsi="Times New Roman" w:cs="Times New Roman"/>
          <w:lang w:val="ru-RU"/>
        </w:rPr>
        <w:t>воздействия цитотоксических</w:t>
      </w:r>
      <w:r w:rsidR="002B4BDE">
        <w:rPr>
          <w:rFonts w:ascii="Times New Roman" w:hAnsi="Times New Roman" w:cs="Times New Roman"/>
          <w:lang w:val="ru-RU"/>
        </w:rPr>
        <w:t xml:space="preserve"> агентов</w:t>
      </w:r>
      <w:r w:rsidR="00400EF6">
        <w:rPr>
          <w:rFonts w:ascii="Times New Roman" w:hAnsi="Times New Roman" w:cs="Times New Roman"/>
          <w:lang w:val="ru-RU"/>
        </w:rPr>
        <w:t xml:space="preserve"> или наоборот</w:t>
      </w:r>
      <w:r w:rsidR="002B4BDE">
        <w:rPr>
          <w:rFonts w:ascii="Times New Roman" w:hAnsi="Times New Roman" w:cs="Times New Roman"/>
          <w:lang w:val="ru-RU"/>
        </w:rPr>
        <w:t xml:space="preserve"> агентов стимулирующих</w:t>
      </w:r>
      <w:r w:rsidR="00400EF6">
        <w:rPr>
          <w:rFonts w:ascii="Times New Roman" w:hAnsi="Times New Roman" w:cs="Times New Roman"/>
          <w:lang w:val="ru-RU"/>
        </w:rPr>
        <w:t xml:space="preserve"> клеточн</w:t>
      </w:r>
      <w:r w:rsidR="002B4BDE">
        <w:rPr>
          <w:rFonts w:ascii="Times New Roman" w:hAnsi="Times New Roman" w:cs="Times New Roman"/>
          <w:lang w:val="ru-RU"/>
        </w:rPr>
        <w:t>ую</w:t>
      </w:r>
      <w:r w:rsidR="00400EF6">
        <w:rPr>
          <w:rFonts w:ascii="Times New Roman" w:hAnsi="Times New Roman" w:cs="Times New Roman"/>
          <w:lang w:val="ru-RU"/>
        </w:rPr>
        <w:t xml:space="preserve"> пролифераци</w:t>
      </w:r>
      <w:r w:rsidR="002B4BDE">
        <w:rPr>
          <w:rFonts w:ascii="Times New Roman" w:hAnsi="Times New Roman" w:cs="Times New Roman"/>
          <w:lang w:val="ru-RU"/>
        </w:rPr>
        <w:t>ю</w:t>
      </w:r>
      <w:r w:rsidR="00400EF6">
        <w:rPr>
          <w:rFonts w:ascii="Times New Roman" w:hAnsi="Times New Roman" w:cs="Times New Roman"/>
          <w:lang w:val="ru-RU"/>
        </w:rPr>
        <w:t xml:space="preserve"> </w:t>
      </w:r>
      <w:r w:rsidR="00BE6867" w:rsidRPr="00F05D06">
        <w:rPr>
          <w:rFonts w:ascii="Times New Roman" w:hAnsi="Times New Roman" w:cs="Times New Roman"/>
          <w:lang w:val="ru-RU"/>
        </w:rPr>
        <w:t>(</w:t>
      </w:r>
      <w:proofErr w:type="spellStart"/>
      <w:r w:rsidR="00BE6867" w:rsidRPr="00F05D06">
        <w:rPr>
          <w:rFonts w:ascii="Times New Roman" w:hAnsi="Times New Roman" w:cs="Times New Roman"/>
        </w:rPr>
        <w:t>Segeritz</w:t>
      </w:r>
      <w:proofErr w:type="spellEnd"/>
      <w:r w:rsidR="00BE6867" w:rsidRPr="00F05D06">
        <w:rPr>
          <w:rFonts w:ascii="Times New Roman" w:hAnsi="Times New Roman" w:cs="Times New Roman"/>
          <w:lang w:val="ru-RU"/>
        </w:rPr>
        <w:t xml:space="preserve"> </w:t>
      </w:r>
      <w:r w:rsidR="00BE6867" w:rsidRPr="00F05D06">
        <w:rPr>
          <w:rFonts w:ascii="Times New Roman" w:hAnsi="Times New Roman" w:cs="Times New Roman"/>
        </w:rPr>
        <w:t>and</w:t>
      </w:r>
      <w:r w:rsidR="00BE6867" w:rsidRPr="00F05D06">
        <w:rPr>
          <w:rFonts w:ascii="Times New Roman" w:hAnsi="Times New Roman" w:cs="Times New Roman"/>
          <w:lang w:val="ru-RU"/>
        </w:rPr>
        <w:t xml:space="preserve"> </w:t>
      </w:r>
      <w:proofErr w:type="spellStart"/>
      <w:r w:rsidR="00BE6867" w:rsidRPr="00F05D06">
        <w:rPr>
          <w:rFonts w:ascii="Times New Roman" w:hAnsi="Times New Roman" w:cs="Times New Roman"/>
        </w:rPr>
        <w:t>Vallier</w:t>
      </w:r>
      <w:proofErr w:type="spellEnd"/>
      <w:r w:rsidR="00BE6867" w:rsidRPr="00F05D06">
        <w:rPr>
          <w:rFonts w:ascii="Times New Roman" w:hAnsi="Times New Roman" w:cs="Times New Roman"/>
          <w:lang w:val="ru-RU"/>
        </w:rPr>
        <w:t>, 2017)</w:t>
      </w:r>
      <w:r w:rsidR="00400EF6">
        <w:rPr>
          <w:rFonts w:ascii="Times New Roman" w:hAnsi="Times New Roman" w:cs="Times New Roman"/>
          <w:lang w:val="ru-RU"/>
        </w:rPr>
        <w:t xml:space="preserve">. </w:t>
      </w:r>
      <w:r w:rsidR="00FF5AE9">
        <w:rPr>
          <w:rFonts w:ascii="Times New Roman" w:hAnsi="Times New Roman" w:cs="Times New Roman"/>
          <w:lang w:val="ru-RU"/>
        </w:rPr>
        <w:t xml:space="preserve">Например, на клеточной культуре </w:t>
      </w:r>
      <w:proofErr w:type="spellStart"/>
      <w:r w:rsidR="001572C4">
        <w:rPr>
          <w:rFonts w:ascii="Times New Roman" w:hAnsi="Times New Roman" w:cs="Times New Roman"/>
          <w:lang w:val="ru-RU"/>
        </w:rPr>
        <w:t>иммортализованных</w:t>
      </w:r>
      <w:proofErr w:type="spellEnd"/>
      <w:r w:rsidR="001572C4">
        <w:rPr>
          <w:rFonts w:ascii="Times New Roman" w:hAnsi="Times New Roman" w:cs="Times New Roman"/>
          <w:lang w:val="ru-RU"/>
        </w:rPr>
        <w:t xml:space="preserve"> </w:t>
      </w:r>
      <w:proofErr w:type="spellStart"/>
      <w:r w:rsidR="001572C4">
        <w:rPr>
          <w:rFonts w:ascii="Times New Roman" w:hAnsi="Times New Roman" w:cs="Times New Roman"/>
          <w:lang w:val="ru-RU"/>
        </w:rPr>
        <w:t>холангиоцитов</w:t>
      </w:r>
      <w:proofErr w:type="spellEnd"/>
      <w:r w:rsidR="001572C4">
        <w:rPr>
          <w:rFonts w:ascii="Times New Roman" w:hAnsi="Times New Roman" w:cs="Times New Roman"/>
          <w:lang w:val="ru-RU"/>
        </w:rPr>
        <w:t xml:space="preserve"> </w:t>
      </w:r>
      <w:r w:rsidR="00FF5AE9">
        <w:rPr>
          <w:rFonts w:ascii="Times New Roman" w:hAnsi="Times New Roman" w:cs="Times New Roman"/>
          <w:lang w:val="ru-RU"/>
        </w:rPr>
        <w:t xml:space="preserve">было показано, что </w:t>
      </w:r>
      <w:r w:rsidR="00FF5AE9">
        <w:rPr>
          <w:rFonts w:ascii="Times New Roman" w:hAnsi="Times New Roman" w:cs="Times New Roman"/>
        </w:rPr>
        <w:t>ESP</w:t>
      </w:r>
      <w:r w:rsidR="00FF5AE9">
        <w:rPr>
          <w:rFonts w:ascii="Times New Roman" w:hAnsi="Times New Roman" w:cs="Times New Roman"/>
          <w:lang w:val="ru-RU"/>
        </w:rPr>
        <w:t xml:space="preserve"> </w:t>
      </w:r>
      <w:r w:rsidR="00FF5AE9">
        <w:rPr>
          <w:rFonts w:ascii="Times New Roman" w:hAnsi="Times New Roman" w:cs="Times New Roman"/>
        </w:rPr>
        <w:t>Opisthorchis</w:t>
      </w:r>
      <w:r w:rsidR="00FF5AE9" w:rsidRPr="00BB2846">
        <w:rPr>
          <w:rFonts w:ascii="Times New Roman" w:hAnsi="Times New Roman" w:cs="Times New Roman"/>
          <w:lang w:val="ru-RU"/>
        </w:rPr>
        <w:t xml:space="preserve"> </w:t>
      </w:r>
      <w:r w:rsidR="00FF5AE9">
        <w:rPr>
          <w:rFonts w:ascii="Times New Roman" w:hAnsi="Times New Roman" w:cs="Times New Roman"/>
        </w:rPr>
        <w:t>felineus</w:t>
      </w:r>
      <w:r w:rsidR="00FF5AE9" w:rsidRPr="00BB2846">
        <w:rPr>
          <w:rFonts w:ascii="Times New Roman" w:hAnsi="Times New Roman" w:cs="Times New Roman"/>
          <w:lang w:val="ru-RU"/>
        </w:rPr>
        <w:t xml:space="preserve"> </w:t>
      </w:r>
      <w:r w:rsidR="00FF5AE9">
        <w:rPr>
          <w:rFonts w:ascii="Times New Roman" w:hAnsi="Times New Roman" w:cs="Times New Roman"/>
          <w:lang w:val="ru-RU"/>
        </w:rPr>
        <w:t xml:space="preserve">может стимулировать пролиферацию через </w:t>
      </w:r>
      <w:r w:rsidR="00FF5AE9" w:rsidRPr="00BB2846">
        <w:rPr>
          <w:rFonts w:ascii="Times New Roman" w:hAnsi="Times New Roman" w:cs="Times New Roman"/>
        </w:rPr>
        <w:t>EGFR</w:t>
      </w:r>
      <w:r w:rsidR="00FF5AE9" w:rsidRPr="00BB2846">
        <w:rPr>
          <w:rFonts w:ascii="Times New Roman" w:hAnsi="Times New Roman" w:cs="Times New Roman"/>
          <w:lang w:val="ru-RU"/>
        </w:rPr>
        <w:t xml:space="preserve"> </w:t>
      </w:r>
      <w:r w:rsidR="00FF5AE9" w:rsidRPr="00BB2846">
        <w:rPr>
          <w:rFonts w:ascii="Times New Roman" w:hAnsi="Times New Roman" w:cs="Times New Roman"/>
        </w:rPr>
        <w:t>Signaling</w:t>
      </w:r>
      <w:r w:rsidR="00FF5AE9" w:rsidRPr="00BB2846">
        <w:rPr>
          <w:rFonts w:ascii="Times New Roman" w:hAnsi="Times New Roman" w:cs="Times New Roman"/>
          <w:lang w:val="ru-RU"/>
        </w:rPr>
        <w:t xml:space="preserve"> </w:t>
      </w:r>
      <w:r w:rsidR="00FF5AE9" w:rsidRPr="00BB2846">
        <w:rPr>
          <w:rFonts w:ascii="Times New Roman" w:hAnsi="Times New Roman" w:cs="Times New Roman"/>
        </w:rPr>
        <w:t>Pathway</w:t>
      </w:r>
      <w:r w:rsidR="00022E18">
        <w:rPr>
          <w:rFonts w:ascii="Times New Roman" w:hAnsi="Times New Roman" w:cs="Times New Roman"/>
          <w:lang w:val="ru-RU"/>
        </w:rPr>
        <w:t xml:space="preserve"> (</w:t>
      </w:r>
      <w:r w:rsidR="00022E18">
        <w:rPr>
          <w:rFonts w:ascii="Times New Roman" w:hAnsi="Times New Roman" w:cs="Times New Roman"/>
        </w:rPr>
        <w:t>Ponomarev</w:t>
      </w:r>
      <w:r w:rsidR="00022E18" w:rsidRPr="00BB2846">
        <w:rPr>
          <w:rFonts w:ascii="Times New Roman" w:hAnsi="Times New Roman" w:cs="Times New Roman"/>
          <w:lang w:val="ru-RU"/>
        </w:rPr>
        <w:t xml:space="preserve"> </w:t>
      </w:r>
      <w:r w:rsidR="00022E18">
        <w:rPr>
          <w:rFonts w:ascii="Times New Roman" w:hAnsi="Times New Roman" w:cs="Times New Roman"/>
        </w:rPr>
        <w:t>et</w:t>
      </w:r>
      <w:r w:rsidR="00022E18" w:rsidRPr="00BB2846">
        <w:rPr>
          <w:rFonts w:ascii="Times New Roman" w:hAnsi="Times New Roman" w:cs="Times New Roman"/>
          <w:lang w:val="ru-RU"/>
        </w:rPr>
        <w:t xml:space="preserve"> </w:t>
      </w:r>
      <w:r w:rsidR="00022E18">
        <w:rPr>
          <w:rFonts w:ascii="Times New Roman" w:hAnsi="Times New Roman" w:cs="Times New Roman"/>
        </w:rPr>
        <w:t>al</w:t>
      </w:r>
      <w:r w:rsidR="00022E18" w:rsidRPr="00BB2846">
        <w:rPr>
          <w:rFonts w:ascii="Times New Roman" w:hAnsi="Times New Roman" w:cs="Times New Roman"/>
          <w:lang w:val="ru-RU"/>
        </w:rPr>
        <w:t>., 2025</w:t>
      </w:r>
      <w:r w:rsidR="00022E18">
        <w:rPr>
          <w:rFonts w:ascii="Times New Roman" w:hAnsi="Times New Roman" w:cs="Times New Roman"/>
          <w:lang w:val="ru-RU"/>
        </w:rPr>
        <w:t>)</w:t>
      </w:r>
      <w:r w:rsidR="008A3B99">
        <w:rPr>
          <w:rFonts w:ascii="Times New Roman" w:hAnsi="Times New Roman" w:cs="Times New Roman"/>
          <w:lang w:val="ru-RU"/>
        </w:rPr>
        <w:t>.</w:t>
      </w:r>
      <w:r w:rsidR="001C2DEB">
        <w:rPr>
          <w:rFonts w:ascii="Times New Roman" w:hAnsi="Times New Roman" w:cs="Times New Roman"/>
          <w:lang w:val="ru-RU"/>
        </w:rPr>
        <w:t xml:space="preserve"> Помимо этого, клеточные культуры широко используются для наработки вирусных частиц, что является важным в контексте разработки вакцин</w:t>
      </w:r>
      <w:r w:rsidR="009669EA" w:rsidRPr="004011C1">
        <w:rPr>
          <w:rFonts w:ascii="Times New Roman" w:hAnsi="Times New Roman" w:cs="Times New Roman"/>
          <w:lang w:val="ru-RU"/>
        </w:rPr>
        <w:t xml:space="preserve"> (</w:t>
      </w:r>
      <w:proofErr w:type="spellStart"/>
      <w:r w:rsidR="009669EA" w:rsidRPr="009669EA">
        <w:rPr>
          <w:rFonts w:ascii="Times New Roman" w:hAnsi="Times New Roman" w:cs="Times New Roman"/>
        </w:rPr>
        <w:t>Demirden</w:t>
      </w:r>
      <w:proofErr w:type="spellEnd"/>
      <w:r w:rsidR="009669EA" w:rsidRPr="004011C1">
        <w:rPr>
          <w:rFonts w:ascii="Times New Roman" w:hAnsi="Times New Roman" w:cs="Times New Roman"/>
          <w:lang w:val="ru-RU"/>
        </w:rPr>
        <w:t xml:space="preserve"> </w:t>
      </w:r>
      <w:r w:rsidR="009669EA">
        <w:rPr>
          <w:rFonts w:ascii="Times New Roman" w:hAnsi="Times New Roman" w:cs="Times New Roman"/>
        </w:rPr>
        <w:t>et</w:t>
      </w:r>
      <w:r w:rsidR="009669EA" w:rsidRPr="004011C1">
        <w:rPr>
          <w:rFonts w:ascii="Times New Roman" w:hAnsi="Times New Roman" w:cs="Times New Roman"/>
          <w:lang w:val="ru-RU"/>
        </w:rPr>
        <w:t xml:space="preserve"> </w:t>
      </w:r>
      <w:r w:rsidR="009669EA">
        <w:rPr>
          <w:rFonts w:ascii="Times New Roman" w:hAnsi="Times New Roman" w:cs="Times New Roman"/>
        </w:rPr>
        <w:t>al</w:t>
      </w:r>
      <w:r w:rsidR="009669EA" w:rsidRPr="004011C1">
        <w:rPr>
          <w:rFonts w:ascii="Times New Roman" w:hAnsi="Times New Roman" w:cs="Times New Roman"/>
          <w:lang w:val="ru-RU"/>
        </w:rPr>
        <w:t>., 2024)</w:t>
      </w:r>
      <w:r w:rsidR="001C2DEB">
        <w:rPr>
          <w:rFonts w:ascii="Times New Roman" w:hAnsi="Times New Roman" w:cs="Times New Roman"/>
          <w:lang w:val="ru-RU"/>
        </w:rPr>
        <w:t xml:space="preserve">. </w:t>
      </w:r>
      <w:r w:rsidR="00400EF6">
        <w:rPr>
          <w:rFonts w:ascii="Times New Roman" w:hAnsi="Times New Roman" w:cs="Times New Roman"/>
          <w:lang w:val="ru-RU"/>
        </w:rPr>
        <w:t>Тем не менее, у данного подхода есть очевидн</w:t>
      </w:r>
      <w:r w:rsidR="001F43EC">
        <w:rPr>
          <w:rFonts w:ascii="Times New Roman" w:hAnsi="Times New Roman" w:cs="Times New Roman"/>
          <w:lang w:val="ru-RU"/>
        </w:rPr>
        <w:t>ые</w:t>
      </w:r>
      <w:r w:rsidR="00400EF6">
        <w:rPr>
          <w:rFonts w:ascii="Times New Roman" w:hAnsi="Times New Roman" w:cs="Times New Roman"/>
          <w:lang w:val="ru-RU"/>
        </w:rPr>
        <w:t xml:space="preserve"> ограничени</w:t>
      </w:r>
      <w:r w:rsidR="001F43EC">
        <w:rPr>
          <w:rFonts w:ascii="Times New Roman" w:hAnsi="Times New Roman" w:cs="Times New Roman"/>
          <w:lang w:val="ru-RU"/>
        </w:rPr>
        <w:t>я</w:t>
      </w:r>
      <w:r w:rsidR="00400EF6">
        <w:rPr>
          <w:rFonts w:ascii="Times New Roman" w:hAnsi="Times New Roman" w:cs="Times New Roman"/>
          <w:lang w:val="ru-RU"/>
        </w:rPr>
        <w:t xml:space="preserve">. Организм является сложной системой, </w:t>
      </w:r>
      <w:r w:rsidR="00F44BBC">
        <w:rPr>
          <w:rFonts w:ascii="Times New Roman" w:hAnsi="Times New Roman" w:cs="Times New Roman"/>
          <w:lang w:val="ru-RU"/>
        </w:rPr>
        <w:t xml:space="preserve">и если исследовать один вид клеток является </w:t>
      </w:r>
      <w:r w:rsidR="00FB6F4D">
        <w:rPr>
          <w:rFonts w:ascii="Times New Roman" w:hAnsi="Times New Roman" w:cs="Times New Roman"/>
          <w:lang w:val="ru-RU"/>
        </w:rPr>
        <w:t>широко</w:t>
      </w:r>
      <w:r w:rsidR="00AF79FE">
        <w:rPr>
          <w:rFonts w:ascii="Times New Roman" w:hAnsi="Times New Roman" w:cs="Times New Roman"/>
          <w:lang w:val="ru-RU"/>
        </w:rPr>
        <w:t xml:space="preserve"> доступным</w:t>
      </w:r>
      <w:r w:rsidR="00F44BBC">
        <w:rPr>
          <w:rFonts w:ascii="Times New Roman" w:hAnsi="Times New Roman" w:cs="Times New Roman"/>
          <w:lang w:val="ru-RU"/>
        </w:rPr>
        <w:t>, то исследовать воздействие патогена или терапии на ткань</w:t>
      </w:r>
      <w:r w:rsidR="008A38F3">
        <w:rPr>
          <w:rFonts w:ascii="Times New Roman" w:hAnsi="Times New Roman" w:cs="Times New Roman"/>
          <w:lang w:val="ru-RU"/>
        </w:rPr>
        <w:t>,</w:t>
      </w:r>
      <w:r w:rsidR="00AA7240">
        <w:rPr>
          <w:rFonts w:ascii="Times New Roman" w:hAnsi="Times New Roman" w:cs="Times New Roman"/>
          <w:lang w:val="ru-RU"/>
        </w:rPr>
        <w:t xml:space="preserve"> включающую несколько типов разных клеток</w:t>
      </w:r>
      <w:r w:rsidR="00F44BBC">
        <w:rPr>
          <w:rFonts w:ascii="Times New Roman" w:hAnsi="Times New Roman" w:cs="Times New Roman"/>
          <w:lang w:val="ru-RU"/>
        </w:rPr>
        <w:t>,</w:t>
      </w:r>
      <w:r w:rsidR="00AA7240">
        <w:rPr>
          <w:rFonts w:ascii="Times New Roman" w:hAnsi="Times New Roman" w:cs="Times New Roman"/>
          <w:lang w:val="ru-RU"/>
        </w:rPr>
        <w:t xml:space="preserve"> </w:t>
      </w:r>
      <w:r w:rsidR="00DA352C">
        <w:rPr>
          <w:rFonts w:ascii="Times New Roman" w:hAnsi="Times New Roman" w:cs="Times New Roman"/>
          <w:lang w:val="ru-RU"/>
        </w:rPr>
        <w:t>может быть</w:t>
      </w:r>
      <w:r w:rsidR="00F44BBC">
        <w:rPr>
          <w:rFonts w:ascii="Times New Roman" w:hAnsi="Times New Roman" w:cs="Times New Roman"/>
          <w:lang w:val="ru-RU"/>
        </w:rPr>
        <w:t xml:space="preserve"> затруднительным</w:t>
      </w:r>
      <w:r w:rsidR="001F43EC">
        <w:rPr>
          <w:rFonts w:ascii="Times New Roman" w:hAnsi="Times New Roman" w:cs="Times New Roman"/>
          <w:lang w:val="ru-RU"/>
        </w:rPr>
        <w:t xml:space="preserve">. </w:t>
      </w:r>
      <w:r w:rsidR="00575BD9">
        <w:rPr>
          <w:rFonts w:ascii="Times New Roman" w:hAnsi="Times New Roman" w:cs="Times New Roman"/>
          <w:lang w:val="ru-RU"/>
        </w:rPr>
        <w:t>И</w:t>
      </w:r>
      <w:r w:rsidR="001F43EC">
        <w:rPr>
          <w:rFonts w:ascii="Times New Roman" w:hAnsi="Times New Roman" w:cs="Times New Roman"/>
          <w:lang w:val="ru-RU"/>
        </w:rPr>
        <w:t xml:space="preserve">сследования на культуре преимущественно осуществляется на монослое, т.е. в </w:t>
      </w:r>
      <w:r w:rsidR="001F43EC" w:rsidRPr="004011C1">
        <w:rPr>
          <w:rFonts w:ascii="Times New Roman" w:hAnsi="Times New Roman" w:cs="Times New Roman"/>
          <w:lang w:val="ru-RU"/>
        </w:rPr>
        <w:t>2</w:t>
      </w:r>
      <w:r w:rsidR="001F43EC">
        <w:rPr>
          <w:rFonts w:ascii="Times New Roman" w:hAnsi="Times New Roman" w:cs="Times New Roman"/>
        </w:rPr>
        <w:t>D</w:t>
      </w:r>
      <w:r w:rsidR="001F43EC">
        <w:rPr>
          <w:rFonts w:ascii="Times New Roman" w:hAnsi="Times New Roman" w:cs="Times New Roman"/>
          <w:lang w:val="ru-RU"/>
        </w:rPr>
        <w:t xml:space="preserve">, что плохо отражает реальную человеческую ткань. Существуют подходы, позволяющие создавать </w:t>
      </w:r>
      <w:r w:rsidR="001F43EC" w:rsidRPr="004011C1">
        <w:rPr>
          <w:rFonts w:ascii="Times New Roman" w:hAnsi="Times New Roman" w:cs="Times New Roman"/>
          <w:lang w:val="ru-RU"/>
        </w:rPr>
        <w:t>3</w:t>
      </w:r>
      <w:r w:rsidR="001F43EC">
        <w:rPr>
          <w:rFonts w:ascii="Times New Roman" w:hAnsi="Times New Roman" w:cs="Times New Roman"/>
        </w:rPr>
        <w:t>D</w:t>
      </w:r>
      <w:r w:rsidR="001F43EC">
        <w:rPr>
          <w:rFonts w:ascii="Times New Roman" w:hAnsi="Times New Roman" w:cs="Times New Roman"/>
          <w:lang w:val="ru-RU"/>
        </w:rPr>
        <w:t xml:space="preserve"> клеточные культуры, которые в большей степени отражают физиологические процессы, происходящие в ткани, например органоиды</w:t>
      </w:r>
      <w:r w:rsidR="0043432E">
        <w:rPr>
          <w:rFonts w:ascii="Times New Roman" w:hAnsi="Times New Roman" w:cs="Times New Roman"/>
          <w:lang w:val="ru-RU"/>
        </w:rPr>
        <w:t xml:space="preserve"> (</w:t>
      </w:r>
      <w:r w:rsidR="0043432E" w:rsidRPr="0043432E">
        <w:rPr>
          <w:rFonts w:ascii="Times New Roman" w:hAnsi="Times New Roman" w:cs="Times New Roman"/>
        </w:rPr>
        <w:t>Suarez</w:t>
      </w:r>
      <w:r w:rsidR="0043432E" w:rsidRPr="004011C1">
        <w:rPr>
          <w:rFonts w:ascii="Times New Roman" w:hAnsi="Times New Roman" w:cs="Times New Roman"/>
          <w:lang w:val="ru-RU"/>
        </w:rPr>
        <w:t>-</w:t>
      </w:r>
      <w:r w:rsidR="0043432E" w:rsidRPr="0043432E">
        <w:rPr>
          <w:rFonts w:ascii="Times New Roman" w:hAnsi="Times New Roman" w:cs="Times New Roman"/>
        </w:rPr>
        <w:t>Martinez</w:t>
      </w:r>
      <w:r w:rsidR="0043432E">
        <w:rPr>
          <w:rFonts w:ascii="Times New Roman" w:hAnsi="Times New Roman" w:cs="Times New Roman"/>
          <w:lang w:val="ru-RU"/>
        </w:rPr>
        <w:t xml:space="preserve"> </w:t>
      </w:r>
      <w:r w:rsidR="0043432E">
        <w:rPr>
          <w:rFonts w:ascii="Times New Roman" w:hAnsi="Times New Roman" w:cs="Times New Roman"/>
        </w:rPr>
        <w:t>et</w:t>
      </w:r>
      <w:r w:rsidR="0043432E" w:rsidRPr="004011C1">
        <w:rPr>
          <w:rFonts w:ascii="Times New Roman" w:hAnsi="Times New Roman" w:cs="Times New Roman"/>
          <w:lang w:val="ru-RU"/>
        </w:rPr>
        <w:t xml:space="preserve"> </w:t>
      </w:r>
      <w:r w:rsidR="0043432E">
        <w:rPr>
          <w:rFonts w:ascii="Times New Roman" w:hAnsi="Times New Roman" w:cs="Times New Roman"/>
        </w:rPr>
        <w:t>al</w:t>
      </w:r>
      <w:r w:rsidR="0043432E" w:rsidRPr="004011C1">
        <w:rPr>
          <w:rFonts w:ascii="Times New Roman" w:hAnsi="Times New Roman" w:cs="Times New Roman"/>
          <w:lang w:val="ru-RU"/>
        </w:rPr>
        <w:t xml:space="preserve">., 2022; </w:t>
      </w:r>
      <w:proofErr w:type="spellStart"/>
      <w:r w:rsidR="00592DF8" w:rsidRPr="00592DF8">
        <w:rPr>
          <w:rFonts w:ascii="Times New Roman" w:hAnsi="Times New Roman" w:cs="Times New Roman"/>
        </w:rPr>
        <w:t>Leisengang</w:t>
      </w:r>
      <w:proofErr w:type="spellEnd"/>
      <w:r w:rsidR="00592DF8" w:rsidRPr="004011C1">
        <w:rPr>
          <w:rFonts w:ascii="Times New Roman" w:hAnsi="Times New Roman" w:cs="Times New Roman"/>
          <w:lang w:val="ru-RU"/>
        </w:rPr>
        <w:t xml:space="preserve"> </w:t>
      </w:r>
      <w:r w:rsidR="00592DF8" w:rsidRPr="00592DF8">
        <w:rPr>
          <w:rFonts w:ascii="Times New Roman" w:hAnsi="Times New Roman" w:cs="Times New Roman"/>
        </w:rPr>
        <w:t>S</w:t>
      </w:r>
      <w:r w:rsidR="00592DF8" w:rsidRPr="004011C1">
        <w:rPr>
          <w:rFonts w:ascii="Times New Roman" w:hAnsi="Times New Roman" w:cs="Times New Roman"/>
          <w:lang w:val="ru-RU"/>
        </w:rPr>
        <w:t>, 2024</w:t>
      </w:r>
      <w:r w:rsidR="00FF5AE9" w:rsidRPr="00BB2846">
        <w:rPr>
          <w:rFonts w:ascii="Times New Roman" w:hAnsi="Times New Roman" w:cs="Times New Roman"/>
          <w:lang w:val="ru-RU"/>
        </w:rPr>
        <w:t>)</w:t>
      </w:r>
      <w:r w:rsidR="003D0EBD">
        <w:rPr>
          <w:rFonts w:ascii="Times New Roman" w:hAnsi="Times New Roman" w:cs="Times New Roman"/>
          <w:lang w:val="ru-RU"/>
        </w:rPr>
        <w:t>.</w:t>
      </w:r>
      <w:r w:rsidR="0043432E" w:rsidRPr="004011C1">
        <w:rPr>
          <w:rFonts w:ascii="Times New Roman" w:hAnsi="Times New Roman" w:cs="Times New Roman"/>
          <w:lang w:val="ru-RU"/>
        </w:rPr>
        <w:t xml:space="preserve"> </w:t>
      </w:r>
      <w:r w:rsidR="0043432E">
        <w:rPr>
          <w:rFonts w:ascii="Times New Roman" w:hAnsi="Times New Roman" w:cs="Times New Roman"/>
          <w:lang w:val="ru-RU"/>
        </w:rPr>
        <w:t>Также существуют</w:t>
      </w:r>
      <w:r w:rsidR="0043432E" w:rsidRPr="0043432E">
        <w:rPr>
          <w:rFonts w:ascii="Times New Roman" w:hAnsi="Times New Roman" w:cs="Times New Roman"/>
          <w:lang w:val="ru-RU"/>
        </w:rPr>
        <w:t xml:space="preserve"> </w:t>
      </w:r>
      <w:r w:rsidR="0043432E">
        <w:rPr>
          <w:rFonts w:ascii="Times New Roman" w:hAnsi="Times New Roman" w:cs="Times New Roman"/>
        </w:rPr>
        <w:t>s</w:t>
      </w:r>
      <w:r w:rsidR="0043432E" w:rsidRPr="004011C1">
        <w:rPr>
          <w:rFonts w:ascii="Times New Roman" w:hAnsi="Times New Roman" w:cs="Times New Roman"/>
        </w:rPr>
        <w:t>caffold</w:t>
      </w:r>
      <w:r w:rsidR="0043432E" w:rsidRPr="004011C1">
        <w:rPr>
          <w:rFonts w:ascii="Times New Roman" w:hAnsi="Times New Roman" w:cs="Times New Roman"/>
          <w:lang w:val="ru-RU"/>
        </w:rPr>
        <w:t>-</w:t>
      </w:r>
      <w:r w:rsidR="0043432E" w:rsidRPr="004011C1">
        <w:rPr>
          <w:rFonts w:ascii="Times New Roman" w:hAnsi="Times New Roman" w:cs="Times New Roman"/>
        </w:rPr>
        <w:t>based</w:t>
      </w:r>
      <w:r w:rsidR="0043432E" w:rsidRPr="004011C1">
        <w:rPr>
          <w:rFonts w:ascii="Times New Roman" w:hAnsi="Times New Roman" w:cs="Times New Roman"/>
          <w:lang w:val="ru-RU"/>
        </w:rPr>
        <w:t xml:space="preserve"> 3</w:t>
      </w:r>
      <w:r w:rsidR="0043432E" w:rsidRPr="004011C1">
        <w:rPr>
          <w:rFonts w:ascii="Times New Roman" w:hAnsi="Times New Roman" w:cs="Times New Roman"/>
        </w:rPr>
        <w:t>D</w:t>
      </w:r>
      <w:r w:rsidR="0043432E" w:rsidRPr="004011C1">
        <w:rPr>
          <w:rFonts w:ascii="Times New Roman" w:hAnsi="Times New Roman" w:cs="Times New Roman"/>
          <w:lang w:val="ru-RU"/>
        </w:rPr>
        <w:t xml:space="preserve"> </w:t>
      </w:r>
      <w:r w:rsidR="0043432E" w:rsidRPr="004011C1">
        <w:rPr>
          <w:rFonts w:ascii="Times New Roman" w:hAnsi="Times New Roman" w:cs="Times New Roman"/>
        </w:rPr>
        <w:t>cell</w:t>
      </w:r>
      <w:r w:rsidR="0043432E" w:rsidRPr="004011C1">
        <w:rPr>
          <w:rFonts w:ascii="Times New Roman" w:hAnsi="Times New Roman" w:cs="Times New Roman"/>
          <w:lang w:val="ru-RU"/>
        </w:rPr>
        <w:t xml:space="preserve"> </w:t>
      </w:r>
      <w:r w:rsidR="0043432E" w:rsidRPr="004011C1">
        <w:rPr>
          <w:rFonts w:ascii="Times New Roman" w:hAnsi="Times New Roman" w:cs="Times New Roman"/>
        </w:rPr>
        <w:t>culture</w:t>
      </w:r>
      <w:r w:rsidR="0043432E">
        <w:rPr>
          <w:rFonts w:ascii="Times New Roman" w:hAnsi="Times New Roman" w:cs="Times New Roman"/>
        </w:rPr>
        <w:t>s</w:t>
      </w:r>
      <w:r w:rsidR="0043432E">
        <w:rPr>
          <w:rFonts w:ascii="Times New Roman" w:hAnsi="Times New Roman" w:cs="Times New Roman"/>
          <w:lang w:val="ru-RU"/>
        </w:rPr>
        <w:t xml:space="preserve">, которые являются наиболее приближенными к живой ткани и хорошо воспроизводят ее структуру </w:t>
      </w:r>
      <w:r w:rsidR="0043432E">
        <w:rPr>
          <w:rFonts w:ascii="Times New Roman" w:hAnsi="Times New Roman" w:cs="Times New Roman"/>
        </w:rPr>
        <w:t>in</w:t>
      </w:r>
      <w:r w:rsidR="0043432E" w:rsidRPr="004011C1">
        <w:rPr>
          <w:rFonts w:ascii="Times New Roman" w:hAnsi="Times New Roman" w:cs="Times New Roman"/>
          <w:lang w:val="ru-RU"/>
        </w:rPr>
        <w:t xml:space="preserve"> </w:t>
      </w:r>
      <w:r w:rsidR="0043432E">
        <w:rPr>
          <w:rFonts w:ascii="Times New Roman" w:hAnsi="Times New Roman" w:cs="Times New Roman"/>
        </w:rPr>
        <w:t>vitro</w:t>
      </w:r>
      <w:r w:rsidR="0043432E">
        <w:rPr>
          <w:rFonts w:ascii="Times New Roman" w:hAnsi="Times New Roman" w:cs="Times New Roman"/>
          <w:lang w:val="ru-RU"/>
        </w:rPr>
        <w:t xml:space="preserve"> (</w:t>
      </w:r>
      <w:proofErr w:type="spellStart"/>
      <w:r w:rsidR="0043432E" w:rsidRPr="0043432E">
        <w:rPr>
          <w:rFonts w:ascii="Times New Roman" w:hAnsi="Times New Roman" w:cs="Times New Roman"/>
        </w:rPr>
        <w:t>Abuwatfa</w:t>
      </w:r>
      <w:proofErr w:type="spellEnd"/>
      <w:r w:rsidR="0043432E">
        <w:rPr>
          <w:rFonts w:ascii="Times New Roman" w:hAnsi="Times New Roman" w:cs="Times New Roman"/>
          <w:lang w:val="ru-RU"/>
        </w:rPr>
        <w:t xml:space="preserve"> </w:t>
      </w:r>
      <w:r w:rsidR="0043432E">
        <w:rPr>
          <w:rFonts w:ascii="Times New Roman" w:hAnsi="Times New Roman" w:cs="Times New Roman"/>
        </w:rPr>
        <w:t>et</w:t>
      </w:r>
      <w:r w:rsidR="0043432E" w:rsidRPr="004011C1">
        <w:rPr>
          <w:rFonts w:ascii="Times New Roman" w:hAnsi="Times New Roman" w:cs="Times New Roman"/>
          <w:lang w:val="ru-RU"/>
        </w:rPr>
        <w:t xml:space="preserve"> </w:t>
      </w:r>
      <w:r w:rsidR="0043432E">
        <w:rPr>
          <w:rFonts w:ascii="Times New Roman" w:hAnsi="Times New Roman" w:cs="Times New Roman"/>
        </w:rPr>
        <w:t>al</w:t>
      </w:r>
      <w:r w:rsidR="0043432E" w:rsidRPr="004011C1">
        <w:rPr>
          <w:rFonts w:ascii="Times New Roman" w:hAnsi="Times New Roman" w:cs="Times New Roman"/>
          <w:lang w:val="ru-RU"/>
        </w:rPr>
        <w:t>., 2024</w:t>
      </w:r>
      <w:r w:rsidR="0043432E">
        <w:rPr>
          <w:rFonts w:ascii="Times New Roman" w:hAnsi="Times New Roman" w:cs="Times New Roman"/>
          <w:lang w:val="ru-RU"/>
        </w:rPr>
        <w:t xml:space="preserve">). Тем не менее, даже самые передовые культуральные методы не воспроизводят организм в целом, а также требуют </w:t>
      </w:r>
      <w:r w:rsidR="00CE2AC0">
        <w:rPr>
          <w:rFonts w:ascii="Times New Roman" w:hAnsi="Times New Roman" w:cs="Times New Roman"/>
          <w:lang w:val="ru-RU"/>
        </w:rPr>
        <w:t>специфических навыков и оборудования, которое может быть труднодоступно.</w:t>
      </w:r>
      <w:commentRangeEnd w:id="136"/>
      <w:r w:rsidR="00833AE4">
        <w:rPr>
          <w:rStyle w:val="af"/>
        </w:rPr>
        <w:commentReference w:id="136"/>
      </w:r>
    </w:p>
    <w:p w14:paraId="0932FD4B" w14:textId="13FCE095" w:rsidR="002C48A3" w:rsidRDefault="003D0EBD" w:rsidP="00897A40">
      <w:pPr>
        <w:spacing w:after="0" w:line="276" w:lineRule="auto"/>
        <w:jc w:val="both"/>
        <w:rPr>
          <w:rFonts w:ascii="Times New Roman" w:hAnsi="Times New Roman" w:cs="Times New Roman"/>
          <w:lang w:val="ru-RU"/>
        </w:rPr>
      </w:pPr>
      <w:r w:rsidRPr="00833AE4">
        <w:rPr>
          <w:rFonts w:ascii="Times New Roman" w:hAnsi="Times New Roman" w:cs="Times New Roman"/>
          <w:highlight w:val="lightGray"/>
          <w:lang w:val="ru-RU"/>
          <w:rPrChange w:id="138" w:author="Пахарукова Мария Юрьевна" w:date="2026-10-09T12:50:00Z">
            <w:rPr>
              <w:rFonts w:ascii="Times New Roman" w:hAnsi="Times New Roman" w:cs="Times New Roman"/>
              <w:lang w:val="ru-RU"/>
            </w:rPr>
          </w:rPrChange>
        </w:rPr>
        <w:t>Д</w:t>
      </w:r>
      <w:commentRangeStart w:id="139"/>
      <w:r w:rsidRPr="00833AE4">
        <w:rPr>
          <w:rFonts w:ascii="Times New Roman" w:hAnsi="Times New Roman" w:cs="Times New Roman"/>
          <w:highlight w:val="lightGray"/>
          <w:lang w:val="ru-RU"/>
          <w:rPrChange w:id="140" w:author="Пахарукова Мария Юрьевна" w:date="2026-10-09T12:50:00Z">
            <w:rPr>
              <w:rFonts w:ascii="Times New Roman" w:hAnsi="Times New Roman" w:cs="Times New Roman"/>
              <w:lang w:val="ru-RU"/>
            </w:rPr>
          </w:rPrChange>
        </w:rPr>
        <w:t xml:space="preserve">ругим методом моделирования, </w:t>
      </w:r>
      <w:r w:rsidR="00524326" w:rsidRPr="00833AE4">
        <w:rPr>
          <w:rFonts w:ascii="Times New Roman" w:hAnsi="Times New Roman" w:cs="Times New Roman"/>
          <w:highlight w:val="lightGray"/>
          <w:lang w:val="ru-RU"/>
          <w:rPrChange w:id="141" w:author="Пахарукова Мария Юрьевна" w:date="2026-10-09T12:50:00Z">
            <w:rPr>
              <w:rFonts w:ascii="Times New Roman" w:hAnsi="Times New Roman" w:cs="Times New Roman"/>
              <w:lang w:val="ru-RU"/>
            </w:rPr>
          </w:rPrChange>
        </w:rPr>
        <w:t xml:space="preserve">набирающим </w:t>
      </w:r>
      <w:r w:rsidRPr="00833AE4">
        <w:rPr>
          <w:rFonts w:ascii="Times New Roman" w:hAnsi="Times New Roman" w:cs="Times New Roman"/>
          <w:highlight w:val="lightGray"/>
          <w:lang w:val="ru-RU"/>
          <w:rPrChange w:id="142" w:author="Пахарукова Мария Юрьевна" w:date="2026-10-09T12:50:00Z">
            <w:rPr>
              <w:rFonts w:ascii="Times New Roman" w:hAnsi="Times New Roman" w:cs="Times New Roman"/>
              <w:lang w:val="ru-RU"/>
            </w:rPr>
          </w:rPrChange>
        </w:rPr>
        <w:t>популярность</w:t>
      </w:r>
      <w:r w:rsidR="00524326" w:rsidRPr="00833AE4">
        <w:rPr>
          <w:rFonts w:ascii="Times New Roman" w:hAnsi="Times New Roman" w:cs="Times New Roman"/>
          <w:highlight w:val="lightGray"/>
          <w:lang w:val="ru-RU"/>
          <w:rPrChange w:id="143" w:author="Пахарукова Мария Юрьевна" w:date="2026-10-09T12:50:00Z">
            <w:rPr>
              <w:rFonts w:ascii="Times New Roman" w:hAnsi="Times New Roman" w:cs="Times New Roman"/>
              <w:lang w:val="ru-RU"/>
            </w:rPr>
          </w:rPrChange>
        </w:rPr>
        <w:t xml:space="preserve"> последние несколько десятилетий,</w:t>
      </w:r>
      <w:r w:rsidRPr="00833AE4">
        <w:rPr>
          <w:rFonts w:ascii="Times New Roman" w:hAnsi="Times New Roman" w:cs="Times New Roman"/>
          <w:highlight w:val="lightGray"/>
          <w:lang w:val="ru-RU"/>
          <w:rPrChange w:id="144" w:author="Пахарукова Мария Юрьевна" w:date="2026-10-09T12:50:00Z">
            <w:rPr>
              <w:rFonts w:ascii="Times New Roman" w:hAnsi="Times New Roman" w:cs="Times New Roman"/>
              <w:lang w:val="ru-RU"/>
            </w:rPr>
          </w:rPrChange>
        </w:rPr>
        <w:t xml:space="preserve"> является компьютерное моделирование. </w:t>
      </w:r>
      <w:r w:rsidR="00AF3B06" w:rsidRPr="00833AE4">
        <w:rPr>
          <w:rFonts w:ascii="Times New Roman" w:hAnsi="Times New Roman" w:cs="Times New Roman"/>
          <w:highlight w:val="lightGray"/>
          <w:lang w:val="ru-RU"/>
          <w:rPrChange w:id="145" w:author="Пахарукова Мария Юрьевна" w:date="2026-10-09T12:50:00Z">
            <w:rPr>
              <w:rFonts w:ascii="Times New Roman" w:hAnsi="Times New Roman" w:cs="Times New Roman"/>
              <w:lang w:val="ru-RU"/>
            </w:rPr>
          </w:rPrChange>
        </w:rPr>
        <w:t xml:space="preserve">Данный вид моделирования позволяет изучать биохимические процессы, предсказывать </w:t>
      </w:r>
      <w:r w:rsidR="00D524C1" w:rsidRPr="00833AE4">
        <w:rPr>
          <w:rFonts w:ascii="Times New Roman" w:hAnsi="Times New Roman" w:cs="Times New Roman"/>
          <w:highlight w:val="lightGray"/>
          <w:lang w:val="ru-RU"/>
          <w:rPrChange w:id="146" w:author="Пахарукова Мария Юрьевна" w:date="2026-10-09T12:50:00Z">
            <w:rPr>
              <w:rFonts w:ascii="Times New Roman" w:hAnsi="Times New Roman" w:cs="Times New Roman"/>
              <w:lang w:val="ru-RU"/>
            </w:rPr>
          </w:rPrChange>
        </w:rPr>
        <w:t xml:space="preserve">структуру и </w:t>
      </w:r>
      <w:r w:rsidR="00AF3B06" w:rsidRPr="00833AE4">
        <w:rPr>
          <w:rFonts w:ascii="Times New Roman" w:hAnsi="Times New Roman" w:cs="Times New Roman"/>
          <w:highlight w:val="lightGray"/>
          <w:lang w:val="ru-RU"/>
          <w:rPrChange w:id="147" w:author="Пахарукова Мария Юрьевна" w:date="2026-10-09T12:50:00Z">
            <w:rPr>
              <w:rFonts w:ascii="Times New Roman" w:hAnsi="Times New Roman" w:cs="Times New Roman"/>
              <w:lang w:val="ru-RU"/>
            </w:rPr>
          </w:rPrChange>
        </w:rPr>
        <w:t>взаимодействие белков, регуляцию генов и другие фундаментальные процессы, лежащие в основе живого (</w:t>
      </w:r>
      <w:r w:rsidR="00AF3B06" w:rsidRPr="00833AE4">
        <w:rPr>
          <w:rFonts w:ascii="Times New Roman" w:hAnsi="Times New Roman" w:cs="Times New Roman"/>
          <w:highlight w:val="lightGray"/>
          <w:rPrChange w:id="148" w:author="Пахарукова Мария Юрьевна" w:date="2026-10-09T12:50:00Z">
            <w:rPr>
              <w:rFonts w:ascii="Times New Roman" w:hAnsi="Times New Roman" w:cs="Times New Roman"/>
            </w:rPr>
          </w:rPrChange>
        </w:rPr>
        <w:t>Bhanwar</w:t>
      </w:r>
      <w:r w:rsidR="00AF3B06" w:rsidRPr="00833AE4">
        <w:rPr>
          <w:rFonts w:ascii="Times New Roman" w:hAnsi="Times New Roman" w:cs="Times New Roman"/>
          <w:highlight w:val="lightGray"/>
          <w:lang w:val="ru-RU"/>
          <w:rPrChange w:id="149" w:author="Пахарукова Мария Юрьевна" w:date="2026-10-09T12:50:00Z">
            <w:rPr>
              <w:rFonts w:ascii="Times New Roman" w:hAnsi="Times New Roman" w:cs="Times New Roman"/>
              <w:lang w:val="ru-RU"/>
            </w:rPr>
          </w:rPrChange>
        </w:rPr>
        <w:t xml:space="preserve"> </w:t>
      </w:r>
      <w:r w:rsidR="00AF3B06" w:rsidRPr="00833AE4">
        <w:rPr>
          <w:rFonts w:ascii="Times New Roman" w:hAnsi="Times New Roman" w:cs="Times New Roman"/>
          <w:highlight w:val="lightGray"/>
          <w:rPrChange w:id="150" w:author="Пахарукова Мария Юрьевна" w:date="2026-10-09T12:50:00Z">
            <w:rPr>
              <w:rFonts w:ascii="Times New Roman" w:hAnsi="Times New Roman" w:cs="Times New Roman"/>
            </w:rPr>
          </w:rPrChange>
        </w:rPr>
        <w:lastRenderedPageBreak/>
        <w:t>et</w:t>
      </w:r>
      <w:r w:rsidR="00AF3B06" w:rsidRPr="00833AE4">
        <w:rPr>
          <w:rFonts w:ascii="Times New Roman" w:hAnsi="Times New Roman" w:cs="Times New Roman"/>
          <w:highlight w:val="lightGray"/>
          <w:lang w:val="ru-RU"/>
          <w:rPrChange w:id="151" w:author="Пахарукова Мария Юрьевна" w:date="2026-10-09T12:50:00Z">
            <w:rPr>
              <w:rFonts w:ascii="Times New Roman" w:hAnsi="Times New Roman" w:cs="Times New Roman"/>
              <w:lang w:val="ru-RU"/>
            </w:rPr>
          </w:rPrChange>
        </w:rPr>
        <w:t xml:space="preserve"> </w:t>
      </w:r>
      <w:r w:rsidR="00AF3B06" w:rsidRPr="00833AE4">
        <w:rPr>
          <w:rFonts w:ascii="Times New Roman" w:hAnsi="Times New Roman" w:cs="Times New Roman"/>
          <w:highlight w:val="lightGray"/>
          <w:rPrChange w:id="152" w:author="Пахарукова Мария Юрьевна" w:date="2026-10-09T12:50:00Z">
            <w:rPr>
              <w:rFonts w:ascii="Times New Roman" w:hAnsi="Times New Roman" w:cs="Times New Roman"/>
            </w:rPr>
          </w:rPrChange>
        </w:rPr>
        <w:t>al</w:t>
      </w:r>
      <w:r w:rsidR="00AF3B06" w:rsidRPr="00833AE4">
        <w:rPr>
          <w:rFonts w:ascii="Times New Roman" w:hAnsi="Times New Roman" w:cs="Times New Roman"/>
          <w:highlight w:val="lightGray"/>
          <w:lang w:val="ru-RU"/>
          <w:rPrChange w:id="153" w:author="Пахарукова Мария Юрьевна" w:date="2026-10-09T12:50:00Z">
            <w:rPr>
              <w:rFonts w:ascii="Times New Roman" w:hAnsi="Times New Roman" w:cs="Times New Roman"/>
              <w:lang w:val="ru-RU"/>
            </w:rPr>
          </w:rPrChange>
        </w:rPr>
        <w:t>., 2024)</w:t>
      </w:r>
      <w:r w:rsidR="00AE51C4" w:rsidRPr="00833AE4">
        <w:rPr>
          <w:rFonts w:ascii="Times New Roman" w:hAnsi="Times New Roman" w:cs="Times New Roman"/>
          <w:highlight w:val="lightGray"/>
          <w:lang w:val="ru-RU"/>
          <w:rPrChange w:id="154" w:author="Пахарукова Мария Юрьевна" w:date="2026-10-09T12:50:00Z">
            <w:rPr>
              <w:rFonts w:ascii="Times New Roman" w:hAnsi="Times New Roman" w:cs="Times New Roman"/>
              <w:lang w:val="ru-RU"/>
            </w:rPr>
          </w:rPrChange>
        </w:rPr>
        <w:t xml:space="preserve"> с высоким уровнем достоверности</w:t>
      </w:r>
      <w:r w:rsidR="00AF3B06" w:rsidRPr="00833AE4">
        <w:rPr>
          <w:rFonts w:ascii="Times New Roman" w:hAnsi="Times New Roman" w:cs="Times New Roman"/>
          <w:highlight w:val="lightGray"/>
          <w:lang w:val="ru-RU"/>
          <w:rPrChange w:id="155" w:author="Пахарукова Мария Юрьевна" w:date="2026-10-09T12:50:00Z">
            <w:rPr>
              <w:rFonts w:ascii="Times New Roman" w:hAnsi="Times New Roman" w:cs="Times New Roman"/>
              <w:lang w:val="ru-RU"/>
            </w:rPr>
          </w:rPrChange>
        </w:rPr>
        <w:t>.</w:t>
      </w:r>
      <w:r w:rsidR="007B12B5" w:rsidRPr="00833AE4">
        <w:rPr>
          <w:rFonts w:ascii="Times New Roman" w:hAnsi="Times New Roman" w:cs="Times New Roman"/>
          <w:highlight w:val="lightGray"/>
          <w:lang w:val="ru-RU"/>
          <w:rPrChange w:id="156" w:author="Пахарукова Мария Юрьевна" w:date="2026-10-09T12:50:00Z">
            <w:rPr>
              <w:rFonts w:ascii="Times New Roman" w:hAnsi="Times New Roman" w:cs="Times New Roman"/>
              <w:lang w:val="ru-RU"/>
            </w:rPr>
          </w:rPrChange>
        </w:rPr>
        <w:t xml:space="preserve"> Помимо этого,</w:t>
      </w:r>
      <w:r w:rsidR="00AF3B06" w:rsidRPr="00833AE4">
        <w:rPr>
          <w:rFonts w:ascii="Times New Roman" w:hAnsi="Times New Roman" w:cs="Times New Roman"/>
          <w:highlight w:val="lightGray"/>
          <w:lang w:val="ru-RU"/>
          <w:rPrChange w:id="157" w:author="Пахарукова Мария Юрьевна" w:date="2026-10-09T12:50:00Z">
            <w:rPr>
              <w:rFonts w:ascii="Times New Roman" w:hAnsi="Times New Roman" w:cs="Times New Roman"/>
              <w:lang w:val="ru-RU"/>
            </w:rPr>
          </w:rPrChange>
        </w:rPr>
        <w:t xml:space="preserve"> </w:t>
      </w:r>
      <w:r w:rsidR="007B12B5" w:rsidRPr="00833AE4">
        <w:rPr>
          <w:rFonts w:ascii="Times New Roman" w:hAnsi="Times New Roman" w:cs="Times New Roman"/>
          <w:highlight w:val="lightGray"/>
          <w:lang w:val="ru-RU"/>
          <w:rPrChange w:id="158" w:author="Пахарукова Мария Юрьевна" w:date="2026-10-09T12:50:00Z">
            <w:rPr>
              <w:rFonts w:ascii="Times New Roman" w:hAnsi="Times New Roman" w:cs="Times New Roman"/>
              <w:lang w:val="ru-RU"/>
            </w:rPr>
          </w:rPrChange>
        </w:rPr>
        <w:t>о</w:t>
      </w:r>
      <w:r w:rsidR="00AF3B06" w:rsidRPr="00833AE4">
        <w:rPr>
          <w:rFonts w:ascii="Times New Roman" w:hAnsi="Times New Roman" w:cs="Times New Roman"/>
          <w:highlight w:val="lightGray"/>
          <w:lang w:val="ru-RU"/>
          <w:rPrChange w:id="159" w:author="Пахарукова Мария Юрьевна" w:date="2026-10-09T12:50:00Z">
            <w:rPr>
              <w:rFonts w:ascii="Times New Roman" w:hAnsi="Times New Roman" w:cs="Times New Roman"/>
              <w:lang w:val="ru-RU"/>
            </w:rPr>
          </w:rPrChange>
        </w:rPr>
        <w:t xml:space="preserve">чевидным применением компьютерного моделирования является исследование популяционных процессов. </w:t>
      </w:r>
      <w:r w:rsidR="005A00CF" w:rsidRPr="00833AE4">
        <w:rPr>
          <w:rFonts w:ascii="Times New Roman" w:hAnsi="Times New Roman" w:cs="Times New Roman"/>
          <w:highlight w:val="lightGray"/>
          <w:lang w:val="ru-RU"/>
          <w:rPrChange w:id="160" w:author="Пахарукова Мария Юрьевна" w:date="2026-10-09T12:50:00Z">
            <w:rPr>
              <w:rFonts w:ascii="Times New Roman" w:hAnsi="Times New Roman" w:cs="Times New Roman"/>
              <w:lang w:val="ru-RU"/>
            </w:rPr>
          </w:rPrChange>
        </w:rPr>
        <w:t>К</w:t>
      </w:r>
      <w:r w:rsidR="00AF3B06" w:rsidRPr="00833AE4">
        <w:rPr>
          <w:rFonts w:ascii="Times New Roman" w:hAnsi="Times New Roman" w:cs="Times New Roman"/>
          <w:highlight w:val="lightGray"/>
          <w:lang w:val="ru-RU"/>
          <w:rPrChange w:id="161" w:author="Пахарукова Мария Юрьевна" w:date="2026-10-09T12:50:00Z">
            <w:rPr>
              <w:rFonts w:ascii="Times New Roman" w:hAnsi="Times New Roman" w:cs="Times New Roman"/>
              <w:lang w:val="ru-RU"/>
            </w:rPr>
          </w:rPrChange>
        </w:rPr>
        <w:t xml:space="preserve">омпьютерное моделирование было </w:t>
      </w:r>
      <w:r w:rsidR="005A00CF" w:rsidRPr="00833AE4">
        <w:rPr>
          <w:rFonts w:ascii="Times New Roman" w:hAnsi="Times New Roman" w:cs="Times New Roman"/>
          <w:highlight w:val="lightGray"/>
          <w:lang w:val="ru-RU"/>
          <w:rPrChange w:id="162" w:author="Пахарукова Мария Юрьевна" w:date="2026-10-09T12:50:00Z">
            <w:rPr>
              <w:rFonts w:ascii="Times New Roman" w:hAnsi="Times New Roman" w:cs="Times New Roman"/>
              <w:lang w:val="ru-RU"/>
            </w:rPr>
          </w:rPrChange>
        </w:rPr>
        <w:t xml:space="preserve">крайне </w:t>
      </w:r>
      <w:r w:rsidR="00AF3B06" w:rsidRPr="00833AE4">
        <w:rPr>
          <w:rFonts w:ascii="Times New Roman" w:hAnsi="Times New Roman" w:cs="Times New Roman"/>
          <w:highlight w:val="lightGray"/>
          <w:lang w:val="ru-RU"/>
          <w:rPrChange w:id="163" w:author="Пахарукова Мария Юрьевна" w:date="2026-10-09T12:50:00Z">
            <w:rPr>
              <w:rFonts w:ascii="Times New Roman" w:hAnsi="Times New Roman" w:cs="Times New Roman"/>
              <w:lang w:val="ru-RU"/>
            </w:rPr>
          </w:rPrChange>
        </w:rPr>
        <w:t xml:space="preserve">полезно в оценке динамики распространения </w:t>
      </w:r>
      <w:r w:rsidR="00AF3B06" w:rsidRPr="00833AE4">
        <w:rPr>
          <w:rFonts w:ascii="Times New Roman" w:hAnsi="Times New Roman" w:cs="Times New Roman"/>
          <w:highlight w:val="lightGray"/>
          <w:rPrChange w:id="164" w:author="Пахарукова Мария Юрьевна" w:date="2026-10-09T12:50:00Z">
            <w:rPr>
              <w:rFonts w:ascii="Times New Roman" w:hAnsi="Times New Roman" w:cs="Times New Roman"/>
            </w:rPr>
          </w:rPrChange>
        </w:rPr>
        <w:t>COVID</w:t>
      </w:r>
      <w:r w:rsidR="00AF3B06" w:rsidRPr="00833AE4">
        <w:rPr>
          <w:rFonts w:ascii="Times New Roman" w:hAnsi="Times New Roman" w:cs="Times New Roman"/>
          <w:highlight w:val="lightGray"/>
          <w:lang w:val="ru-RU"/>
          <w:rPrChange w:id="165" w:author="Пахарукова Мария Юрьевна" w:date="2026-10-09T12:50:00Z">
            <w:rPr>
              <w:rFonts w:ascii="Times New Roman" w:hAnsi="Times New Roman" w:cs="Times New Roman"/>
              <w:lang w:val="ru-RU"/>
            </w:rPr>
          </w:rPrChange>
        </w:rPr>
        <w:t xml:space="preserve">-19 </w:t>
      </w:r>
      <w:r w:rsidR="00D353A4" w:rsidRPr="00833AE4">
        <w:rPr>
          <w:rFonts w:ascii="Times New Roman" w:hAnsi="Times New Roman" w:cs="Times New Roman"/>
          <w:highlight w:val="lightGray"/>
          <w:lang w:val="ru-RU"/>
          <w:rPrChange w:id="166" w:author="Пахарукова Мария Юрьевна" w:date="2026-10-09T12:50:00Z">
            <w:rPr>
              <w:rFonts w:ascii="Times New Roman" w:hAnsi="Times New Roman" w:cs="Times New Roman"/>
              <w:lang w:val="ru-RU"/>
            </w:rPr>
          </w:rPrChange>
        </w:rPr>
        <w:t>(</w:t>
      </w:r>
      <w:r w:rsidR="00D353A4" w:rsidRPr="00833AE4">
        <w:rPr>
          <w:rFonts w:ascii="Times New Roman" w:hAnsi="Times New Roman" w:cs="Times New Roman"/>
          <w:highlight w:val="lightGray"/>
          <w:rPrChange w:id="167" w:author="Пахарукова Мария Юрьевна" w:date="2026-10-09T12:50:00Z">
            <w:rPr>
              <w:rFonts w:ascii="Times New Roman" w:hAnsi="Times New Roman" w:cs="Times New Roman"/>
            </w:rPr>
          </w:rPrChange>
        </w:rPr>
        <w:t>Ghosh</w:t>
      </w:r>
      <w:r w:rsidR="00D353A4" w:rsidRPr="00833AE4">
        <w:rPr>
          <w:rFonts w:ascii="Times New Roman" w:hAnsi="Times New Roman" w:cs="Times New Roman"/>
          <w:highlight w:val="lightGray"/>
          <w:lang w:val="ru-RU"/>
          <w:rPrChange w:id="168" w:author="Пахарукова Мария Юрьевна" w:date="2026-10-09T12:50:00Z">
            <w:rPr>
              <w:rFonts w:ascii="Times New Roman" w:hAnsi="Times New Roman" w:cs="Times New Roman"/>
              <w:lang w:val="ru-RU"/>
            </w:rPr>
          </w:rPrChange>
        </w:rPr>
        <w:t xml:space="preserve"> </w:t>
      </w:r>
      <w:r w:rsidR="00D353A4" w:rsidRPr="00833AE4">
        <w:rPr>
          <w:rFonts w:ascii="Times New Roman" w:hAnsi="Times New Roman" w:cs="Times New Roman"/>
          <w:highlight w:val="lightGray"/>
          <w:rPrChange w:id="169" w:author="Пахарукова Мария Юрьевна" w:date="2026-10-09T12:50:00Z">
            <w:rPr>
              <w:rFonts w:ascii="Times New Roman" w:hAnsi="Times New Roman" w:cs="Times New Roman"/>
            </w:rPr>
          </w:rPrChange>
        </w:rPr>
        <w:t>and</w:t>
      </w:r>
      <w:r w:rsidR="00D353A4" w:rsidRPr="00833AE4">
        <w:rPr>
          <w:rFonts w:ascii="Times New Roman" w:hAnsi="Times New Roman" w:cs="Times New Roman"/>
          <w:highlight w:val="lightGray"/>
          <w:lang w:val="ru-RU"/>
          <w:rPrChange w:id="170" w:author="Пахарукова Мария Юрьевна" w:date="2026-10-09T12:50:00Z">
            <w:rPr>
              <w:rFonts w:ascii="Times New Roman" w:hAnsi="Times New Roman" w:cs="Times New Roman"/>
              <w:lang w:val="ru-RU"/>
            </w:rPr>
          </w:rPrChange>
        </w:rPr>
        <w:t xml:space="preserve"> </w:t>
      </w:r>
      <w:r w:rsidR="00D353A4" w:rsidRPr="00833AE4">
        <w:rPr>
          <w:rFonts w:ascii="Times New Roman" w:hAnsi="Times New Roman" w:cs="Times New Roman"/>
          <w:highlight w:val="lightGray"/>
          <w:rPrChange w:id="171" w:author="Пахарукова Мария Юрьевна" w:date="2026-10-09T12:50:00Z">
            <w:rPr>
              <w:rFonts w:ascii="Times New Roman" w:hAnsi="Times New Roman" w:cs="Times New Roman"/>
            </w:rPr>
          </w:rPrChange>
        </w:rPr>
        <w:t>Bhattacharya</w:t>
      </w:r>
      <w:r w:rsidR="00D353A4" w:rsidRPr="00833AE4">
        <w:rPr>
          <w:rFonts w:ascii="Times New Roman" w:hAnsi="Times New Roman" w:cs="Times New Roman"/>
          <w:highlight w:val="lightGray"/>
          <w:lang w:val="ru-RU"/>
          <w:rPrChange w:id="172" w:author="Пахарукова Мария Юрьевна" w:date="2026-10-09T12:50:00Z">
            <w:rPr>
              <w:rFonts w:ascii="Times New Roman" w:hAnsi="Times New Roman" w:cs="Times New Roman"/>
              <w:lang w:val="ru-RU"/>
            </w:rPr>
          </w:rPrChange>
        </w:rPr>
        <w:t xml:space="preserve">, 2021; </w:t>
      </w:r>
      <w:proofErr w:type="spellStart"/>
      <w:r w:rsidR="00D353A4" w:rsidRPr="00833AE4">
        <w:rPr>
          <w:rFonts w:ascii="Times New Roman" w:hAnsi="Times New Roman" w:cs="Times New Roman"/>
          <w:highlight w:val="lightGray"/>
          <w:rPrChange w:id="173" w:author="Пахарукова Мария Юрьевна" w:date="2026-10-09T12:50:00Z">
            <w:rPr>
              <w:rFonts w:ascii="Times New Roman" w:hAnsi="Times New Roman" w:cs="Times New Roman"/>
            </w:rPr>
          </w:rPrChange>
        </w:rPr>
        <w:t>Seprianus</w:t>
      </w:r>
      <w:proofErr w:type="spellEnd"/>
      <w:r w:rsidR="00D353A4" w:rsidRPr="00833AE4">
        <w:rPr>
          <w:rFonts w:ascii="Times New Roman" w:hAnsi="Times New Roman" w:cs="Times New Roman"/>
          <w:highlight w:val="lightGray"/>
          <w:lang w:val="ru-RU"/>
          <w:rPrChange w:id="174" w:author="Пахарукова Мария Юрьевна" w:date="2026-10-09T12:50:00Z">
            <w:rPr>
              <w:rFonts w:ascii="Times New Roman" w:hAnsi="Times New Roman" w:cs="Times New Roman"/>
              <w:lang w:val="ru-RU"/>
            </w:rPr>
          </w:rPrChange>
        </w:rPr>
        <w:t xml:space="preserve">, </w:t>
      </w:r>
      <w:proofErr w:type="spellStart"/>
      <w:r w:rsidR="00D353A4" w:rsidRPr="00833AE4">
        <w:rPr>
          <w:rFonts w:ascii="Times New Roman" w:hAnsi="Times New Roman" w:cs="Times New Roman"/>
          <w:highlight w:val="lightGray"/>
          <w:rPrChange w:id="175" w:author="Пахарукова Мария Юрьевна" w:date="2026-10-09T12:50:00Z">
            <w:rPr>
              <w:rFonts w:ascii="Times New Roman" w:hAnsi="Times New Roman" w:cs="Times New Roman"/>
            </w:rPr>
          </w:rPrChange>
        </w:rPr>
        <w:t>Nuraini</w:t>
      </w:r>
      <w:proofErr w:type="spellEnd"/>
      <w:r w:rsidR="00D353A4" w:rsidRPr="00833AE4">
        <w:rPr>
          <w:rFonts w:ascii="Times New Roman" w:hAnsi="Times New Roman" w:cs="Times New Roman"/>
          <w:highlight w:val="lightGray"/>
          <w:lang w:val="ru-RU"/>
          <w:rPrChange w:id="176" w:author="Пахарукова Мария Юрьевна" w:date="2026-10-09T12:50:00Z">
            <w:rPr>
              <w:rFonts w:ascii="Times New Roman" w:hAnsi="Times New Roman" w:cs="Times New Roman"/>
              <w:lang w:val="ru-RU"/>
            </w:rPr>
          </w:rPrChange>
        </w:rPr>
        <w:t xml:space="preserve"> &amp; </w:t>
      </w:r>
      <w:proofErr w:type="spellStart"/>
      <w:r w:rsidR="00D353A4" w:rsidRPr="00833AE4">
        <w:rPr>
          <w:rFonts w:ascii="Times New Roman" w:hAnsi="Times New Roman" w:cs="Times New Roman"/>
          <w:highlight w:val="lightGray"/>
          <w:rPrChange w:id="177" w:author="Пахарукова Мария Юрьевна" w:date="2026-10-09T12:50:00Z">
            <w:rPr>
              <w:rFonts w:ascii="Times New Roman" w:hAnsi="Times New Roman" w:cs="Times New Roman"/>
            </w:rPr>
          </w:rPrChange>
        </w:rPr>
        <w:t>Saputro</w:t>
      </w:r>
      <w:proofErr w:type="spellEnd"/>
      <w:r w:rsidR="00D353A4" w:rsidRPr="00833AE4">
        <w:rPr>
          <w:rFonts w:ascii="Times New Roman" w:hAnsi="Times New Roman" w:cs="Times New Roman"/>
          <w:highlight w:val="lightGray"/>
          <w:lang w:val="ru-RU"/>
          <w:rPrChange w:id="178" w:author="Пахарукова Мария Юрьевна" w:date="2026-10-09T12:50:00Z">
            <w:rPr>
              <w:rFonts w:ascii="Times New Roman" w:hAnsi="Times New Roman" w:cs="Times New Roman"/>
              <w:lang w:val="ru-RU"/>
            </w:rPr>
          </w:rPrChange>
        </w:rPr>
        <w:t>, 2024)</w:t>
      </w:r>
      <w:r w:rsidR="005A00CF" w:rsidRPr="00833AE4">
        <w:rPr>
          <w:rFonts w:ascii="Times New Roman" w:hAnsi="Times New Roman" w:cs="Times New Roman"/>
          <w:highlight w:val="lightGray"/>
          <w:lang w:val="ru-RU"/>
          <w:rPrChange w:id="179" w:author="Пахарукова Мария Юрьевна" w:date="2026-10-09T12:50:00Z">
            <w:rPr>
              <w:rFonts w:ascii="Times New Roman" w:hAnsi="Times New Roman" w:cs="Times New Roman"/>
              <w:lang w:val="ru-RU"/>
            </w:rPr>
          </w:rPrChange>
        </w:rPr>
        <w:t>, а также в менеджменте этой пандемии</w:t>
      </w:r>
      <w:r w:rsidR="00AF3B06" w:rsidRPr="00833AE4">
        <w:rPr>
          <w:rFonts w:ascii="Times New Roman" w:hAnsi="Times New Roman" w:cs="Times New Roman"/>
          <w:highlight w:val="lightGray"/>
          <w:lang w:val="ru-RU"/>
          <w:rPrChange w:id="180" w:author="Пахарукова Мария Юрьевна" w:date="2026-10-09T12:50:00Z">
            <w:rPr>
              <w:rFonts w:ascii="Times New Roman" w:hAnsi="Times New Roman" w:cs="Times New Roman"/>
              <w:lang w:val="ru-RU"/>
            </w:rPr>
          </w:rPrChange>
        </w:rPr>
        <w:t>.</w:t>
      </w:r>
      <w:r w:rsidR="00B91457" w:rsidRPr="00833AE4">
        <w:rPr>
          <w:rFonts w:ascii="Times New Roman" w:hAnsi="Times New Roman" w:cs="Times New Roman"/>
          <w:highlight w:val="lightGray"/>
          <w:lang w:val="ru-RU"/>
          <w:rPrChange w:id="181" w:author="Пахарукова Мария Юрьевна" w:date="2026-10-09T12:50:00Z">
            <w:rPr>
              <w:rFonts w:ascii="Times New Roman" w:hAnsi="Times New Roman" w:cs="Times New Roman"/>
              <w:lang w:val="ru-RU"/>
            </w:rPr>
          </w:rPrChange>
        </w:rPr>
        <w:t xml:space="preserve"> За последние десять лет компьютерное моделирование продвинулось далеко вперед. Самым ярким примером является разработка </w:t>
      </w:r>
      <w:proofErr w:type="spellStart"/>
      <w:r w:rsidR="00B91457" w:rsidRPr="00833AE4">
        <w:rPr>
          <w:rFonts w:ascii="Times New Roman" w:hAnsi="Times New Roman" w:cs="Times New Roman"/>
          <w:highlight w:val="lightGray"/>
          <w:lang w:val="ru-RU"/>
          <w:rPrChange w:id="182" w:author="Пахарукова Мария Юрьевна" w:date="2026-10-09T12:50:00Z">
            <w:rPr>
              <w:rFonts w:ascii="Times New Roman" w:hAnsi="Times New Roman" w:cs="Times New Roman"/>
              <w:lang w:val="ru-RU"/>
            </w:rPr>
          </w:rPrChange>
        </w:rPr>
        <w:t>коннектомов</w:t>
      </w:r>
      <w:proofErr w:type="spellEnd"/>
      <w:r w:rsidR="001179DC" w:rsidRPr="00833AE4">
        <w:rPr>
          <w:rFonts w:ascii="Times New Roman" w:hAnsi="Times New Roman" w:cs="Times New Roman"/>
          <w:highlight w:val="lightGray"/>
          <w:lang w:val="ru-RU"/>
          <w:rPrChange w:id="183" w:author="Пахарукова Мария Юрьевна" w:date="2026-10-09T12:50:00Z">
            <w:rPr>
              <w:rFonts w:ascii="Times New Roman" w:hAnsi="Times New Roman" w:cs="Times New Roman"/>
              <w:lang w:val="ru-RU"/>
            </w:rPr>
          </w:rPrChange>
        </w:rPr>
        <w:t xml:space="preserve"> (</w:t>
      </w:r>
      <w:r w:rsidR="001179DC" w:rsidRPr="00833AE4">
        <w:rPr>
          <w:rFonts w:ascii="Times New Roman" w:hAnsi="Times New Roman" w:cs="Times New Roman"/>
          <w:highlight w:val="lightGray"/>
          <w:rPrChange w:id="184" w:author="Пахарукова Мария Юрьевна" w:date="2026-10-09T12:50:00Z">
            <w:rPr>
              <w:rFonts w:ascii="Times New Roman" w:hAnsi="Times New Roman" w:cs="Times New Roman"/>
            </w:rPr>
          </w:rPrChange>
        </w:rPr>
        <w:t>map</w:t>
      </w:r>
      <w:r w:rsidR="001179DC" w:rsidRPr="00833AE4">
        <w:rPr>
          <w:rFonts w:ascii="Times New Roman" w:hAnsi="Times New Roman" w:cs="Times New Roman"/>
          <w:highlight w:val="lightGray"/>
          <w:lang w:val="ru-RU"/>
          <w:rPrChange w:id="185" w:author="Пахарукова Мария Юрьевна" w:date="2026-10-09T12:50:00Z">
            <w:rPr>
              <w:rFonts w:ascii="Times New Roman" w:hAnsi="Times New Roman" w:cs="Times New Roman"/>
              <w:lang w:val="ru-RU"/>
            </w:rPr>
          </w:rPrChange>
        </w:rPr>
        <w:t xml:space="preserve"> </w:t>
      </w:r>
      <w:r w:rsidR="001179DC" w:rsidRPr="00833AE4">
        <w:rPr>
          <w:rFonts w:ascii="Times New Roman" w:hAnsi="Times New Roman" w:cs="Times New Roman"/>
          <w:highlight w:val="lightGray"/>
          <w:rPrChange w:id="186" w:author="Пахарукова Мария Юрьевна" w:date="2026-10-09T12:50:00Z">
            <w:rPr>
              <w:rFonts w:ascii="Times New Roman" w:hAnsi="Times New Roman" w:cs="Times New Roman"/>
            </w:rPr>
          </w:rPrChange>
        </w:rPr>
        <w:t>of</w:t>
      </w:r>
      <w:r w:rsidR="001179DC" w:rsidRPr="00833AE4">
        <w:rPr>
          <w:rFonts w:ascii="Times New Roman" w:hAnsi="Times New Roman" w:cs="Times New Roman"/>
          <w:highlight w:val="lightGray"/>
          <w:lang w:val="ru-RU"/>
          <w:rPrChange w:id="187" w:author="Пахарукова Мария Юрьевна" w:date="2026-10-09T12:50:00Z">
            <w:rPr>
              <w:rFonts w:ascii="Times New Roman" w:hAnsi="Times New Roman" w:cs="Times New Roman"/>
              <w:lang w:val="ru-RU"/>
            </w:rPr>
          </w:rPrChange>
        </w:rPr>
        <w:t xml:space="preserve"> </w:t>
      </w:r>
      <w:r w:rsidR="001179DC" w:rsidRPr="00833AE4">
        <w:rPr>
          <w:rFonts w:ascii="Times New Roman" w:hAnsi="Times New Roman" w:cs="Times New Roman"/>
          <w:highlight w:val="lightGray"/>
          <w:rPrChange w:id="188" w:author="Пахарукова Мария Юрьевна" w:date="2026-10-09T12:50:00Z">
            <w:rPr>
              <w:rFonts w:ascii="Times New Roman" w:hAnsi="Times New Roman" w:cs="Times New Roman"/>
            </w:rPr>
          </w:rPrChange>
        </w:rPr>
        <w:t>all</w:t>
      </w:r>
      <w:r w:rsidR="001179DC" w:rsidRPr="00833AE4">
        <w:rPr>
          <w:rFonts w:ascii="Times New Roman" w:hAnsi="Times New Roman" w:cs="Times New Roman"/>
          <w:highlight w:val="lightGray"/>
          <w:lang w:val="ru-RU"/>
          <w:rPrChange w:id="189" w:author="Пахарукова Мария Юрьевна" w:date="2026-10-09T12:50:00Z">
            <w:rPr>
              <w:rFonts w:ascii="Times New Roman" w:hAnsi="Times New Roman" w:cs="Times New Roman"/>
              <w:lang w:val="ru-RU"/>
            </w:rPr>
          </w:rPrChange>
        </w:rPr>
        <w:t xml:space="preserve"> </w:t>
      </w:r>
      <w:r w:rsidR="001179DC" w:rsidRPr="00833AE4">
        <w:rPr>
          <w:rFonts w:ascii="Times New Roman" w:hAnsi="Times New Roman" w:cs="Times New Roman"/>
          <w:highlight w:val="lightGray"/>
          <w:rPrChange w:id="190" w:author="Пахарукова Мария Юрьевна" w:date="2026-10-09T12:50:00Z">
            <w:rPr>
              <w:rFonts w:ascii="Times New Roman" w:hAnsi="Times New Roman" w:cs="Times New Roman"/>
            </w:rPr>
          </w:rPrChange>
        </w:rPr>
        <w:t>brain</w:t>
      </w:r>
      <w:r w:rsidR="001179DC" w:rsidRPr="00833AE4">
        <w:rPr>
          <w:rFonts w:ascii="Times New Roman" w:hAnsi="Times New Roman" w:cs="Times New Roman"/>
          <w:highlight w:val="lightGray"/>
          <w:lang w:val="ru-RU"/>
          <w:rPrChange w:id="191" w:author="Пахарукова Мария Юрьевна" w:date="2026-10-09T12:50:00Z">
            <w:rPr>
              <w:rFonts w:ascii="Times New Roman" w:hAnsi="Times New Roman" w:cs="Times New Roman"/>
              <w:lang w:val="ru-RU"/>
            </w:rPr>
          </w:rPrChange>
        </w:rPr>
        <w:t xml:space="preserve"> </w:t>
      </w:r>
      <w:r w:rsidR="001179DC" w:rsidRPr="00833AE4">
        <w:rPr>
          <w:rFonts w:ascii="Times New Roman" w:hAnsi="Times New Roman" w:cs="Times New Roman"/>
          <w:highlight w:val="lightGray"/>
          <w:rPrChange w:id="192" w:author="Пахарукова Мария Юрьевна" w:date="2026-10-09T12:50:00Z">
            <w:rPr>
              <w:rFonts w:ascii="Times New Roman" w:hAnsi="Times New Roman" w:cs="Times New Roman"/>
            </w:rPr>
          </w:rPrChange>
        </w:rPr>
        <w:t>cells</w:t>
      </w:r>
      <w:r w:rsidR="001179DC" w:rsidRPr="00833AE4">
        <w:rPr>
          <w:rFonts w:ascii="Times New Roman" w:hAnsi="Times New Roman" w:cs="Times New Roman"/>
          <w:highlight w:val="lightGray"/>
          <w:lang w:val="ru-RU"/>
          <w:rPrChange w:id="193" w:author="Пахарукова Мария Юрьевна" w:date="2026-10-09T12:50:00Z">
            <w:rPr>
              <w:rFonts w:ascii="Times New Roman" w:hAnsi="Times New Roman" w:cs="Times New Roman"/>
              <w:lang w:val="ru-RU"/>
            </w:rPr>
          </w:rPrChange>
        </w:rPr>
        <w:t xml:space="preserve"> </w:t>
      </w:r>
      <w:r w:rsidR="001179DC" w:rsidRPr="00833AE4">
        <w:rPr>
          <w:rFonts w:ascii="Times New Roman" w:hAnsi="Times New Roman" w:cs="Times New Roman"/>
          <w:highlight w:val="lightGray"/>
          <w:rPrChange w:id="194" w:author="Пахарукова Мария Юрьевна" w:date="2026-10-09T12:50:00Z">
            <w:rPr>
              <w:rFonts w:ascii="Times New Roman" w:hAnsi="Times New Roman" w:cs="Times New Roman"/>
            </w:rPr>
          </w:rPrChange>
        </w:rPr>
        <w:t>and</w:t>
      </w:r>
      <w:r w:rsidR="001179DC" w:rsidRPr="00833AE4">
        <w:rPr>
          <w:rFonts w:ascii="Times New Roman" w:hAnsi="Times New Roman" w:cs="Times New Roman"/>
          <w:highlight w:val="lightGray"/>
          <w:lang w:val="ru-RU"/>
          <w:rPrChange w:id="195" w:author="Пахарукова Мария Юрьевна" w:date="2026-10-09T12:50:00Z">
            <w:rPr>
              <w:rFonts w:ascii="Times New Roman" w:hAnsi="Times New Roman" w:cs="Times New Roman"/>
              <w:lang w:val="ru-RU"/>
            </w:rPr>
          </w:rPrChange>
        </w:rPr>
        <w:t xml:space="preserve"> </w:t>
      </w:r>
      <w:r w:rsidR="001179DC" w:rsidRPr="00833AE4">
        <w:rPr>
          <w:rFonts w:ascii="Times New Roman" w:hAnsi="Times New Roman" w:cs="Times New Roman"/>
          <w:highlight w:val="lightGray"/>
          <w:rPrChange w:id="196" w:author="Пахарукова Мария Юрьевна" w:date="2026-10-09T12:50:00Z">
            <w:rPr>
              <w:rFonts w:ascii="Times New Roman" w:hAnsi="Times New Roman" w:cs="Times New Roman"/>
            </w:rPr>
          </w:rPrChange>
        </w:rPr>
        <w:t>their</w:t>
      </w:r>
      <w:r w:rsidR="001179DC" w:rsidRPr="00833AE4">
        <w:rPr>
          <w:rFonts w:ascii="Times New Roman" w:hAnsi="Times New Roman" w:cs="Times New Roman"/>
          <w:highlight w:val="lightGray"/>
          <w:lang w:val="ru-RU"/>
          <w:rPrChange w:id="197" w:author="Пахарукова Мария Юрьевна" w:date="2026-10-09T12:50:00Z">
            <w:rPr>
              <w:rFonts w:ascii="Times New Roman" w:hAnsi="Times New Roman" w:cs="Times New Roman"/>
              <w:lang w:val="ru-RU"/>
            </w:rPr>
          </w:rPrChange>
        </w:rPr>
        <w:t xml:space="preserve"> </w:t>
      </w:r>
      <w:r w:rsidR="001179DC" w:rsidRPr="00833AE4">
        <w:rPr>
          <w:rFonts w:ascii="Times New Roman" w:hAnsi="Times New Roman" w:cs="Times New Roman"/>
          <w:highlight w:val="lightGray"/>
          <w:rPrChange w:id="198" w:author="Пахарукова Мария Юрьевна" w:date="2026-10-09T12:50:00Z">
            <w:rPr>
              <w:rFonts w:ascii="Times New Roman" w:hAnsi="Times New Roman" w:cs="Times New Roman"/>
            </w:rPr>
          </w:rPrChange>
        </w:rPr>
        <w:t>interconnections</w:t>
      </w:r>
      <w:r w:rsidR="001179DC" w:rsidRPr="00833AE4">
        <w:rPr>
          <w:rFonts w:ascii="Times New Roman" w:hAnsi="Times New Roman" w:cs="Times New Roman"/>
          <w:highlight w:val="lightGray"/>
          <w:lang w:val="ru-RU"/>
          <w:rPrChange w:id="199" w:author="Пахарукова Мария Юрьевна" w:date="2026-10-09T12:50:00Z">
            <w:rPr>
              <w:rFonts w:ascii="Times New Roman" w:hAnsi="Times New Roman" w:cs="Times New Roman"/>
              <w:lang w:val="ru-RU"/>
            </w:rPr>
          </w:rPrChange>
        </w:rPr>
        <w:t>)</w:t>
      </w:r>
      <w:r w:rsidR="00286D6C" w:rsidRPr="00833AE4">
        <w:rPr>
          <w:rFonts w:ascii="Times New Roman" w:hAnsi="Times New Roman" w:cs="Times New Roman"/>
          <w:highlight w:val="lightGray"/>
          <w:lang w:val="ru-RU"/>
          <w:rPrChange w:id="200" w:author="Пахарукова Мария Юрьевна" w:date="2026-10-09T12:50:00Z">
            <w:rPr>
              <w:rFonts w:ascii="Times New Roman" w:hAnsi="Times New Roman" w:cs="Times New Roman"/>
              <w:lang w:val="ru-RU"/>
            </w:rPr>
          </w:rPrChange>
        </w:rPr>
        <w:t xml:space="preserve">, в основе которых лежит идея смоделировать мозг человека </w:t>
      </w:r>
      <w:r w:rsidR="00286D6C" w:rsidRPr="00833AE4">
        <w:rPr>
          <w:rFonts w:ascii="Times New Roman" w:hAnsi="Times New Roman" w:cs="Times New Roman"/>
          <w:highlight w:val="lightGray"/>
          <w:rPrChange w:id="201" w:author="Пахарукова Мария Юрьевна" w:date="2026-10-09T12:50:00Z">
            <w:rPr>
              <w:rFonts w:ascii="Times New Roman" w:hAnsi="Times New Roman" w:cs="Times New Roman"/>
            </w:rPr>
          </w:rPrChange>
        </w:rPr>
        <w:t>in</w:t>
      </w:r>
      <w:r w:rsidR="00286D6C" w:rsidRPr="00833AE4">
        <w:rPr>
          <w:rFonts w:ascii="Times New Roman" w:hAnsi="Times New Roman" w:cs="Times New Roman"/>
          <w:highlight w:val="lightGray"/>
          <w:lang w:val="ru-RU"/>
          <w:rPrChange w:id="202" w:author="Пахарукова Мария Юрьевна" w:date="2026-10-09T12:50:00Z">
            <w:rPr>
              <w:rFonts w:ascii="Times New Roman" w:hAnsi="Times New Roman" w:cs="Times New Roman"/>
              <w:lang w:val="ru-RU"/>
            </w:rPr>
          </w:rPrChange>
        </w:rPr>
        <w:t xml:space="preserve"> </w:t>
      </w:r>
      <w:r w:rsidR="00286D6C" w:rsidRPr="00833AE4">
        <w:rPr>
          <w:rFonts w:ascii="Times New Roman" w:hAnsi="Times New Roman" w:cs="Times New Roman"/>
          <w:highlight w:val="lightGray"/>
          <w:rPrChange w:id="203" w:author="Пахарукова Мария Юрьевна" w:date="2026-10-09T12:50:00Z">
            <w:rPr>
              <w:rFonts w:ascii="Times New Roman" w:hAnsi="Times New Roman" w:cs="Times New Roman"/>
            </w:rPr>
          </w:rPrChange>
        </w:rPr>
        <w:t>silica</w:t>
      </w:r>
      <w:r w:rsidR="00B91457" w:rsidRPr="00833AE4">
        <w:rPr>
          <w:rFonts w:ascii="Times New Roman" w:hAnsi="Times New Roman" w:cs="Times New Roman"/>
          <w:highlight w:val="lightGray"/>
          <w:lang w:val="ru-RU"/>
          <w:rPrChange w:id="204" w:author="Пахарукова Мария Юрьевна" w:date="2026-10-09T12:50:00Z">
            <w:rPr>
              <w:rFonts w:ascii="Times New Roman" w:hAnsi="Times New Roman" w:cs="Times New Roman"/>
              <w:lang w:val="ru-RU"/>
            </w:rPr>
          </w:rPrChange>
        </w:rPr>
        <w:t xml:space="preserve">. </w:t>
      </w:r>
      <w:r w:rsidR="001179DC" w:rsidRPr="00833AE4">
        <w:rPr>
          <w:rFonts w:ascii="Times New Roman" w:hAnsi="Times New Roman" w:cs="Times New Roman"/>
          <w:highlight w:val="lightGray"/>
          <w:lang w:val="ru-RU"/>
          <w:rPrChange w:id="205" w:author="Пахарукова Мария Юрьевна" w:date="2026-10-09T12:50:00Z">
            <w:rPr>
              <w:rFonts w:ascii="Times New Roman" w:hAnsi="Times New Roman" w:cs="Times New Roman"/>
              <w:lang w:val="ru-RU"/>
            </w:rPr>
          </w:rPrChange>
        </w:rPr>
        <w:t xml:space="preserve">На данный момент, решение этой задачи представляется делом далекого будущего, что связано невероятной сложностью этой задачи. В человеческом мозге насчитывается около 86 </w:t>
      </w:r>
      <w:proofErr w:type="spellStart"/>
      <w:r w:rsidR="001179DC" w:rsidRPr="00833AE4">
        <w:rPr>
          <w:rFonts w:ascii="Times New Roman" w:hAnsi="Times New Roman" w:cs="Times New Roman"/>
          <w:highlight w:val="lightGray"/>
          <w:rPrChange w:id="206" w:author="Пахарукова Мария Юрьевна" w:date="2026-10-09T12:50:00Z">
            <w:rPr>
              <w:rFonts w:ascii="Times New Roman" w:hAnsi="Times New Roman" w:cs="Times New Roman"/>
            </w:rPr>
          </w:rPrChange>
        </w:rPr>
        <w:t>bn</w:t>
      </w:r>
      <w:proofErr w:type="spellEnd"/>
      <w:r w:rsidR="001179DC" w:rsidRPr="00833AE4">
        <w:rPr>
          <w:rFonts w:ascii="Times New Roman" w:hAnsi="Times New Roman" w:cs="Times New Roman"/>
          <w:highlight w:val="lightGray"/>
          <w:lang w:val="ru-RU"/>
          <w:rPrChange w:id="207" w:author="Пахарукова Мария Юрьевна" w:date="2026-10-09T12:50:00Z">
            <w:rPr>
              <w:rFonts w:ascii="Times New Roman" w:hAnsi="Times New Roman" w:cs="Times New Roman"/>
              <w:lang w:val="ru-RU"/>
            </w:rPr>
          </w:rPrChange>
        </w:rPr>
        <w:t xml:space="preserve"> нейронов, а количество </w:t>
      </w:r>
      <w:proofErr w:type="spellStart"/>
      <w:r w:rsidR="001179DC" w:rsidRPr="00833AE4">
        <w:rPr>
          <w:rFonts w:ascii="Times New Roman" w:hAnsi="Times New Roman" w:cs="Times New Roman"/>
          <w:highlight w:val="lightGray"/>
          <w:lang w:val="ru-RU"/>
          <w:rPrChange w:id="208" w:author="Пахарукова Мария Юрьевна" w:date="2026-10-09T12:50:00Z">
            <w:rPr>
              <w:rFonts w:ascii="Times New Roman" w:hAnsi="Times New Roman" w:cs="Times New Roman"/>
              <w:lang w:val="ru-RU"/>
            </w:rPr>
          </w:rPrChange>
        </w:rPr>
        <w:t>синаптических</w:t>
      </w:r>
      <w:proofErr w:type="spellEnd"/>
      <w:r w:rsidR="001179DC" w:rsidRPr="00833AE4">
        <w:rPr>
          <w:rFonts w:ascii="Times New Roman" w:hAnsi="Times New Roman" w:cs="Times New Roman"/>
          <w:highlight w:val="lightGray"/>
          <w:lang w:val="ru-RU"/>
          <w:rPrChange w:id="209" w:author="Пахарукова Мария Юрьевна" w:date="2026-10-09T12:50:00Z">
            <w:rPr>
              <w:rFonts w:ascii="Times New Roman" w:hAnsi="Times New Roman" w:cs="Times New Roman"/>
              <w:lang w:val="ru-RU"/>
            </w:rPr>
          </w:rPrChange>
        </w:rPr>
        <w:t xml:space="preserve"> связей исчисляется сотнями триллионов (</w:t>
      </w:r>
      <w:proofErr w:type="spellStart"/>
      <w:r w:rsidR="001179DC" w:rsidRPr="00833AE4">
        <w:rPr>
          <w:rFonts w:ascii="Times New Roman" w:hAnsi="Times New Roman" w:cs="Times New Roman"/>
          <w:highlight w:val="lightGray"/>
          <w:rPrChange w:id="210" w:author="Пахарукова Мария Юрьевна" w:date="2026-10-09T12:50:00Z">
            <w:rPr>
              <w:rFonts w:ascii="Times New Roman" w:hAnsi="Times New Roman" w:cs="Times New Roman"/>
            </w:rPr>
          </w:rPrChange>
        </w:rPr>
        <w:t>Goriely</w:t>
      </w:r>
      <w:proofErr w:type="spellEnd"/>
      <w:r w:rsidR="001179DC" w:rsidRPr="00833AE4">
        <w:rPr>
          <w:rFonts w:ascii="Times New Roman" w:hAnsi="Times New Roman" w:cs="Times New Roman"/>
          <w:highlight w:val="lightGray"/>
          <w:lang w:val="ru-RU"/>
          <w:rPrChange w:id="211" w:author="Пахарукова Мария Юрьевна" w:date="2026-10-09T12:50:00Z">
            <w:rPr>
              <w:rFonts w:ascii="Times New Roman" w:hAnsi="Times New Roman" w:cs="Times New Roman"/>
              <w:lang w:val="ru-RU"/>
            </w:rPr>
          </w:rPrChange>
        </w:rPr>
        <w:t xml:space="preserve"> </w:t>
      </w:r>
      <w:r w:rsidR="001179DC" w:rsidRPr="00833AE4">
        <w:rPr>
          <w:rFonts w:ascii="Times New Roman" w:hAnsi="Times New Roman" w:cs="Times New Roman"/>
          <w:highlight w:val="lightGray"/>
          <w:rPrChange w:id="212" w:author="Пахарукова Мария Юрьевна" w:date="2026-10-09T12:50:00Z">
            <w:rPr>
              <w:rFonts w:ascii="Times New Roman" w:hAnsi="Times New Roman" w:cs="Times New Roman"/>
            </w:rPr>
          </w:rPrChange>
        </w:rPr>
        <w:t>A</w:t>
      </w:r>
      <w:r w:rsidR="001179DC" w:rsidRPr="00833AE4">
        <w:rPr>
          <w:rFonts w:ascii="Times New Roman" w:hAnsi="Times New Roman" w:cs="Times New Roman"/>
          <w:highlight w:val="lightGray"/>
          <w:lang w:val="ru-RU"/>
          <w:rPrChange w:id="213" w:author="Пахарукова Мария Юрьевна" w:date="2026-10-09T12:50:00Z">
            <w:rPr>
              <w:rFonts w:ascii="Times New Roman" w:hAnsi="Times New Roman" w:cs="Times New Roman"/>
              <w:lang w:val="ru-RU"/>
            </w:rPr>
          </w:rPrChange>
        </w:rPr>
        <w:t xml:space="preserve">., 2025) </w:t>
      </w:r>
      <w:r w:rsidR="00286D6C" w:rsidRPr="00833AE4">
        <w:rPr>
          <w:rFonts w:ascii="Times New Roman" w:hAnsi="Times New Roman" w:cs="Times New Roman"/>
          <w:highlight w:val="lightGray"/>
          <w:lang w:val="ru-RU"/>
          <w:rPrChange w:id="214" w:author="Пахарукова Мария Юрьевна" w:date="2026-10-09T12:50:00Z">
            <w:rPr>
              <w:rFonts w:ascii="Times New Roman" w:hAnsi="Times New Roman" w:cs="Times New Roman"/>
              <w:lang w:val="ru-RU"/>
            </w:rPr>
          </w:rPrChange>
        </w:rPr>
        <w:t xml:space="preserve">При </w:t>
      </w:r>
      <w:r w:rsidR="004F0BE0" w:rsidRPr="00833AE4">
        <w:rPr>
          <w:rFonts w:ascii="Times New Roman" w:hAnsi="Times New Roman" w:cs="Times New Roman"/>
          <w:highlight w:val="lightGray"/>
          <w:lang w:val="ru-RU"/>
          <w:rPrChange w:id="215" w:author="Пахарукова Мария Юрьевна" w:date="2026-10-09T12:50:00Z">
            <w:rPr>
              <w:rFonts w:ascii="Times New Roman" w:hAnsi="Times New Roman" w:cs="Times New Roman"/>
              <w:lang w:val="ru-RU"/>
            </w:rPr>
          </w:rPrChange>
        </w:rPr>
        <w:t xml:space="preserve">реконструкции 1 </w:t>
      </w:r>
      <w:r w:rsidR="004F0BE0" w:rsidRPr="00833AE4">
        <w:rPr>
          <w:rFonts w:ascii="Times New Roman" w:hAnsi="Times New Roman" w:cs="Times New Roman"/>
          <w:highlight w:val="lightGray"/>
          <w:rPrChange w:id="216" w:author="Пахарукова Мария Юрьевна" w:date="2026-10-09T12:50:00Z">
            <w:rPr>
              <w:rFonts w:ascii="Times New Roman" w:hAnsi="Times New Roman" w:cs="Times New Roman"/>
            </w:rPr>
          </w:rPrChange>
        </w:rPr>
        <w:t>mm</w:t>
      </w:r>
      <w:r w:rsidR="004F0BE0" w:rsidRPr="00833AE4">
        <w:rPr>
          <w:rFonts w:ascii="Times New Roman" w:hAnsi="Times New Roman" w:cs="Times New Roman"/>
          <w:highlight w:val="lightGray"/>
          <w:vertAlign w:val="superscript"/>
          <w:lang w:val="ru-RU"/>
          <w:rPrChange w:id="217" w:author="Пахарукова Мария Юрьевна" w:date="2026-10-09T12:50:00Z">
            <w:rPr>
              <w:rFonts w:ascii="Times New Roman" w:hAnsi="Times New Roman" w:cs="Times New Roman"/>
              <w:vertAlign w:val="superscript"/>
              <w:lang w:val="ru-RU"/>
            </w:rPr>
          </w:rPrChange>
        </w:rPr>
        <w:t xml:space="preserve">3 </w:t>
      </w:r>
      <w:r w:rsidR="004F0BE0" w:rsidRPr="00833AE4">
        <w:rPr>
          <w:rFonts w:ascii="Times New Roman" w:hAnsi="Times New Roman" w:cs="Times New Roman"/>
          <w:highlight w:val="lightGray"/>
          <w:rPrChange w:id="218" w:author="Пахарукова Мария Юрьевна" w:date="2026-10-09T12:50:00Z">
            <w:rPr>
              <w:rFonts w:ascii="Times New Roman" w:hAnsi="Times New Roman" w:cs="Times New Roman"/>
            </w:rPr>
          </w:rPrChange>
        </w:rPr>
        <w:t>of</w:t>
      </w:r>
      <w:r w:rsidR="004F0BE0" w:rsidRPr="00833AE4">
        <w:rPr>
          <w:rFonts w:ascii="Times New Roman" w:hAnsi="Times New Roman" w:cs="Times New Roman"/>
          <w:highlight w:val="lightGray"/>
          <w:lang w:val="ru-RU"/>
          <w:rPrChange w:id="219" w:author="Пахарукова Мария Юрьевна" w:date="2026-10-09T12:50:00Z">
            <w:rPr>
              <w:rFonts w:ascii="Times New Roman" w:hAnsi="Times New Roman" w:cs="Times New Roman"/>
              <w:lang w:val="ru-RU"/>
            </w:rPr>
          </w:rPrChange>
        </w:rPr>
        <w:t xml:space="preserve"> </w:t>
      </w:r>
      <w:r w:rsidR="004F0BE0" w:rsidRPr="00833AE4">
        <w:rPr>
          <w:rFonts w:ascii="Times New Roman" w:hAnsi="Times New Roman" w:cs="Times New Roman"/>
          <w:highlight w:val="lightGray"/>
          <w:rPrChange w:id="220" w:author="Пахарукова Мария Юрьевна" w:date="2026-10-09T12:50:00Z">
            <w:rPr>
              <w:rFonts w:ascii="Times New Roman" w:hAnsi="Times New Roman" w:cs="Times New Roman"/>
            </w:rPr>
          </w:rPrChange>
        </w:rPr>
        <w:t>human</w:t>
      </w:r>
      <w:r w:rsidR="004F0BE0" w:rsidRPr="00833AE4">
        <w:rPr>
          <w:rFonts w:ascii="Times New Roman" w:hAnsi="Times New Roman" w:cs="Times New Roman"/>
          <w:highlight w:val="lightGray"/>
          <w:lang w:val="ru-RU"/>
          <w:rPrChange w:id="221" w:author="Пахарукова Мария Юрьевна" w:date="2026-10-09T12:50:00Z">
            <w:rPr>
              <w:rFonts w:ascii="Times New Roman" w:hAnsi="Times New Roman" w:cs="Times New Roman"/>
              <w:lang w:val="ru-RU"/>
            </w:rPr>
          </w:rPrChange>
        </w:rPr>
        <w:t xml:space="preserve"> </w:t>
      </w:r>
      <w:r w:rsidR="004F0BE0" w:rsidRPr="00833AE4">
        <w:rPr>
          <w:rFonts w:ascii="Times New Roman" w:hAnsi="Times New Roman" w:cs="Times New Roman"/>
          <w:highlight w:val="lightGray"/>
          <w:rPrChange w:id="222" w:author="Пахарукова Мария Юрьевна" w:date="2026-10-09T12:50:00Z">
            <w:rPr>
              <w:rFonts w:ascii="Times New Roman" w:hAnsi="Times New Roman" w:cs="Times New Roman"/>
            </w:rPr>
          </w:rPrChange>
        </w:rPr>
        <w:t>temporal</w:t>
      </w:r>
      <w:r w:rsidR="004F0BE0" w:rsidRPr="00833AE4">
        <w:rPr>
          <w:rFonts w:ascii="Times New Roman" w:hAnsi="Times New Roman" w:cs="Times New Roman"/>
          <w:highlight w:val="lightGray"/>
          <w:lang w:val="ru-RU"/>
          <w:rPrChange w:id="223" w:author="Пахарукова Мария Юрьевна" w:date="2026-10-09T12:50:00Z">
            <w:rPr>
              <w:rFonts w:ascii="Times New Roman" w:hAnsi="Times New Roman" w:cs="Times New Roman"/>
              <w:lang w:val="ru-RU"/>
            </w:rPr>
          </w:rPrChange>
        </w:rPr>
        <w:t xml:space="preserve"> </w:t>
      </w:r>
      <w:r w:rsidR="004F0BE0" w:rsidRPr="00833AE4">
        <w:rPr>
          <w:rFonts w:ascii="Times New Roman" w:hAnsi="Times New Roman" w:cs="Times New Roman"/>
          <w:highlight w:val="lightGray"/>
          <w:rPrChange w:id="224" w:author="Пахарукова Мария Юрьевна" w:date="2026-10-09T12:50:00Z">
            <w:rPr>
              <w:rFonts w:ascii="Times New Roman" w:hAnsi="Times New Roman" w:cs="Times New Roman"/>
            </w:rPr>
          </w:rPrChange>
        </w:rPr>
        <w:t>cortex</w:t>
      </w:r>
      <w:r w:rsidR="00AF3B06" w:rsidRPr="00833AE4">
        <w:rPr>
          <w:rFonts w:ascii="Times New Roman" w:hAnsi="Times New Roman" w:cs="Times New Roman"/>
          <w:highlight w:val="lightGray"/>
          <w:lang w:val="ru-RU"/>
          <w:rPrChange w:id="225" w:author="Пахарукова Мария Юрьевна" w:date="2026-10-09T12:50:00Z">
            <w:rPr>
              <w:rFonts w:ascii="Times New Roman" w:hAnsi="Times New Roman" w:cs="Times New Roman"/>
              <w:lang w:val="ru-RU"/>
            </w:rPr>
          </w:rPrChange>
        </w:rPr>
        <w:t xml:space="preserve"> </w:t>
      </w:r>
      <w:r w:rsidR="004F0BE0" w:rsidRPr="00833AE4">
        <w:rPr>
          <w:rFonts w:ascii="Times New Roman" w:hAnsi="Times New Roman" w:cs="Times New Roman"/>
          <w:highlight w:val="lightGray"/>
          <w:lang w:val="ru-RU"/>
          <w:rPrChange w:id="226" w:author="Пахарукова Мария Юрьевна" w:date="2026-10-09T12:50:00Z">
            <w:rPr>
              <w:rFonts w:ascii="Times New Roman" w:hAnsi="Times New Roman" w:cs="Times New Roman"/>
              <w:lang w:val="ru-RU"/>
            </w:rPr>
          </w:rPrChange>
        </w:rPr>
        <w:t>было получено около 57000 клеток, 230 миллиметров сосудов и около 150 миллионов синапсов (</w:t>
      </w:r>
      <w:r w:rsidR="004F0BE0" w:rsidRPr="00833AE4">
        <w:rPr>
          <w:rFonts w:ascii="Times New Roman" w:hAnsi="Times New Roman" w:cs="Times New Roman"/>
          <w:highlight w:val="lightGray"/>
          <w:rPrChange w:id="227" w:author="Пахарукова Мария Юрьевна" w:date="2026-10-09T12:50:00Z">
            <w:rPr>
              <w:rFonts w:ascii="Times New Roman" w:hAnsi="Times New Roman" w:cs="Times New Roman"/>
            </w:rPr>
          </w:rPrChange>
        </w:rPr>
        <w:t>Alexander</w:t>
      </w:r>
      <w:r w:rsidR="004F0BE0" w:rsidRPr="00833AE4">
        <w:rPr>
          <w:rFonts w:ascii="Times New Roman" w:hAnsi="Times New Roman" w:cs="Times New Roman"/>
          <w:highlight w:val="lightGray"/>
          <w:lang w:val="ru-RU"/>
          <w:rPrChange w:id="228" w:author="Пахарукова Мария Юрьевна" w:date="2026-10-09T12:50:00Z">
            <w:rPr>
              <w:rFonts w:ascii="Times New Roman" w:hAnsi="Times New Roman" w:cs="Times New Roman"/>
              <w:lang w:val="ru-RU"/>
            </w:rPr>
          </w:rPrChange>
        </w:rPr>
        <w:t xml:space="preserve"> </w:t>
      </w:r>
      <w:r w:rsidR="004F0BE0" w:rsidRPr="00833AE4">
        <w:rPr>
          <w:rFonts w:ascii="Times New Roman" w:hAnsi="Times New Roman" w:cs="Times New Roman"/>
          <w:highlight w:val="lightGray"/>
          <w:rPrChange w:id="229" w:author="Пахарукова Мария Юрьевна" w:date="2026-10-09T12:50:00Z">
            <w:rPr>
              <w:rFonts w:ascii="Times New Roman" w:hAnsi="Times New Roman" w:cs="Times New Roman"/>
            </w:rPr>
          </w:rPrChange>
        </w:rPr>
        <w:t>Shapson</w:t>
      </w:r>
      <w:r w:rsidR="004F0BE0" w:rsidRPr="00833AE4">
        <w:rPr>
          <w:rFonts w:ascii="Times New Roman" w:hAnsi="Times New Roman" w:cs="Times New Roman"/>
          <w:highlight w:val="lightGray"/>
          <w:lang w:val="ru-RU"/>
          <w:rPrChange w:id="230" w:author="Пахарукова Мария Юрьевна" w:date="2026-10-09T12:50:00Z">
            <w:rPr>
              <w:rFonts w:ascii="Times New Roman" w:hAnsi="Times New Roman" w:cs="Times New Roman"/>
              <w:lang w:val="ru-RU"/>
            </w:rPr>
          </w:rPrChange>
        </w:rPr>
        <w:t>-</w:t>
      </w:r>
      <w:r w:rsidR="004F0BE0" w:rsidRPr="00833AE4">
        <w:rPr>
          <w:rFonts w:ascii="Times New Roman" w:hAnsi="Times New Roman" w:cs="Times New Roman"/>
          <w:highlight w:val="lightGray"/>
          <w:rPrChange w:id="231" w:author="Пахарукова Мария Юрьевна" w:date="2026-10-09T12:50:00Z">
            <w:rPr>
              <w:rFonts w:ascii="Times New Roman" w:hAnsi="Times New Roman" w:cs="Times New Roman"/>
            </w:rPr>
          </w:rPrChange>
        </w:rPr>
        <w:t>Coe</w:t>
      </w:r>
      <w:r w:rsidR="004F0BE0" w:rsidRPr="00833AE4">
        <w:rPr>
          <w:rFonts w:ascii="Times New Roman" w:hAnsi="Times New Roman" w:cs="Times New Roman"/>
          <w:highlight w:val="lightGray"/>
          <w:lang w:val="ru-RU"/>
          <w:rPrChange w:id="232" w:author="Пахарукова Мария Юрьевна" w:date="2026-10-09T12:50:00Z">
            <w:rPr>
              <w:rFonts w:ascii="Times New Roman" w:hAnsi="Times New Roman" w:cs="Times New Roman"/>
              <w:lang w:val="ru-RU"/>
            </w:rPr>
          </w:rPrChange>
        </w:rPr>
        <w:t xml:space="preserve"> </w:t>
      </w:r>
      <w:r w:rsidR="004F0BE0" w:rsidRPr="00833AE4">
        <w:rPr>
          <w:rFonts w:ascii="Times New Roman" w:hAnsi="Times New Roman" w:cs="Times New Roman"/>
          <w:highlight w:val="lightGray"/>
          <w:rPrChange w:id="233" w:author="Пахарукова Мария Юрьевна" w:date="2026-10-09T12:50:00Z">
            <w:rPr>
              <w:rFonts w:ascii="Times New Roman" w:hAnsi="Times New Roman" w:cs="Times New Roman"/>
            </w:rPr>
          </w:rPrChange>
        </w:rPr>
        <w:t>et</w:t>
      </w:r>
      <w:r w:rsidR="004F0BE0" w:rsidRPr="00833AE4">
        <w:rPr>
          <w:rFonts w:ascii="Times New Roman" w:hAnsi="Times New Roman" w:cs="Times New Roman"/>
          <w:highlight w:val="lightGray"/>
          <w:lang w:val="ru-RU"/>
          <w:rPrChange w:id="234" w:author="Пахарукова Мария Юрьевна" w:date="2026-10-09T12:50:00Z">
            <w:rPr>
              <w:rFonts w:ascii="Times New Roman" w:hAnsi="Times New Roman" w:cs="Times New Roman"/>
              <w:lang w:val="ru-RU"/>
            </w:rPr>
          </w:rPrChange>
        </w:rPr>
        <w:t xml:space="preserve"> </w:t>
      </w:r>
      <w:r w:rsidR="004F0BE0" w:rsidRPr="00833AE4">
        <w:rPr>
          <w:rFonts w:ascii="Times New Roman" w:hAnsi="Times New Roman" w:cs="Times New Roman"/>
          <w:highlight w:val="lightGray"/>
          <w:rPrChange w:id="235" w:author="Пахарукова Мария Юрьевна" w:date="2026-10-09T12:50:00Z">
            <w:rPr>
              <w:rFonts w:ascii="Times New Roman" w:hAnsi="Times New Roman" w:cs="Times New Roman"/>
            </w:rPr>
          </w:rPrChange>
        </w:rPr>
        <w:t>al</w:t>
      </w:r>
      <w:r w:rsidR="004F0BE0" w:rsidRPr="00833AE4">
        <w:rPr>
          <w:rFonts w:ascii="Times New Roman" w:hAnsi="Times New Roman" w:cs="Times New Roman"/>
          <w:highlight w:val="lightGray"/>
          <w:lang w:val="ru-RU"/>
          <w:rPrChange w:id="236" w:author="Пахарукова Мария Юрьевна" w:date="2026-10-09T12:50:00Z">
            <w:rPr>
              <w:rFonts w:ascii="Times New Roman" w:hAnsi="Times New Roman" w:cs="Times New Roman"/>
              <w:lang w:val="ru-RU"/>
            </w:rPr>
          </w:rPrChange>
        </w:rPr>
        <w:t xml:space="preserve">., 2024). </w:t>
      </w:r>
      <w:r w:rsidR="00C1553C" w:rsidRPr="00833AE4">
        <w:rPr>
          <w:rFonts w:ascii="Times New Roman" w:hAnsi="Times New Roman" w:cs="Times New Roman"/>
          <w:highlight w:val="lightGray"/>
          <w:lang w:val="ru-RU"/>
          <w:rPrChange w:id="237" w:author="Пахарукова Мария Юрьевна" w:date="2026-10-09T12:50:00Z">
            <w:rPr>
              <w:rFonts w:ascii="Times New Roman" w:hAnsi="Times New Roman" w:cs="Times New Roman"/>
              <w:lang w:val="ru-RU"/>
            </w:rPr>
          </w:rPrChange>
        </w:rPr>
        <w:t xml:space="preserve">Недавно были созданы </w:t>
      </w:r>
      <w:proofErr w:type="spellStart"/>
      <w:r w:rsidR="00C1553C" w:rsidRPr="00833AE4">
        <w:rPr>
          <w:rFonts w:ascii="Times New Roman" w:hAnsi="Times New Roman" w:cs="Times New Roman"/>
          <w:highlight w:val="lightGray"/>
          <w:lang w:val="ru-RU"/>
          <w:rPrChange w:id="238" w:author="Пахарукова Мария Юрьевна" w:date="2026-10-09T12:50:00Z">
            <w:rPr>
              <w:rFonts w:ascii="Times New Roman" w:hAnsi="Times New Roman" w:cs="Times New Roman"/>
              <w:lang w:val="ru-RU"/>
            </w:rPr>
          </w:rPrChange>
        </w:rPr>
        <w:t>коннектомы</w:t>
      </w:r>
      <w:proofErr w:type="spellEnd"/>
      <w:r w:rsidR="00C1553C" w:rsidRPr="00833AE4">
        <w:rPr>
          <w:rFonts w:ascii="Times New Roman" w:hAnsi="Times New Roman" w:cs="Times New Roman"/>
          <w:highlight w:val="lightGray"/>
          <w:lang w:val="ru-RU"/>
          <w:rPrChange w:id="239" w:author="Пахарукова Мария Юрьевна" w:date="2026-10-09T12:50:00Z">
            <w:rPr>
              <w:rFonts w:ascii="Times New Roman" w:hAnsi="Times New Roman" w:cs="Times New Roman"/>
              <w:lang w:val="ru-RU"/>
            </w:rPr>
          </w:rPrChange>
        </w:rPr>
        <w:t xml:space="preserve"> относительно «простых» в строении организмов, например круглого червя </w:t>
      </w:r>
      <w:proofErr w:type="spellStart"/>
      <w:r w:rsidR="00C1553C" w:rsidRPr="00833AE4">
        <w:rPr>
          <w:rFonts w:ascii="Times New Roman" w:hAnsi="Times New Roman" w:cs="Times New Roman"/>
          <w:i/>
          <w:iCs/>
          <w:highlight w:val="lightGray"/>
          <w:rPrChange w:id="240" w:author="Пахарукова Мария Юрьевна" w:date="2026-10-09T12:50:00Z">
            <w:rPr>
              <w:rFonts w:ascii="Times New Roman" w:hAnsi="Times New Roman" w:cs="Times New Roman"/>
              <w:i/>
              <w:iCs/>
            </w:rPr>
          </w:rPrChange>
        </w:rPr>
        <w:t>Caenorhabditis</w:t>
      </w:r>
      <w:proofErr w:type="spellEnd"/>
      <w:r w:rsidR="00C1553C" w:rsidRPr="00833AE4">
        <w:rPr>
          <w:rFonts w:ascii="Times New Roman" w:hAnsi="Times New Roman" w:cs="Times New Roman"/>
          <w:i/>
          <w:iCs/>
          <w:highlight w:val="lightGray"/>
          <w:lang w:val="ru-RU"/>
          <w:rPrChange w:id="241" w:author="Пахарукова Мария Юрьевна" w:date="2026-10-09T12:50:00Z">
            <w:rPr>
              <w:rFonts w:ascii="Times New Roman" w:hAnsi="Times New Roman" w:cs="Times New Roman"/>
              <w:i/>
              <w:iCs/>
              <w:lang w:val="ru-RU"/>
            </w:rPr>
          </w:rPrChange>
        </w:rPr>
        <w:t xml:space="preserve"> </w:t>
      </w:r>
      <w:proofErr w:type="spellStart"/>
      <w:r w:rsidR="00C1553C" w:rsidRPr="00833AE4">
        <w:rPr>
          <w:rFonts w:ascii="Times New Roman" w:hAnsi="Times New Roman" w:cs="Times New Roman"/>
          <w:i/>
          <w:iCs/>
          <w:highlight w:val="lightGray"/>
          <w:rPrChange w:id="242" w:author="Пахарукова Мария Юрьевна" w:date="2026-10-09T12:50:00Z">
            <w:rPr>
              <w:rFonts w:ascii="Times New Roman" w:hAnsi="Times New Roman" w:cs="Times New Roman"/>
              <w:i/>
              <w:iCs/>
            </w:rPr>
          </w:rPrChange>
        </w:rPr>
        <w:t>elegans</w:t>
      </w:r>
      <w:proofErr w:type="spellEnd"/>
      <w:r w:rsidR="00C1553C" w:rsidRPr="00833AE4">
        <w:rPr>
          <w:rFonts w:ascii="Times New Roman" w:hAnsi="Times New Roman" w:cs="Times New Roman"/>
          <w:i/>
          <w:iCs/>
          <w:highlight w:val="lightGray"/>
          <w:lang w:val="ru-RU"/>
          <w:rPrChange w:id="243" w:author="Пахарукова Мария Юрьевна" w:date="2026-10-09T12:50:00Z">
            <w:rPr>
              <w:rFonts w:ascii="Times New Roman" w:hAnsi="Times New Roman" w:cs="Times New Roman"/>
              <w:i/>
              <w:iCs/>
              <w:lang w:val="ru-RU"/>
            </w:rPr>
          </w:rPrChange>
        </w:rPr>
        <w:t xml:space="preserve"> </w:t>
      </w:r>
      <w:r w:rsidR="00C1553C" w:rsidRPr="00833AE4">
        <w:rPr>
          <w:rFonts w:ascii="Times New Roman" w:hAnsi="Times New Roman" w:cs="Times New Roman"/>
          <w:highlight w:val="lightGray"/>
          <w:lang w:val="ru-RU"/>
          <w:rPrChange w:id="244" w:author="Пахарукова Мария Юрьевна" w:date="2026-10-09T12:50:00Z">
            <w:rPr>
              <w:rFonts w:ascii="Times New Roman" w:hAnsi="Times New Roman" w:cs="Times New Roman"/>
              <w:lang w:val="ru-RU"/>
            </w:rPr>
          </w:rPrChange>
        </w:rPr>
        <w:t>(</w:t>
      </w:r>
      <w:r w:rsidR="00C1553C" w:rsidRPr="00833AE4">
        <w:rPr>
          <w:rFonts w:ascii="Times New Roman" w:hAnsi="Times New Roman" w:cs="Times New Roman"/>
          <w:highlight w:val="lightGray"/>
          <w:rPrChange w:id="245" w:author="Пахарукова Мария Юрьевна" w:date="2026-10-09T12:50:00Z">
            <w:rPr>
              <w:rFonts w:ascii="Times New Roman" w:hAnsi="Times New Roman" w:cs="Times New Roman"/>
            </w:rPr>
          </w:rPrChange>
        </w:rPr>
        <w:t>Ripoll</w:t>
      </w:r>
      <w:r w:rsidR="00C1553C" w:rsidRPr="00833AE4">
        <w:rPr>
          <w:rFonts w:ascii="Times New Roman" w:hAnsi="Times New Roman" w:cs="Times New Roman"/>
          <w:highlight w:val="lightGray"/>
          <w:lang w:val="ru-RU"/>
          <w:rPrChange w:id="246" w:author="Пахарукова Мария Юрьевна" w:date="2026-10-09T12:50:00Z">
            <w:rPr>
              <w:rFonts w:ascii="Times New Roman" w:hAnsi="Times New Roman" w:cs="Times New Roman"/>
              <w:lang w:val="ru-RU"/>
            </w:rPr>
          </w:rPrChange>
        </w:rPr>
        <w:t>-</w:t>
      </w:r>
      <w:r w:rsidR="00C1553C" w:rsidRPr="00833AE4">
        <w:rPr>
          <w:rFonts w:ascii="Times New Roman" w:hAnsi="Times New Roman" w:cs="Times New Roman"/>
          <w:highlight w:val="lightGray"/>
          <w:rPrChange w:id="247" w:author="Пахарукова Мария Юрьевна" w:date="2026-10-09T12:50:00Z">
            <w:rPr>
              <w:rFonts w:ascii="Times New Roman" w:hAnsi="Times New Roman" w:cs="Times New Roman"/>
            </w:rPr>
          </w:rPrChange>
        </w:rPr>
        <w:t>S</w:t>
      </w:r>
      <w:r w:rsidR="00C1553C" w:rsidRPr="00833AE4">
        <w:rPr>
          <w:rFonts w:ascii="Times New Roman" w:hAnsi="Times New Roman" w:cs="Times New Roman"/>
          <w:highlight w:val="lightGray"/>
          <w:lang w:val="ru-RU"/>
          <w:rPrChange w:id="248" w:author="Пахарукова Мария Юрьевна" w:date="2026-10-09T12:50:00Z">
            <w:rPr>
              <w:rFonts w:ascii="Times New Roman" w:hAnsi="Times New Roman" w:cs="Times New Roman"/>
              <w:lang w:val="ru-RU"/>
            </w:rPr>
          </w:rPrChange>
        </w:rPr>
        <w:t>á</w:t>
      </w:r>
      <w:proofErr w:type="spellStart"/>
      <w:r w:rsidR="00C1553C" w:rsidRPr="00833AE4">
        <w:rPr>
          <w:rFonts w:ascii="Times New Roman" w:hAnsi="Times New Roman" w:cs="Times New Roman"/>
          <w:highlight w:val="lightGray"/>
          <w:rPrChange w:id="249" w:author="Пахарукова Мария Юрьевна" w:date="2026-10-09T12:50:00Z">
            <w:rPr>
              <w:rFonts w:ascii="Times New Roman" w:hAnsi="Times New Roman" w:cs="Times New Roman"/>
            </w:rPr>
          </w:rPrChange>
        </w:rPr>
        <w:t>nchez</w:t>
      </w:r>
      <w:proofErr w:type="spellEnd"/>
      <w:r w:rsidR="00C1553C" w:rsidRPr="00833AE4">
        <w:rPr>
          <w:rFonts w:ascii="Times New Roman" w:hAnsi="Times New Roman" w:cs="Times New Roman"/>
          <w:highlight w:val="lightGray"/>
          <w:lang w:val="ru-RU"/>
          <w:rPrChange w:id="250" w:author="Пахарукова Мария Юрьевна" w:date="2026-10-09T12:50:00Z">
            <w:rPr>
              <w:rFonts w:ascii="Times New Roman" w:hAnsi="Times New Roman" w:cs="Times New Roman"/>
              <w:lang w:val="ru-RU"/>
            </w:rPr>
          </w:rPrChange>
        </w:rPr>
        <w:t xml:space="preserve"> </w:t>
      </w:r>
      <w:r w:rsidR="00C1553C" w:rsidRPr="00833AE4">
        <w:rPr>
          <w:rFonts w:ascii="Times New Roman" w:hAnsi="Times New Roman" w:cs="Times New Roman"/>
          <w:highlight w:val="lightGray"/>
          <w:rPrChange w:id="251" w:author="Пахарукова Мария Юрьевна" w:date="2026-10-09T12:50:00Z">
            <w:rPr>
              <w:rFonts w:ascii="Times New Roman" w:hAnsi="Times New Roman" w:cs="Times New Roman"/>
            </w:rPr>
          </w:rPrChange>
        </w:rPr>
        <w:t>et</w:t>
      </w:r>
      <w:r w:rsidR="00C1553C" w:rsidRPr="00833AE4">
        <w:rPr>
          <w:rFonts w:ascii="Times New Roman" w:hAnsi="Times New Roman" w:cs="Times New Roman"/>
          <w:highlight w:val="lightGray"/>
          <w:lang w:val="ru-RU"/>
          <w:rPrChange w:id="252" w:author="Пахарукова Мария Юрьевна" w:date="2026-10-09T12:50:00Z">
            <w:rPr>
              <w:rFonts w:ascii="Times New Roman" w:hAnsi="Times New Roman" w:cs="Times New Roman"/>
              <w:lang w:val="ru-RU"/>
            </w:rPr>
          </w:rPrChange>
        </w:rPr>
        <w:t xml:space="preserve"> </w:t>
      </w:r>
      <w:r w:rsidR="00C1553C" w:rsidRPr="00833AE4">
        <w:rPr>
          <w:rFonts w:ascii="Times New Roman" w:hAnsi="Times New Roman" w:cs="Times New Roman"/>
          <w:highlight w:val="lightGray"/>
          <w:rPrChange w:id="253" w:author="Пахарукова Мария Юрьевна" w:date="2026-10-09T12:50:00Z">
            <w:rPr>
              <w:rFonts w:ascii="Times New Roman" w:hAnsi="Times New Roman" w:cs="Times New Roman"/>
            </w:rPr>
          </w:rPrChange>
        </w:rPr>
        <w:t>al</w:t>
      </w:r>
      <w:r w:rsidR="00C1553C" w:rsidRPr="00833AE4">
        <w:rPr>
          <w:rFonts w:ascii="Times New Roman" w:hAnsi="Times New Roman" w:cs="Times New Roman"/>
          <w:highlight w:val="lightGray"/>
          <w:lang w:val="ru-RU"/>
          <w:rPrChange w:id="254" w:author="Пахарукова Мария Юрьевна" w:date="2026-10-09T12:50:00Z">
            <w:rPr>
              <w:rFonts w:ascii="Times New Roman" w:hAnsi="Times New Roman" w:cs="Times New Roman"/>
              <w:lang w:val="ru-RU"/>
            </w:rPr>
          </w:rPrChange>
        </w:rPr>
        <w:t xml:space="preserve">., 2023) или плодовой мушки </w:t>
      </w:r>
      <w:r w:rsidR="00C1553C" w:rsidRPr="00833AE4">
        <w:rPr>
          <w:rFonts w:ascii="Times New Roman" w:hAnsi="Times New Roman" w:cs="Times New Roman"/>
          <w:highlight w:val="lightGray"/>
          <w:rPrChange w:id="255" w:author="Пахарукова Мария Юрьевна" w:date="2026-10-09T12:50:00Z">
            <w:rPr>
              <w:rFonts w:ascii="Times New Roman" w:hAnsi="Times New Roman" w:cs="Times New Roman"/>
            </w:rPr>
          </w:rPrChange>
        </w:rPr>
        <w:t>Drosophila</w:t>
      </w:r>
      <w:r w:rsidR="00C1553C" w:rsidRPr="00833AE4">
        <w:rPr>
          <w:rFonts w:ascii="Times New Roman" w:hAnsi="Times New Roman" w:cs="Times New Roman"/>
          <w:highlight w:val="lightGray"/>
          <w:lang w:val="ru-RU"/>
          <w:rPrChange w:id="256" w:author="Пахарукова Мария Юрьевна" w:date="2026-10-09T12:50:00Z">
            <w:rPr>
              <w:rFonts w:ascii="Times New Roman" w:hAnsi="Times New Roman" w:cs="Times New Roman"/>
              <w:lang w:val="ru-RU"/>
            </w:rPr>
          </w:rPrChange>
        </w:rPr>
        <w:t xml:space="preserve"> </w:t>
      </w:r>
      <w:r w:rsidR="00C1553C" w:rsidRPr="00833AE4">
        <w:rPr>
          <w:rFonts w:ascii="Times New Roman" w:hAnsi="Times New Roman" w:cs="Times New Roman"/>
          <w:highlight w:val="lightGray"/>
          <w:rPrChange w:id="257" w:author="Пахарукова Мария Юрьевна" w:date="2026-10-09T12:50:00Z">
            <w:rPr>
              <w:rFonts w:ascii="Times New Roman" w:hAnsi="Times New Roman" w:cs="Times New Roman"/>
            </w:rPr>
          </w:rPrChange>
        </w:rPr>
        <w:t>melanogaster</w:t>
      </w:r>
      <w:r w:rsidR="00C1553C" w:rsidRPr="00833AE4">
        <w:rPr>
          <w:rFonts w:ascii="Times New Roman" w:hAnsi="Times New Roman" w:cs="Times New Roman"/>
          <w:highlight w:val="lightGray"/>
          <w:lang w:val="ru-RU"/>
          <w:rPrChange w:id="258" w:author="Пахарукова Мария Юрьевна" w:date="2026-10-09T12:50:00Z">
            <w:rPr>
              <w:rFonts w:ascii="Times New Roman" w:hAnsi="Times New Roman" w:cs="Times New Roman"/>
              <w:lang w:val="ru-RU"/>
            </w:rPr>
          </w:rPrChange>
        </w:rPr>
        <w:t xml:space="preserve"> (</w:t>
      </w:r>
      <w:r w:rsidR="00C1553C" w:rsidRPr="00833AE4">
        <w:rPr>
          <w:rFonts w:ascii="Times New Roman" w:hAnsi="Times New Roman" w:cs="Times New Roman"/>
          <w:highlight w:val="lightGray"/>
          <w:rPrChange w:id="259" w:author="Пахарукова Мария Юрьевна" w:date="2026-10-09T12:50:00Z">
            <w:rPr>
              <w:rFonts w:ascii="Times New Roman" w:hAnsi="Times New Roman" w:cs="Times New Roman"/>
            </w:rPr>
          </w:rPrChange>
        </w:rPr>
        <w:t>Berg</w:t>
      </w:r>
      <w:r w:rsidR="00C1553C" w:rsidRPr="00833AE4">
        <w:rPr>
          <w:rFonts w:ascii="Times New Roman" w:hAnsi="Times New Roman" w:cs="Times New Roman"/>
          <w:highlight w:val="lightGray"/>
          <w:lang w:val="ru-RU"/>
          <w:rPrChange w:id="260" w:author="Пахарукова Мария Юрьевна" w:date="2026-10-09T12:50:00Z">
            <w:rPr>
              <w:rFonts w:ascii="Times New Roman" w:hAnsi="Times New Roman" w:cs="Times New Roman"/>
              <w:lang w:val="ru-RU"/>
            </w:rPr>
          </w:rPrChange>
        </w:rPr>
        <w:t xml:space="preserve"> </w:t>
      </w:r>
      <w:r w:rsidR="00C1553C" w:rsidRPr="00833AE4">
        <w:rPr>
          <w:rFonts w:ascii="Times New Roman" w:hAnsi="Times New Roman" w:cs="Times New Roman"/>
          <w:highlight w:val="lightGray"/>
          <w:rPrChange w:id="261" w:author="Пахарукова Мария Юрьевна" w:date="2026-10-09T12:50:00Z">
            <w:rPr>
              <w:rFonts w:ascii="Times New Roman" w:hAnsi="Times New Roman" w:cs="Times New Roman"/>
            </w:rPr>
          </w:rPrChange>
        </w:rPr>
        <w:t>et</w:t>
      </w:r>
      <w:r w:rsidR="00C1553C" w:rsidRPr="00833AE4">
        <w:rPr>
          <w:rFonts w:ascii="Times New Roman" w:hAnsi="Times New Roman" w:cs="Times New Roman"/>
          <w:highlight w:val="lightGray"/>
          <w:lang w:val="ru-RU"/>
          <w:rPrChange w:id="262" w:author="Пахарукова Мария Юрьевна" w:date="2026-10-09T12:50:00Z">
            <w:rPr>
              <w:rFonts w:ascii="Times New Roman" w:hAnsi="Times New Roman" w:cs="Times New Roman"/>
              <w:lang w:val="ru-RU"/>
            </w:rPr>
          </w:rPrChange>
        </w:rPr>
        <w:t xml:space="preserve"> </w:t>
      </w:r>
      <w:r w:rsidR="00C1553C" w:rsidRPr="00833AE4">
        <w:rPr>
          <w:rFonts w:ascii="Times New Roman" w:hAnsi="Times New Roman" w:cs="Times New Roman"/>
          <w:highlight w:val="lightGray"/>
          <w:rPrChange w:id="263" w:author="Пахарукова Мария Юрьевна" w:date="2026-10-09T12:50:00Z">
            <w:rPr>
              <w:rFonts w:ascii="Times New Roman" w:hAnsi="Times New Roman" w:cs="Times New Roman"/>
            </w:rPr>
          </w:rPrChange>
        </w:rPr>
        <w:t>al</w:t>
      </w:r>
      <w:r w:rsidR="00C1553C" w:rsidRPr="00833AE4">
        <w:rPr>
          <w:rFonts w:ascii="Times New Roman" w:hAnsi="Times New Roman" w:cs="Times New Roman"/>
          <w:highlight w:val="lightGray"/>
          <w:lang w:val="ru-RU"/>
          <w:rPrChange w:id="264" w:author="Пахарукова Мария Юрьевна" w:date="2026-10-09T12:50:00Z">
            <w:rPr>
              <w:rFonts w:ascii="Times New Roman" w:hAnsi="Times New Roman" w:cs="Times New Roman"/>
              <w:lang w:val="ru-RU"/>
            </w:rPr>
          </w:rPrChange>
        </w:rPr>
        <w:t>., 2026), однако даже их создание требует значительных усилий и вычислительных мощностей.</w:t>
      </w:r>
      <w:r w:rsidR="002A2B02" w:rsidRPr="00833AE4">
        <w:rPr>
          <w:rFonts w:ascii="Times New Roman" w:hAnsi="Times New Roman" w:cs="Times New Roman"/>
          <w:highlight w:val="lightGray"/>
          <w:lang w:val="ru-RU"/>
          <w:rPrChange w:id="265" w:author="Пахарукова Мария Юрьевна" w:date="2026-10-09T12:50:00Z">
            <w:rPr>
              <w:rFonts w:ascii="Times New Roman" w:hAnsi="Times New Roman" w:cs="Times New Roman"/>
              <w:lang w:val="ru-RU"/>
            </w:rPr>
          </w:rPrChange>
        </w:rPr>
        <w:t xml:space="preserve"> </w:t>
      </w:r>
      <w:r w:rsidR="00C1553C" w:rsidRPr="00833AE4">
        <w:rPr>
          <w:rFonts w:ascii="Times New Roman" w:hAnsi="Times New Roman" w:cs="Times New Roman"/>
          <w:highlight w:val="lightGray"/>
          <w:lang w:val="ru-RU"/>
          <w:rPrChange w:id="266" w:author="Пахарукова Мария Юрьевна" w:date="2026-10-09T12:50:00Z">
            <w:rPr>
              <w:rFonts w:ascii="Times New Roman" w:hAnsi="Times New Roman" w:cs="Times New Roman"/>
              <w:lang w:val="ru-RU"/>
            </w:rPr>
          </w:rPrChange>
        </w:rPr>
        <w:t>В обозримом будущем мы вряд ли с</w:t>
      </w:r>
      <w:r w:rsidR="00CD7439" w:rsidRPr="00833AE4">
        <w:rPr>
          <w:rFonts w:ascii="Times New Roman" w:hAnsi="Times New Roman" w:cs="Times New Roman"/>
          <w:highlight w:val="lightGray"/>
          <w:lang w:val="ru-RU"/>
          <w:rPrChange w:id="267" w:author="Пахарукова Мария Юрьевна" w:date="2026-10-09T12:50:00Z">
            <w:rPr>
              <w:rFonts w:ascii="Times New Roman" w:hAnsi="Times New Roman" w:cs="Times New Roman"/>
              <w:lang w:val="ru-RU"/>
            </w:rPr>
          </w:rPrChange>
        </w:rPr>
        <w:t xml:space="preserve">можем смоделировать </w:t>
      </w:r>
      <w:r w:rsidR="00C1553C" w:rsidRPr="00833AE4">
        <w:rPr>
          <w:rFonts w:ascii="Times New Roman" w:hAnsi="Times New Roman" w:cs="Times New Roman"/>
          <w:highlight w:val="lightGray"/>
          <w:lang w:val="ru-RU"/>
          <w:rPrChange w:id="268" w:author="Пахарукова Мария Юрьевна" w:date="2026-10-09T12:50:00Z">
            <w:rPr>
              <w:rFonts w:ascii="Times New Roman" w:hAnsi="Times New Roman" w:cs="Times New Roman"/>
              <w:lang w:val="ru-RU"/>
            </w:rPr>
          </w:rPrChange>
        </w:rPr>
        <w:t xml:space="preserve">мозг человека, тем более весь организм во всей его сложности и разнообразии </w:t>
      </w:r>
      <w:r w:rsidR="00CD7439" w:rsidRPr="00833AE4">
        <w:rPr>
          <w:rFonts w:ascii="Times New Roman" w:hAnsi="Times New Roman" w:cs="Times New Roman"/>
          <w:highlight w:val="lightGray"/>
          <w:rPrChange w:id="269" w:author="Пахарукова Мария Юрьевна" w:date="2026-10-09T12:50:00Z">
            <w:rPr>
              <w:rFonts w:ascii="Times New Roman" w:hAnsi="Times New Roman" w:cs="Times New Roman"/>
            </w:rPr>
          </w:rPrChange>
        </w:rPr>
        <w:t>in</w:t>
      </w:r>
      <w:r w:rsidR="00CD7439" w:rsidRPr="00833AE4">
        <w:rPr>
          <w:rFonts w:ascii="Times New Roman" w:hAnsi="Times New Roman" w:cs="Times New Roman"/>
          <w:highlight w:val="lightGray"/>
          <w:lang w:val="ru-RU"/>
          <w:rPrChange w:id="270" w:author="Пахарукова Мария Юрьевна" w:date="2026-10-09T12:50:00Z">
            <w:rPr>
              <w:rFonts w:ascii="Times New Roman" w:hAnsi="Times New Roman" w:cs="Times New Roman"/>
              <w:lang w:val="ru-RU"/>
            </w:rPr>
          </w:rPrChange>
        </w:rPr>
        <w:t xml:space="preserve"> </w:t>
      </w:r>
      <w:r w:rsidR="00CD7439" w:rsidRPr="00833AE4">
        <w:rPr>
          <w:rFonts w:ascii="Times New Roman" w:hAnsi="Times New Roman" w:cs="Times New Roman"/>
          <w:highlight w:val="lightGray"/>
          <w:rPrChange w:id="271" w:author="Пахарукова Мария Юрьевна" w:date="2026-10-09T12:50:00Z">
            <w:rPr>
              <w:rFonts w:ascii="Times New Roman" w:hAnsi="Times New Roman" w:cs="Times New Roman"/>
            </w:rPr>
          </w:rPrChange>
        </w:rPr>
        <w:t>silica</w:t>
      </w:r>
      <w:r w:rsidR="0091154F" w:rsidRPr="00833AE4">
        <w:rPr>
          <w:rFonts w:ascii="Times New Roman" w:hAnsi="Times New Roman" w:cs="Times New Roman"/>
          <w:highlight w:val="lightGray"/>
          <w:lang w:val="ru-RU"/>
          <w:rPrChange w:id="272" w:author="Пахарукова Мария Юрьевна" w:date="2026-10-09T12:50:00Z">
            <w:rPr>
              <w:rFonts w:ascii="Times New Roman" w:hAnsi="Times New Roman" w:cs="Times New Roman"/>
              <w:lang w:val="ru-RU"/>
            </w:rPr>
          </w:rPrChange>
        </w:rPr>
        <w:t>. П</w:t>
      </w:r>
      <w:r w:rsidR="00EF0BB9" w:rsidRPr="00833AE4">
        <w:rPr>
          <w:rFonts w:ascii="Times New Roman" w:hAnsi="Times New Roman" w:cs="Times New Roman"/>
          <w:highlight w:val="lightGray"/>
          <w:lang w:val="ru-RU"/>
          <w:rPrChange w:id="273" w:author="Пахарукова Мария Юрьевна" w:date="2026-10-09T12:50:00Z">
            <w:rPr>
              <w:rFonts w:ascii="Times New Roman" w:hAnsi="Times New Roman" w:cs="Times New Roman"/>
              <w:lang w:val="ru-RU"/>
            </w:rPr>
          </w:rPrChange>
        </w:rPr>
        <w:t xml:space="preserve">одобный вид моделирования требует </w:t>
      </w:r>
      <w:r w:rsidR="0091154F" w:rsidRPr="00833AE4">
        <w:rPr>
          <w:rFonts w:ascii="Times New Roman" w:hAnsi="Times New Roman" w:cs="Times New Roman"/>
          <w:highlight w:val="lightGray"/>
          <w:lang w:val="ru-RU"/>
          <w:rPrChange w:id="274" w:author="Пахарукова Мария Юрьевна" w:date="2026-10-09T12:50:00Z">
            <w:rPr>
              <w:rFonts w:ascii="Times New Roman" w:hAnsi="Times New Roman" w:cs="Times New Roman"/>
              <w:lang w:val="ru-RU"/>
            </w:rPr>
          </w:rPrChange>
        </w:rPr>
        <w:t>полного понимания физиологических процессов, лежащих в основе работы организма</w:t>
      </w:r>
      <w:r w:rsidR="00C1553C" w:rsidRPr="00833AE4">
        <w:rPr>
          <w:rFonts w:ascii="Times New Roman" w:hAnsi="Times New Roman" w:cs="Times New Roman"/>
          <w:highlight w:val="lightGray"/>
          <w:lang w:val="ru-RU"/>
          <w:rPrChange w:id="275" w:author="Пахарукова Мария Юрьевна" w:date="2026-10-09T12:50:00Z">
            <w:rPr>
              <w:rFonts w:ascii="Times New Roman" w:hAnsi="Times New Roman" w:cs="Times New Roman"/>
              <w:lang w:val="ru-RU"/>
            </w:rPr>
          </w:rPrChange>
        </w:rPr>
        <w:t>, значительной вычислительной базы, а также колоссальных усилий</w:t>
      </w:r>
      <w:r w:rsidR="0091154F" w:rsidRPr="00833AE4">
        <w:rPr>
          <w:rFonts w:ascii="Times New Roman" w:hAnsi="Times New Roman" w:cs="Times New Roman"/>
          <w:highlight w:val="lightGray"/>
          <w:lang w:val="ru-RU"/>
          <w:rPrChange w:id="276" w:author="Пахарукова Мария Юрьевна" w:date="2026-10-09T12:50:00Z">
            <w:rPr>
              <w:rFonts w:ascii="Times New Roman" w:hAnsi="Times New Roman" w:cs="Times New Roman"/>
              <w:lang w:val="ru-RU"/>
            </w:rPr>
          </w:rPrChange>
        </w:rPr>
        <w:t>.</w:t>
      </w:r>
      <w:commentRangeEnd w:id="139"/>
      <w:r w:rsidR="00833AE4">
        <w:rPr>
          <w:rStyle w:val="af"/>
        </w:rPr>
        <w:commentReference w:id="139"/>
      </w:r>
      <w:r w:rsidR="0091154F">
        <w:rPr>
          <w:rFonts w:ascii="Times New Roman" w:hAnsi="Times New Roman" w:cs="Times New Roman"/>
          <w:lang w:val="ru-RU"/>
        </w:rPr>
        <w:t xml:space="preserve"> </w:t>
      </w:r>
    </w:p>
    <w:p w14:paraId="040C5609" w14:textId="2F93B74C" w:rsidR="008C4569" w:rsidRDefault="00501FA0" w:rsidP="008C4569">
      <w:pPr>
        <w:spacing w:after="0" w:line="276" w:lineRule="auto"/>
        <w:jc w:val="both"/>
        <w:rPr>
          <w:rFonts w:ascii="Times New Roman" w:hAnsi="Times New Roman" w:cs="Times New Roman"/>
          <w:lang w:val="ru-RU"/>
        </w:rPr>
      </w:pPr>
      <w:commentRangeStart w:id="277"/>
      <w:r>
        <w:rPr>
          <w:rFonts w:ascii="Times New Roman" w:hAnsi="Times New Roman" w:cs="Times New Roman"/>
          <w:lang w:val="ru-RU"/>
        </w:rPr>
        <w:t>В связи с этим, моделирование патологии на лабораторных животных является н</w:t>
      </w:r>
      <w:r w:rsidR="00960783">
        <w:rPr>
          <w:rFonts w:ascii="Times New Roman" w:hAnsi="Times New Roman" w:cs="Times New Roman"/>
          <w:lang w:val="ru-RU"/>
        </w:rPr>
        <w:t>аиболее распространенным.</w:t>
      </w:r>
      <w:r w:rsidR="00897A40">
        <w:rPr>
          <w:rFonts w:ascii="Times New Roman" w:hAnsi="Times New Roman" w:cs="Times New Roman"/>
          <w:lang w:val="ru-RU"/>
        </w:rPr>
        <w:t xml:space="preserve"> Это наиболее популярный подход, однако также имеет ряд ограничений.</w:t>
      </w:r>
      <w:r w:rsidR="00494E27" w:rsidRPr="004011C1">
        <w:rPr>
          <w:rFonts w:ascii="Times New Roman" w:hAnsi="Times New Roman" w:cs="Times New Roman"/>
          <w:lang w:val="ru-RU"/>
        </w:rPr>
        <w:t xml:space="preserve"> </w:t>
      </w:r>
      <w:r w:rsidR="00105046">
        <w:rPr>
          <w:rFonts w:ascii="Times New Roman" w:hAnsi="Times New Roman" w:cs="Times New Roman"/>
          <w:lang w:val="ru-RU"/>
        </w:rPr>
        <w:t>Р</w:t>
      </w:r>
      <w:r w:rsidR="00B76204">
        <w:rPr>
          <w:rFonts w:ascii="Times New Roman" w:hAnsi="Times New Roman" w:cs="Times New Roman"/>
          <w:lang w:val="ru-RU"/>
        </w:rPr>
        <w:t>азработка лекарств</w:t>
      </w:r>
      <w:r w:rsidR="00105046">
        <w:rPr>
          <w:rFonts w:ascii="Times New Roman" w:hAnsi="Times New Roman" w:cs="Times New Roman"/>
          <w:lang w:val="ru-RU"/>
        </w:rPr>
        <w:t>енных средств имеет богатую историю, связанную провалом моделирования на животных</w:t>
      </w:r>
      <w:r w:rsidR="00B76204">
        <w:rPr>
          <w:rFonts w:ascii="Times New Roman" w:hAnsi="Times New Roman" w:cs="Times New Roman"/>
          <w:lang w:val="ru-RU"/>
        </w:rPr>
        <w:t xml:space="preserve">. </w:t>
      </w:r>
      <w:r w:rsidR="00494E27">
        <w:rPr>
          <w:rFonts w:ascii="Times New Roman" w:hAnsi="Times New Roman" w:cs="Times New Roman"/>
          <w:lang w:val="ru-RU"/>
        </w:rPr>
        <w:t>Подавл</w:t>
      </w:r>
      <w:r w:rsidR="00B76204">
        <w:rPr>
          <w:rFonts w:ascii="Times New Roman" w:hAnsi="Times New Roman" w:cs="Times New Roman"/>
          <w:lang w:val="ru-RU"/>
        </w:rPr>
        <w:t>яющее большинство препаратов</w:t>
      </w:r>
      <w:r w:rsidR="00B76204" w:rsidRPr="004011C1">
        <w:rPr>
          <w:rFonts w:ascii="Times New Roman" w:hAnsi="Times New Roman" w:cs="Times New Roman"/>
          <w:lang w:val="ru-RU"/>
        </w:rPr>
        <w:t xml:space="preserve"> </w:t>
      </w:r>
      <w:r w:rsidR="00B76204">
        <w:rPr>
          <w:rFonts w:ascii="Times New Roman" w:hAnsi="Times New Roman" w:cs="Times New Roman"/>
          <w:lang w:val="ru-RU"/>
        </w:rPr>
        <w:t>для лечения рака, которые показали высокую эффективность на</w:t>
      </w:r>
      <w:r w:rsidR="00B76204" w:rsidRPr="004011C1">
        <w:rPr>
          <w:rFonts w:ascii="Times New Roman" w:hAnsi="Times New Roman" w:cs="Times New Roman"/>
          <w:lang w:val="ru-RU"/>
        </w:rPr>
        <w:t xml:space="preserve"> </w:t>
      </w:r>
      <w:r w:rsidR="00B76204">
        <w:rPr>
          <w:rFonts w:ascii="Times New Roman" w:hAnsi="Times New Roman" w:cs="Times New Roman"/>
        </w:rPr>
        <w:t>animal</w:t>
      </w:r>
      <w:r w:rsidR="00B76204" w:rsidRPr="004011C1">
        <w:rPr>
          <w:rFonts w:ascii="Times New Roman" w:hAnsi="Times New Roman" w:cs="Times New Roman"/>
          <w:lang w:val="ru-RU"/>
        </w:rPr>
        <w:t xml:space="preserve"> </w:t>
      </w:r>
      <w:r w:rsidR="00B76204">
        <w:rPr>
          <w:rFonts w:ascii="Times New Roman" w:hAnsi="Times New Roman" w:cs="Times New Roman"/>
        </w:rPr>
        <w:t>model</w:t>
      </w:r>
      <w:r w:rsidR="00B76204">
        <w:rPr>
          <w:rFonts w:ascii="Times New Roman" w:hAnsi="Times New Roman" w:cs="Times New Roman"/>
          <w:lang w:val="ru-RU"/>
        </w:rPr>
        <w:t xml:space="preserve"> оказались неэффективны в клинических исследованиях (</w:t>
      </w:r>
      <w:r w:rsidR="00B76204" w:rsidRPr="00B76204">
        <w:rPr>
          <w:rFonts w:ascii="Times New Roman" w:hAnsi="Times New Roman" w:cs="Times New Roman"/>
        </w:rPr>
        <w:t>Mak</w:t>
      </w:r>
      <w:r w:rsidR="00B76204">
        <w:rPr>
          <w:rFonts w:ascii="Times New Roman" w:hAnsi="Times New Roman" w:cs="Times New Roman"/>
          <w:lang w:val="ru-RU"/>
        </w:rPr>
        <w:t xml:space="preserve"> </w:t>
      </w:r>
      <w:r w:rsidR="00B76204">
        <w:rPr>
          <w:rFonts w:ascii="Times New Roman" w:hAnsi="Times New Roman" w:cs="Times New Roman"/>
        </w:rPr>
        <w:t>et</w:t>
      </w:r>
      <w:r w:rsidR="00B76204" w:rsidRPr="004011C1">
        <w:rPr>
          <w:rFonts w:ascii="Times New Roman" w:hAnsi="Times New Roman" w:cs="Times New Roman"/>
          <w:lang w:val="ru-RU"/>
        </w:rPr>
        <w:t xml:space="preserve"> </w:t>
      </w:r>
      <w:r w:rsidR="00B76204">
        <w:rPr>
          <w:rFonts w:ascii="Times New Roman" w:hAnsi="Times New Roman" w:cs="Times New Roman"/>
        </w:rPr>
        <w:t>al</w:t>
      </w:r>
      <w:r w:rsidR="00B76204" w:rsidRPr="004011C1">
        <w:rPr>
          <w:rFonts w:ascii="Times New Roman" w:hAnsi="Times New Roman" w:cs="Times New Roman"/>
          <w:lang w:val="ru-RU"/>
        </w:rPr>
        <w:t>., 2014</w:t>
      </w:r>
      <w:r w:rsidR="00B76204">
        <w:rPr>
          <w:rFonts w:ascii="Times New Roman" w:hAnsi="Times New Roman" w:cs="Times New Roman"/>
          <w:lang w:val="ru-RU"/>
        </w:rPr>
        <w:t xml:space="preserve">). Обратным примером можно назвать исследование статинов. </w:t>
      </w:r>
      <w:r w:rsidR="00B76204" w:rsidRPr="00B76204">
        <w:rPr>
          <w:rFonts w:ascii="Times New Roman" w:hAnsi="Times New Roman" w:cs="Times New Roman"/>
        </w:rPr>
        <w:t>Lovastatin</w:t>
      </w:r>
      <w:r w:rsidR="00B76204">
        <w:rPr>
          <w:rFonts w:ascii="Times New Roman" w:hAnsi="Times New Roman" w:cs="Times New Roman"/>
          <w:lang w:val="ru-RU"/>
        </w:rPr>
        <w:t xml:space="preserve">, один из первых препаратов для снижения липопротеинов низкой плотности, показывал высокую токсичность на животных, из-за чего </w:t>
      </w:r>
      <w:r w:rsidR="00DC6C4D">
        <w:rPr>
          <w:rFonts w:ascii="Times New Roman" w:hAnsi="Times New Roman" w:cs="Times New Roman"/>
          <w:lang w:val="ru-RU"/>
        </w:rPr>
        <w:t>клинические исследования этого препарата были приостановлены. Однако затем ловастатин был протестирован на небольшой группе пациентов с наследственной гиперхолестеринемией. Препарат показал свою высокую эффективность на людях при сравнительно небольших побочных эффектах</w:t>
      </w:r>
      <w:r w:rsidR="00126675" w:rsidRPr="004011C1">
        <w:rPr>
          <w:rFonts w:ascii="Times New Roman" w:hAnsi="Times New Roman" w:cs="Times New Roman"/>
          <w:lang w:val="ru-RU"/>
        </w:rPr>
        <w:t xml:space="preserve"> (</w:t>
      </w:r>
      <w:r w:rsidR="00126675" w:rsidRPr="00126675">
        <w:rPr>
          <w:rFonts w:ascii="Times New Roman" w:hAnsi="Times New Roman" w:cs="Times New Roman"/>
        </w:rPr>
        <w:t>Hajar</w:t>
      </w:r>
      <w:r w:rsidR="00126675" w:rsidRPr="004011C1">
        <w:rPr>
          <w:rFonts w:ascii="Times New Roman" w:hAnsi="Times New Roman" w:cs="Times New Roman"/>
          <w:lang w:val="ru-RU"/>
        </w:rPr>
        <w:t xml:space="preserve"> </w:t>
      </w:r>
      <w:r w:rsidR="00126675" w:rsidRPr="00126675">
        <w:rPr>
          <w:rFonts w:ascii="Times New Roman" w:hAnsi="Times New Roman" w:cs="Times New Roman"/>
        </w:rPr>
        <w:t>R</w:t>
      </w:r>
      <w:r w:rsidR="00126675" w:rsidRPr="004011C1">
        <w:rPr>
          <w:rFonts w:ascii="Times New Roman" w:hAnsi="Times New Roman" w:cs="Times New Roman"/>
          <w:lang w:val="ru-RU"/>
        </w:rPr>
        <w:t>., 2011)</w:t>
      </w:r>
      <w:r w:rsidR="00DC6C4D">
        <w:rPr>
          <w:rFonts w:ascii="Times New Roman" w:hAnsi="Times New Roman" w:cs="Times New Roman"/>
          <w:lang w:val="ru-RU"/>
        </w:rPr>
        <w:t xml:space="preserve">. </w:t>
      </w:r>
    </w:p>
    <w:p w14:paraId="7A6EA64F" w14:textId="50A92D17" w:rsidR="008C4569" w:rsidRPr="004011C1" w:rsidRDefault="008C4569" w:rsidP="008C4569">
      <w:pPr>
        <w:spacing w:after="0" w:line="276" w:lineRule="auto"/>
        <w:jc w:val="both"/>
        <w:rPr>
          <w:rFonts w:ascii="Times New Roman" w:hAnsi="Times New Roman" w:cs="Times New Roman"/>
          <w:lang w:val="ru-RU"/>
        </w:rPr>
      </w:pPr>
      <w:r>
        <w:rPr>
          <w:rFonts w:ascii="Times New Roman" w:hAnsi="Times New Roman" w:cs="Times New Roman"/>
          <w:lang w:val="ru-RU"/>
        </w:rPr>
        <w:t>Несмотря на все ограничения вышеперечисленных методов моделирования, они позволили очень сильно продвинуть наше понимание биологии и разработать огромное количество терапевтических подходов для лечения различных заболеваний. Тем не менее, нашей основной задачей является экстраполяция результатов, полученных в рамках моделирования на человека. При исследовании на животных мы должны подобрать такую модель, у которой патогенез заболевания будет наиболее сходен с таковым у человека. Наиболее близкими к человеку модельными животными являются приматы</w:t>
      </w:r>
      <w:r w:rsidRPr="00AF7E6E">
        <w:rPr>
          <w:rFonts w:ascii="Times New Roman" w:hAnsi="Times New Roman" w:cs="Times New Roman"/>
          <w:lang w:val="ru-RU"/>
        </w:rPr>
        <w:t xml:space="preserve"> (</w:t>
      </w:r>
      <w:r>
        <w:rPr>
          <w:rFonts w:ascii="Times New Roman" w:hAnsi="Times New Roman" w:cs="Times New Roman"/>
        </w:rPr>
        <w:t>non</w:t>
      </w:r>
      <w:r w:rsidRPr="00AF7E6E">
        <w:rPr>
          <w:rFonts w:ascii="Times New Roman" w:hAnsi="Times New Roman" w:cs="Times New Roman"/>
          <w:lang w:val="ru-RU"/>
        </w:rPr>
        <w:t>-</w:t>
      </w:r>
      <w:r>
        <w:rPr>
          <w:rFonts w:ascii="Times New Roman" w:hAnsi="Times New Roman" w:cs="Times New Roman"/>
        </w:rPr>
        <w:t>human</w:t>
      </w:r>
      <w:r w:rsidRPr="00AF7E6E">
        <w:rPr>
          <w:rFonts w:ascii="Times New Roman" w:hAnsi="Times New Roman" w:cs="Times New Roman"/>
          <w:lang w:val="ru-RU"/>
        </w:rPr>
        <w:t xml:space="preserve"> </w:t>
      </w:r>
      <w:r>
        <w:rPr>
          <w:rFonts w:ascii="Times New Roman" w:hAnsi="Times New Roman" w:cs="Times New Roman"/>
        </w:rPr>
        <w:t>primates</w:t>
      </w:r>
      <w:r w:rsidRPr="00AF7E6E">
        <w:rPr>
          <w:rFonts w:ascii="Times New Roman" w:hAnsi="Times New Roman" w:cs="Times New Roman"/>
          <w:lang w:val="ru-RU"/>
        </w:rPr>
        <w:t>)</w:t>
      </w:r>
      <w:r>
        <w:rPr>
          <w:rFonts w:ascii="Times New Roman" w:hAnsi="Times New Roman" w:cs="Times New Roman"/>
          <w:lang w:val="ru-RU"/>
        </w:rPr>
        <w:t>, однако это модель крайне дорогостоящая и требует комплексных условий содержания</w:t>
      </w:r>
      <w:r w:rsidRPr="00AF7E6E">
        <w:rPr>
          <w:rFonts w:ascii="Times New Roman" w:hAnsi="Times New Roman" w:cs="Times New Roman"/>
          <w:lang w:val="ru-RU"/>
        </w:rPr>
        <w:t xml:space="preserve"> (</w:t>
      </w:r>
      <w:r w:rsidRPr="003F15F1">
        <w:rPr>
          <w:rFonts w:ascii="Times New Roman" w:hAnsi="Times New Roman" w:cs="Times New Roman"/>
        </w:rPr>
        <w:t>Singh</w:t>
      </w:r>
      <w:r w:rsidRPr="00AF7E6E">
        <w:rPr>
          <w:rFonts w:ascii="Times New Roman" w:hAnsi="Times New Roman" w:cs="Times New Roman"/>
          <w:lang w:val="ru-RU"/>
        </w:rPr>
        <w:t xml:space="preserve"> </w:t>
      </w:r>
      <w:r>
        <w:rPr>
          <w:rFonts w:ascii="Times New Roman" w:hAnsi="Times New Roman" w:cs="Times New Roman"/>
        </w:rPr>
        <w:t>et</w:t>
      </w:r>
      <w:r w:rsidRPr="00AF7E6E">
        <w:rPr>
          <w:rFonts w:ascii="Times New Roman" w:hAnsi="Times New Roman" w:cs="Times New Roman"/>
          <w:lang w:val="ru-RU"/>
        </w:rPr>
        <w:t xml:space="preserve"> </w:t>
      </w:r>
      <w:r>
        <w:rPr>
          <w:rFonts w:ascii="Times New Roman" w:hAnsi="Times New Roman" w:cs="Times New Roman"/>
        </w:rPr>
        <w:t>al</w:t>
      </w:r>
      <w:r w:rsidRPr="00AF7E6E">
        <w:rPr>
          <w:rFonts w:ascii="Times New Roman" w:hAnsi="Times New Roman" w:cs="Times New Roman"/>
          <w:lang w:val="ru-RU"/>
        </w:rPr>
        <w:t>., 2016)</w:t>
      </w:r>
      <w:r>
        <w:rPr>
          <w:rFonts w:ascii="Times New Roman" w:hAnsi="Times New Roman" w:cs="Times New Roman"/>
          <w:lang w:val="ru-RU"/>
        </w:rPr>
        <w:t xml:space="preserve">. Поэтому большинство экспериментов проводится с использованием грызунов, которые значительно легче в содержании и обращении. Мыши и крысы являются наиболее распространенными моделями, при этом выбор этих животных в рамках исследования конкретного заболевания может быть не оптимальным. </w:t>
      </w:r>
      <w:commentRangeEnd w:id="277"/>
      <w:r w:rsidR="00833AE4">
        <w:rPr>
          <w:rStyle w:val="af"/>
        </w:rPr>
        <w:commentReference w:id="277"/>
      </w:r>
    </w:p>
    <w:p w14:paraId="1DB4887C" w14:textId="01EF1146" w:rsidR="00494E27" w:rsidRDefault="00494E27" w:rsidP="00897A40">
      <w:pPr>
        <w:spacing w:after="0" w:line="276" w:lineRule="auto"/>
        <w:jc w:val="both"/>
        <w:rPr>
          <w:rFonts w:ascii="Times New Roman" w:hAnsi="Times New Roman" w:cs="Times New Roman"/>
          <w:lang w:val="ru-RU"/>
        </w:rPr>
      </w:pPr>
    </w:p>
    <w:p w14:paraId="0DD15B4D" w14:textId="6EB230AF" w:rsidR="002346C1" w:rsidRPr="00860F4E" w:rsidDel="00833AE4" w:rsidRDefault="002346C1" w:rsidP="00EA61AB">
      <w:pPr>
        <w:spacing w:after="0" w:line="276" w:lineRule="auto"/>
        <w:jc w:val="both"/>
        <w:rPr>
          <w:moveFrom w:id="278" w:author="Пахарукова Мария Юрьевна" w:date="2026-10-09T12:56:00Z"/>
          <w:rFonts w:ascii="Times New Roman" w:hAnsi="Times New Roman" w:cs="Times New Roman"/>
          <w:lang w:val="ru-RU"/>
        </w:rPr>
      </w:pPr>
      <w:moveFromRangeStart w:id="279" w:author="Пахарукова Мария Юрьевна" w:date="2026-10-09T12:56:00Z" w:name="move242443017"/>
      <w:moveFrom w:id="280" w:author="Пахарукова Мария Юрьевна" w:date="2026-10-09T12:56:00Z">
        <w:r w:rsidDel="00833AE4">
          <w:rPr>
            <w:rFonts w:ascii="Times New Roman" w:hAnsi="Times New Roman" w:cs="Times New Roman"/>
            <w:lang w:val="ru-RU"/>
          </w:rPr>
          <w:t xml:space="preserve">При исследовании описторхоза классической моделью является Сирийский хомячок </w:t>
        </w:r>
        <w:r w:rsidDel="00833AE4">
          <w:rPr>
            <w:rFonts w:ascii="Times New Roman" w:hAnsi="Times New Roman" w:cs="Times New Roman"/>
          </w:rPr>
          <w:t>Mesocricetus</w:t>
        </w:r>
        <w:r w:rsidRPr="00BB2846" w:rsidDel="00833AE4">
          <w:rPr>
            <w:rFonts w:ascii="Times New Roman" w:hAnsi="Times New Roman" w:cs="Times New Roman"/>
            <w:lang w:val="ru-RU"/>
          </w:rPr>
          <w:t xml:space="preserve"> </w:t>
        </w:r>
        <w:r w:rsidDel="00833AE4">
          <w:rPr>
            <w:rFonts w:ascii="Times New Roman" w:hAnsi="Times New Roman" w:cs="Times New Roman"/>
          </w:rPr>
          <w:t>auratus</w:t>
        </w:r>
        <w:r w:rsidRPr="00BB2846" w:rsidDel="00833AE4">
          <w:rPr>
            <w:rFonts w:ascii="Times New Roman" w:hAnsi="Times New Roman" w:cs="Times New Roman"/>
            <w:lang w:val="ru-RU"/>
          </w:rPr>
          <w:t xml:space="preserve">, </w:t>
        </w:r>
        <w:r w:rsidDel="00833AE4">
          <w:rPr>
            <w:rFonts w:ascii="Times New Roman" w:hAnsi="Times New Roman" w:cs="Times New Roman"/>
            <w:lang w:val="ru-RU"/>
          </w:rPr>
          <w:t>однако д</w:t>
        </w:r>
        <w:r w:rsidR="00711D59" w:rsidDel="00833AE4">
          <w:rPr>
            <w:rFonts w:ascii="Times New Roman" w:hAnsi="Times New Roman" w:cs="Times New Roman"/>
            <w:lang w:val="ru-RU"/>
          </w:rPr>
          <w:t xml:space="preserve">о сих пор возникают споры о том, насколько </w:t>
        </w:r>
        <w:r w:rsidDel="00833AE4">
          <w:rPr>
            <w:rFonts w:ascii="Times New Roman" w:hAnsi="Times New Roman" w:cs="Times New Roman"/>
            <w:lang w:val="ru-RU"/>
          </w:rPr>
          <w:t>эта модель</w:t>
        </w:r>
        <w:r w:rsidR="00711D59" w:rsidDel="00833AE4">
          <w:rPr>
            <w:rFonts w:ascii="Times New Roman" w:hAnsi="Times New Roman" w:cs="Times New Roman"/>
            <w:lang w:val="ru-RU"/>
          </w:rPr>
          <w:t xml:space="preserve"> отражает патогенез данного заболевания у людей.</w:t>
        </w:r>
        <w:r w:rsidDel="00833AE4">
          <w:rPr>
            <w:rFonts w:ascii="Times New Roman" w:hAnsi="Times New Roman" w:cs="Times New Roman"/>
            <w:lang w:val="ru-RU"/>
          </w:rPr>
          <w:t xml:space="preserve"> Эта дискуссия связана</w:t>
        </w:r>
        <w:r w:rsidR="00D1240E" w:rsidDel="00833AE4">
          <w:rPr>
            <w:rFonts w:ascii="Times New Roman" w:hAnsi="Times New Roman" w:cs="Times New Roman"/>
            <w:lang w:val="ru-RU"/>
          </w:rPr>
          <w:t xml:space="preserve"> в том числе и</w:t>
        </w:r>
        <w:r w:rsidDel="00833AE4">
          <w:rPr>
            <w:rFonts w:ascii="Times New Roman" w:hAnsi="Times New Roman" w:cs="Times New Roman"/>
            <w:lang w:val="ru-RU"/>
          </w:rPr>
          <w:t xml:space="preserve"> с тем, что </w:t>
        </w:r>
        <w:r w:rsidR="00F87578" w:rsidDel="00833AE4">
          <w:rPr>
            <w:rFonts w:ascii="Times New Roman" w:hAnsi="Times New Roman" w:cs="Times New Roman"/>
            <w:lang w:val="ru-RU"/>
          </w:rPr>
          <w:t xml:space="preserve">различные трематодозы моделируются на разных видах грызунов. Например, исследование </w:t>
        </w:r>
        <w:r w:rsidR="00860F4E" w:rsidRPr="00860F4E" w:rsidDel="00833AE4">
          <w:rPr>
            <w:rFonts w:ascii="Times New Roman" w:hAnsi="Times New Roman" w:cs="Times New Roman"/>
          </w:rPr>
          <w:t>Schistosoma</w:t>
        </w:r>
        <w:r w:rsidR="00860F4E" w:rsidRPr="00BB2846" w:rsidDel="00833AE4">
          <w:rPr>
            <w:rFonts w:ascii="Times New Roman" w:hAnsi="Times New Roman" w:cs="Times New Roman"/>
            <w:lang w:val="ru-RU"/>
          </w:rPr>
          <w:t xml:space="preserve"> </w:t>
        </w:r>
        <w:r w:rsidR="00860F4E" w:rsidRPr="00860F4E" w:rsidDel="00833AE4">
          <w:rPr>
            <w:rFonts w:ascii="Times New Roman" w:hAnsi="Times New Roman" w:cs="Times New Roman"/>
          </w:rPr>
          <w:t>spp</w:t>
        </w:r>
        <w:r w:rsidR="00860F4E" w:rsidRPr="00BB2846" w:rsidDel="00833AE4">
          <w:rPr>
            <w:rFonts w:ascii="Times New Roman" w:hAnsi="Times New Roman" w:cs="Times New Roman"/>
            <w:lang w:val="ru-RU"/>
          </w:rPr>
          <w:t xml:space="preserve">. </w:t>
        </w:r>
        <w:r w:rsidR="00860F4E" w:rsidDel="00833AE4">
          <w:rPr>
            <w:rFonts w:ascii="Times New Roman" w:hAnsi="Times New Roman" w:cs="Times New Roman"/>
            <w:lang w:val="ru-RU"/>
          </w:rPr>
          <w:t>преимущественно осуществляется на мышах</w:t>
        </w:r>
        <w:r w:rsidR="00593276" w:rsidRPr="004011C1" w:rsidDel="00833AE4">
          <w:rPr>
            <w:rFonts w:ascii="Times New Roman" w:hAnsi="Times New Roman" w:cs="Times New Roman"/>
            <w:lang w:val="ru-RU"/>
          </w:rPr>
          <w:t xml:space="preserve"> (</w:t>
        </w:r>
        <w:r w:rsidR="00593276" w:rsidRPr="00593276" w:rsidDel="00833AE4">
          <w:rPr>
            <w:rFonts w:ascii="Times New Roman" w:hAnsi="Times New Roman" w:cs="Times New Roman"/>
          </w:rPr>
          <w:t>Mahmoud</w:t>
        </w:r>
        <w:r w:rsidR="00593276" w:rsidRPr="004011C1" w:rsidDel="00833AE4">
          <w:rPr>
            <w:rFonts w:ascii="Times New Roman" w:hAnsi="Times New Roman" w:cs="Times New Roman"/>
            <w:lang w:val="ru-RU"/>
          </w:rPr>
          <w:t xml:space="preserve"> </w:t>
        </w:r>
        <w:r w:rsidR="00593276" w:rsidDel="00833AE4">
          <w:rPr>
            <w:rFonts w:ascii="Times New Roman" w:hAnsi="Times New Roman" w:cs="Times New Roman"/>
          </w:rPr>
          <w:t>et</w:t>
        </w:r>
        <w:r w:rsidR="00593276" w:rsidRPr="004011C1" w:rsidDel="00833AE4">
          <w:rPr>
            <w:rFonts w:ascii="Times New Roman" w:hAnsi="Times New Roman" w:cs="Times New Roman"/>
            <w:lang w:val="ru-RU"/>
          </w:rPr>
          <w:t xml:space="preserve"> </w:t>
        </w:r>
        <w:r w:rsidR="00593276" w:rsidDel="00833AE4">
          <w:rPr>
            <w:rFonts w:ascii="Times New Roman" w:hAnsi="Times New Roman" w:cs="Times New Roman"/>
          </w:rPr>
          <w:t>al</w:t>
        </w:r>
        <w:r w:rsidR="00593276" w:rsidRPr="004011C1" w:rsidDel="00833AE4">
          <w:rPr>
            <w:rFonts w:ascii="Times New Roman" w:hAnsi="Times New Roman" w:cs="Times New Roman"/>
            <w:lang w:val="ru-RU"/>
          </w:rPr>
          <w:t xml:space="preserve">., 2024; </w:t>
        </w:r>
        <w:r w:rsidR="00593276" w:rsidRPr="00593276" w:rsidDel="00833AE4">
          <w:rPr>
            <w:rFonts w:ascii="Times New Roman" w:hAnsi="Times New Roman" w:cs="Times New Roman"/>
          </w:rPr>
          <w:t>Liang</w:t>
        </w:r>
        <w:r w:rsidR="00593276" w:rsidRPr="004011C1" w:rsidDel="00833AE4">
          <w:rPr>
            <w:rFonts w:ascii="Times New Roman" w:hAnsi="Times New Roman" w:cs="Times New Roman"/>
            <w:lang w:val="ru-RU"/>
          </w:rPr>
          <w:t xml:space="preserve"> </w:t>
        </w:r>
        <w:r w:rsidR="00593276" w:rsidDel="00833AE4">
          <w:rPr>
            <w:rFonts w:ascii="Times New Roman" w:hAnsi="Times New Roman" w:cs="Times New Roman"/>
          </w:rPr>
          <w:t>et</w:t>
        </w:r>
        <w:r w:rsidR="00593276" w:rsidRPr="004011C1" w:rsidDel="00833AE4">
          <w:rPr>
            <w:rFonts w:ascii="Times New Roman" w:hAnsi="Times New Roman" w:cs="Times New Roman"/>
            <w:lang w:val="ru-RU"/>
          </w:rPr>
          <w:t xml:space="preserve"> </w:t>
        </w:r>
        <w:r w:rsidR="00593276" w:rsidDel="00833AE4">
          <w:rPr>
            <w:rFonts w:ascii="Times New Roman" w:hAnsi="Times New Roman" w:cs="Times New Roman"/>
          </w:rPr>
          <w:t>al</w:t>
        </w:r>
        <w:r w:rsidR="00593276" w:rsidRPr="004011C1" w:rsidDel="00833AE4">
          <w:rPr>
            <w:rFonts w:ascii="Times New Roman" w:hAnsi="Times New Roman" w:cs="Times New Roman"/>
            <w:lang w:val="ru-RU"/>
          </w:rPr>
          <w:t xml:space="preserve">., 2025; </w:t>
        </w:r>
        <w:r w:rsidR="00593276" w:rsidRPr="00593276" w:rsidDel="00833AE4">
          <w:rPr>
            <w:rFonts w:ascii="Times New Roman" w:hAnsi="Times New Roman" w:cs="Times New Roman"/>
          </w:rPr>
          <w:t>Agnew</w:t>
        </w:r>
        <w:r w:rsidR="00593276" w:rsidRPr="004011C1" w:rsidDel="00833AE4">
          <w:rPr>
            <w:rFonts w:ascii="Times New Roman" w:hAnsi="Times New Roman" w:cs="Times New Roman"/>
            <w:lang w:val="ru-RU"/>
          </w:rPr>
          <w:t xml:space="preserve"> </w:t>
        </w:r>
        <w:r w:rsidR="00593276" w:rsidDel="00833AE4">
          <w:rPr>
            <w:rFonts w:ascii="Times New Roman" w:hAnsi="Times New Roman" w:cs="Times New Roman"/>
          </w:rPr>
          <w:t>et</w:t>
        </w:r>
        <w:r w:rsidR="00593276" w:rsidRPr="004011C1" w:rsidDel="00833AE4">
          <w:rPr>
            <w:rFonts w:ascii="Times New Roman" w:hAnsi="Times New Roman" w:cs="Times New Roman"/>
            <w:lang w:val="ru-RU"/>
          </w:rPr>
          <w:t xml:space="preserve"> </w:t>
        </w:r>
        <w:r w:rsidR="00593276" w:rsidDel="00833AE4">
          <w:rPr>
            <w:rFonts w:ascii="Times New Roman" w:hAnsi="Times New Roman" w:cs="Times New Roman"/>
          </w:rPr>
          <w:t>al</w:t>
        </w:r>
        <w:r w:rsidR="00593276" w:rsidRPr="004011C1" w:rsidDel="00833AE4">
          <w:rPr>
            <w:rFonts w:ascii="Times New Roman" w:hAnsi="Times New Roman" w:cs="Times New Roman"/>
            <w:lang w:val="ru-RU"/>
          </w:rPr>
          <w:t xml:space="preserve">., 1988, </w:t>
        </w:r>
        <w:r w:rsidR="00593276" w:rsidRPr="00593276" w:rsidDel="00833AE4">
          <w:rPr>
            <w:rFonts w:ascii="Times New Roman" w:hAnsi="Times New Roman" w:cs="Times New Roman"/>
          </w:rPr>
          <w:t>Chala</w:t>
        </w:r>
        <w:r w:rsidR="00593276" w:rsidRPr="004011C1" w:rsidDel="00833AE4">
          <w:rPr>
            <w:rFonts w:ascii="Times New Roman" w:hAnsi="Times New Roman" w:cs="Times New Roman"/>
            <w:lang w:val="ru-RU"/>
          </w:rPr>
          <w:t xml:space="preserve"> </w:t>
        </w:r>
        <w:r w:rsidR="00593276" w:rsidDel="00833AE4">
          <w:rPr>
            <w:rFonts w:ascii="Times New Roman" w:hAnsi="Times New Roman" w:cs="Times New Roman"/>
          </w:rPr>
          <w:t>et</w:t>
        </w:r>
        <w:r w:rsidR="00593276" w:rsidRPr="004011C1" w:rsidDel="00833AE4">
          <w:rPr>
            <w:rFonts w:ascii="Times New Roman" w:hAnsi="Times New Roman" w:cs="Times New Roman"/>
            <w:lang w:val="ru-RU"/>
          </w:rPr>
          <w:t xml:space="preserve"> </w:t>
        </w:r>
        <w:r w:rsidR="00593276" w:rsidDel="00833AE4">
          <w:rPr>
            <w:rFonts w:ascii="Times New Roman" w:hAnsi="Times New Roman" w:cs="Times New Roman"/>
          </w:rPr>
          <w:t>al</w:t>
        </w:r>
        <w:r w:rsidR="00593276" w:rsidRPr="004011C1" w:rsidDel="00833AE4">
          <w:rPr>
            <w:rFonts w:ascii="Times New Roman" w:hAnsi="Times New Roman" w:cs="Times New Roman"/>
            <w:lang w:val="ru-RU"/>
          </w:rPr>
          <w:t xml:space="preserve">., 2017; </w:t>
        </w:r>
        <w:r w:rsidR="00593276" w:rsidRPr="00593276" w:rsidDel="00833AE4">
          <w:rPr>
            <w:rFonts w:ascii="Times New Roman" w:hAnsi="Times New Roman" w:cs="Times New Roman"/>
          </w:rPr>
          <w:t>Song</w:t>
        </w:r>
        <w:r w:rsidR="00593276" w:rsidRPr="004011C1" w:rsidDel="00833AE4">
          <w:rPr>
            <w:rFonts w:ascii="Times New Roman" w:hAnsi="Times New Roman" w:cs="Times New Roman"/>
            <w:lang w:val="ru-RU"/>
          </w:rPr>
          <w:t xml:space="preserve"> </w:t>
        </w:r>
        <w:r w:rsidR="00593276" w:rsidDel="00833AE4">
          <w:rPr>
            <w:rFonts w:ascii="Times New Roman" w:hAnsi="Times New Roman" w:cs="Times New Roman"/>
          </w:rPr>
          <w:t>et</w:t>
        </w:r>
        <w:r w:rsidR="00593276" w:rsidRPr="004011C1" w:rsidDel="00833AE4">
          <w:rPr>
            <w:rFonts w:ascii="Times New Roman" w:hAnsi="Times New Roman" w:cs="Times New Roman"/>
            <w:lang w:val="ru-RU"/>
          </w:rPr>
          <w:t xml:space="preserve"> </w:t>
        </w:r>
        <w:r w:rsidR="00593276" w:rsidDel="00833AE4">
          <w:rPr>
            <w:rFonts w:ascii="Times New Roman" w:hAnsi="Times New Roman" w:cs="Times New Roman"/>
          </w:rPr>
          <w:t>al</w:t>
        </w:r>
        <w:r w:rsidR="00593276" w:rsidRPr="004011C1" w:rsidDel="00833AE4">
          <w:rPr>
            <w:rFonts w:ascii="Times New Roman" w:hAnsi="Times New Roman" w:cs="Times New Roman"/>
            <w:lang w:val="ru-RU"/>
          </w:rPr>
          <w:t>., 2011)</w:t>
        </w:r>
        <w:r w:rsidR="00860F4E" w:rsidDel="00833AE4">
          <w:rPr>
            <w:rFonts w:ascii="Times New Roman" w:hAnsi="Times New Roman" w:cs="Times New Roman"/>
            <w:lang w:val="ru-RU"/>
          </w:rPr>
          <w:t xml:space="preserve">. </w:t>
        </w:r>
        <w:r w:rsidR="00860F4E" w:rsidDel="00833AE4">
          <w:rPr>
            <w:rFonts w:ascii="Times New Roman" w:hAnsi="Times New Roman" w:cs="Times New Roman"/>
          </w:rPr>
          <w:t>Fasciola</w:t>
        </w:r>
        <w:r w:rsidR="00860F4E" w:rsidRPr="00BB2846" w:rsidDel="00833AE4">
          <w:rPr>
            <w:rFonts w:ascii="Times New Roman" w:hAnsi="Times New Roman" w:cs="Times New Roman"/>
            <w:lang w:val="ru-RU"/>
          </w:rPr>
          <w:t xml:space="preserve"> </w:t>
        </w:r>
        <w:r w:rsidR="00860F4E" w:rsidDel="00833AE4">
          <w:rPr>
            <w:rFonts w:ascii="Times New Roman" w:hAnsi="Times New Roman" w:cs="Times New Roman"/>
          </w:rPr>
          <w:t>hepatica</w:t>
        </w:r>
        <w:r w:rsidR="00860F4E" w:rsidDel="00833AE4">
          <w:rPr>
            <w:rFonts w:ascii="Times New Roman" w:hAnsi="Times New Roman" w:cs="Times New Roman"/>
            <w:lang w:val="ru-RU"/>
          </w:rPr>
          <w:t xml:space="preserve">, </w:t>
        </w:r>
        <w:r w:rsidR="00E31A8E" w:rsidDel="00833AE4">
          <w:rPr>
            <w:rFonts w:ascii="Times New Roman" w:hAnsi="Times New Roman" w:cs="Times New Roman"/>
            <w:lang w:val="ru-RU"/>
          </w:rPr>
          <w:t xml:space="preserve">которая также как и описторхиды является </w:t>
        </w:r>
        <w:r w:rsidR="00860F4E" w:rsidDel="00833AE4">
          <w:rPr>
            <w:rFonts w:ascii="Times New Roman" w:hAnsi="Times New Roman" w:cs="Times New Roman"/>
            <w:lang w:val="ru-RU"/>
          </w:rPr>
          <w:t>вид</w:t>
        </w:r>
        <w:r w:rsidR="00E31A8E" w:rsidDel="00833AE4">
          <w:rPr>
            <w:rFonts w:ascii="Times New Roman" w:hAnsi="Times New Roman" w:cs="Times New Roman"/>
            <w:lang w:val="ru-RU"/>
          </w:rPr>
          <w:t>ом</w:t>
        </w:r>
        <w:r w:rsidR="00860F4E" w:rsidDel="00833AE4">
          <w:rPr>
            <w:rFonts w:ascii="Times New Roman" w:hAnsi="Times New Roman" w:cs="Times New Roman"/>
            <w:lang w:val="ru-RU"/>
          </w:rPr>
          <w:t xml:space="preserve"> </w:t>
        </w:r>
        <w:r w:rsidR="00860F4E" w:rsidDel="00833AE4">
          <w:rPr>
            <w:rFonts w:ascii="Times New Roman" w:hAnsi="Times New Roman" w:cs="Times New Roman"/>
          </w:rPr>
          <w:t>food</w:t>
        </w:r>
        <w:r w:rsidR="00860F4E" w:rsidRPr="00BB2846" w:rsidDel="00833AE4">
          <w:rPr>
            <w:rFonts w:ascii="Times New Roman" w:hAnsi="Times New Roman" w:cs="Times New Roman"/>
            <w:lang w:val="ru-RU"/>
          </w:rPr>
          <w:t xml:space="preserve"> </w:t>
        </w:r>
        <w:r w:rsidR="00860F4E" w:rsidDel="00833AE4">
          <w:rPr>
            <w:rFonts w:ascii="Times New Roman" w:hAnsi="Times New Roman" w:cs="Times New Roman"/>
          </w:rPr>
          <w:t>borne</w:t>
        </w:r>
        <w:r w:rsidR="00860F4E" w:rsidRPr="00BB2846" w:rsidDel="00833AE4">
          <w:rPr>
            <w:rFonts w:ascii="Times New Roman" w:hAnsi="Times New Roman" w:cs="Times New Roman"/>
            <w:lang w:val="ru-RU"/>
          </w:rPr>
          <w:t xml:space="preserve"> </w:t>
        </w:r>
        <w:r w:rsidR="00860F4E" w:rsidDel="00833AE4">
          <w:rPr>
            <w:rFonts w:ascii="Times New Roman" w:hAnsi="Times New Roman" w:cs="Times New Roman"/>
          </w:rPr>
          <w:t>trematodes</w:t>
        </w:r>
        <w:r w:rsidR="00860F4E" w:rsidRPr="00BB2846" w:rsidDel="00833AE4">
          <w:rPr>
            <w:rFonts w:ascii="Times New Roman" w:hAnsi="Times New Roman" w:cs="Times New Roman"/>
            <w:lang w:val="ru-RU"/>
          </w:rPr>
          <w:t xml:space="preserve"> </w:t>
        </w:r>
        <w:r w:rsidR="00860F4E" w:rsidDel="00833AE4">
          <w:rPr>
            <w:rFonts w:ascii="Times New Roman" w:hAnsi="Times New Roman" w:cs="Times New Roman"/>
            <w:lang w:val="ru-RU"/>
          </w:rPr>
          <w:t xml:space="preserve">исследуется в основном на крысах линии </w:t>
        </w:r>
        <w:r w:rsidR="00860F4E" w:rsidRPr="00860F4E" w:rsidDel="00833AE4">
          <w:rPr>
            <w:rFonts w:ascii="Times New Roman" w:hAnsi="Times New Roman" w:cs="Times New Roman"/>
          </w:rPr>
          <w:t>Sprague</w:t>
        </w:r>
        <w:r w:rsidR="00860F4E" w:rsidRPr="00BB2846" w:rsidDel="00833AE4">
          <w:rPr>
            <w:rFonts w:ascii="Times New Roman" w:hAnsi="Times New Roman" w:cs="Times New Roman"/>
            <w:lang w:val="ru-RU"/>
          </w:rPr>
          <w:t xml:space="preserve"> </w:t>
        </w:r>
        <w:r w:rsidR="00860F4E" w:rsidRPr="00860F4E" w:rsidDel="00833AE4">
          <w:rPr>
            <w:rFonts w:ascii="Times New Roman" w:hAnsi="Times New Roman" w:cs="Times New Roman"/>
          </w:rPr>
          <w:t>Dawley</w:t>
        </w:r>
        <w:r w:rsidR="00860F4E" w:rsidDel="00833AE4">
          <w:rPr>
            <w:rFonts w:ascii="Times New Roman" w:hAnsi="Times New Roman" w:cs="Times New Roman"/>
            <w:lang w:val="ru-RU"/>
          </w:rPr>
          <w:t>, а также на кроликах</w:t>
        </w:r>
        <w:r w:rsidR="003F5E2A" w:rsidRPr="004011C1" w:rsidDel="00833AE4">
          <w:rPr>
            <w:rFonts w:ascii="Times New Roman" w:hAnsi="Times New Roman" w:cs="Times New Roman"/>
            <w:lang w:val="ru-RU"/>
          </w:rPr>
          <w:t xml:space="preserve"> (</w:t>
        </w:r>
        <w:r w:rsidR="003F5E2A" w:rsidRPr="003F5E2A" w:rsidDel="00833AE4">
          <w:rPr>
            <w:rFonts w:ascii="Times New Roman" w:hAnsi="Times New Roman" w:cs="Times New Roman"/>
          </w:rPr>
          <w:t>Fang</w:t>
        </w:r>
        <w:r w:rsidR="003F5E2A" w:rsidRPr="004011C1" w:rsidDel="00833AE4">
          <w:rPr>
            <w:rFonts w:ascii="Times New Roman" w:hAnsi="Times New Roman" w:cs="Times New Roman"/>
            <w:lang w:val="ru-RU"/>
          </w:rPr>
          <w:t xml:space="preserve"> </w:t>
        </w:r>
        <w:r w:rsidR="003F5E2A" w:rsidDel="00833AE4">
          <w:rPr>
            <w:rFonts w:ascii="Times New Roman" w:hAnsi="Times New Roman" w:cs="Times New Roman"/>
          </w:rPr>
          <w:t>et</w:t>
        </w:r>
        <w:r w:rsidR="003F5E2A" w:rsidRPr="004011C1" w:rsidDel="00833AE4">
          <w:rPr>
            <w:rFonts w:ascii="Times New Roman" w:hAnsi="Times New Roman" w:cs="Times New Roman"/>
            <w:lang w:val="ru-RU"/>
          </w:rPr>
          <w:t xml:space="preserve"> </w:t>
        </w:r>
        <w:r w:rsidR="003F5E2A" w:rsidDel="00833AE4">
          <w:rPr>
            <w:rFonts w:ascii="Times New Roman" w:hAnsi="Times New Roman" w:cs="Times New Roman"/>
          </w:rPr>
          <w:t>al</w:t>
        </w:r>
        <w:r w:rsidR="003F5E2A" w:rsidRPr="004011C1" w:rsidDel="00833AE4">
          <w:rPr>
            <w:rFonts w:ascii="Times New Roman" w:hAnsi="Times New Roman" w:cs="Times New Roman"/>
            <w:lang w:val="ru-RU"/>
          </w:rPr>
          <w:t>., 2022)</w:t>
        </w:r>
        <w:r w:rsidR="00860F4E" w:rsidDel="00833AE4">
          <w:rPr>
            <w:rFonts w:ascii="Times New Roman" w:hAnsi="Times New Roman" w:cs="Times New Roman"/>
            <w:lang w:val="ru-RU"/>
          </w:rPr>
          <w:t xml:space="preserve">. </w:t>
        </w:r>
        <w:r w:rsidR="00860F4E" w:rsidDel="00833AE4">
          <w:rPr>
            <w:rFonts w:ascii="Times New Roman" w:hAnsi="Times New Roman" w:cs="Times New Roman"/>
          </w:rPr>
          <w:t>Clonorchis</w:t>
        </w:r>
        <w:r w:rsidR="00860F4E" w:rsidRPr="00BB2846" w:rsidDel="00833AE4">
          <w:rPr>
            <w:rFonts w:ascii="Times New Roman" w:hAnsi="Times New Roman" w:cs="Times New Roman"/>
            <w:lang w:val="ru-RU"/>
          </w:rPr>
          <w:t xml:space="preserve"> </w:t>
        </w:r>
        <w:r w:rsidR="00860F4E" w:rsidDel="00833AE4">
          <w:rPr>
            <w:rFonts w:ascii="Times New Roman" w:hAnsi="Times New Roman" w:cs="Times New Roman"/>
          </w:rPr>
          <w:t>sinensis</w:t>
        </w:r>
        <w:r w:rsidR="00860F4E" w:rsidDel="00833AE4">
          <w:rPr>
            <w:rFonts w:ascii="Times New Roman" w:hAnsi="Times New Roman" w:cs="Times New Roman"/>
            <w:lang w:val="ru-RU"/>
          </w:rPr>
          <w:t xml:space="preserve">, который относится к описторхидам как и </w:t>
        </w:r>
        <w:r w:rsidR="001725FE" w:rsidDel="00833AE4">
          <w:rPr>
            <w:rFonts w:ascii="Times New Roman" w:hAnsi="Times New Roman" w:cs="Times New Roman"/>
          </w:rPr>
          <w:t>O</w:t>
        </w:r>
        <w:r w:rsidR="001725FE" w:rsidRPr="004011C1" w:rsidDel="00833AE4">
          <w:rPr>
            <w:rFonts w:ascii="Times New Roman" w:hAnsi="Times New Roman" w:cs="Times New Roman"/>
            <w:lang w:val="ru-RU"/>
          </w:rPr>
          <w:t>.</w:t>
        </w:r>
        <w:r w:rsidR="001725FE" w:rsidRPr="00BB2846" w:rsidDel="00833AE4">
          <w:rPr>
            <w:rFonts w:ascii="Times New Roman" w:hAnsi="Times New Roman" w:cs="Times New Roman"/>
            <w:lang w:val="ru-RU"/>
          </w:rPr>
          <w:t xml:space="preserve"> </w:t>
        </w:r>
        <w:r w:rsidR="00860F4E" w:rsidDel="00833AE4">
          <w:rPr>
            <w:rFonts w:ascii="Times New Roman" w:hAnsi="Times New Roman" w:cs="Times New Roman"/>
          </w:rPr>
          <w:t>felineus</w:t>
        </w:r>
        <w:r w:rsidR="00860F4E" w:rsidRPr="00BB2846" w:rsidDel="00833AE4">
          <w:rPr>
            <w:rFonts w:ascii="Times New Roman" w:hAnsi="Times New Roman" w:cs="Times New Roman"/>
            <w:lang w:val="ru-RU"/>
          </w:rPr>
          <w:t xml:space="preserve"> </w:t>
        </w:r>
        <w:r w:rsidR="00860F4E" w:rsidDel="00833AE4">
          <w:rPr>
            <w:rFonts w:ascii="Times New Roman" w:hAnsi="Times New Roman" w:cs="Times New Roman"/>
            <w:lang w:val="ru-RU"/>
          </w:rPr>
          <w:t xml:space="preserve">и </w:t>
        </w:r>
        <w:r w:rsidR="00860F4E" w:rsidDel="00833AE4">
          <w:rPr>
            <w:rFonts w:ascii="Times New Roman" w:hAnsi="Times New Roman" w:cs="Times New Roman"/>
          </w:rPr>
          <w:t>O</w:t>
        </w:r>
        <w:r w:rsidR="00860F4E" w:rsidRPr="00BB2846" w:rsidDel="00833AE4">
          <w:rPr>
            <w:rFonts w:ascii="Times New Roman" w:hAnsi="Times New Roman" w:cs="Times New Roman"/>
            <w:lang w:val="ru-RU"/>
          </w:rPr>
          <w:t xml:space="preserve">. </w:t>
        </w:r>
        <w:r w:rsidR="00860F4E" w:rsidDel="00833AE4">
          <w:rPr>
            <w:rFonts w:ascii="Times New Roman" w:hAnsi="Times New Roman" w:cs="Times New Roman"/>
          </w:rPr>
          <w:t>viverrini</w:t>
        </w:r>
        <w:r w:rsidR="00860F4E" w:rsidDel="00833AE4">
          <w:rPr>
            <w:rFonts w:ascii="Times New Roman" w:hAnsi="Times New Roman" w:cs="Times New Roman"/>
            <w:lang w:val="ru-RU"/>
          </w:rPr>
          <w:t>, может быть смоделирован как на Сирийских хомячках</w:t>
        </w:r>
        <w:r w:rsidR="008D02BF" w:rsidRPr="004011C1" w:rsidDel="00833AE4">
          <w:rPr>
            <w:rFonts w:ascii="Times New Roman" w:hAnsi="Times New Roman" w:cs="Times New Roman"/>
            <w:lang w:val="ru-RU"/>
          </w:rPr>
          <w:t xml:space="preserve"> (</w:t>
        </w:r>
        <w:r w:rsidR="008D02BF" w:rsidRPr="008D02BF" w:rsidDel="00833AE4">
          <w:rPr>
            <w:rFonts w:ascii="Times New Roman" w:hAnsi="Times New Roman" w:cs="Times New Roman"/>
          </w:rPr>
          <w:t>Woo</w:t>
        </w:r>
        <w:r w:rsidR="008D02BF" w:rsidRPr="004011C1" w:rsidDel="00833AE4">
          <w:rPr>
            <w:rFonts w:ascii="Times New Roman" w:hAnsi="Times New Roman" w:cs="Times New Roman"/>
            <w:lang w:val="ru-RU"/>
          </w:rPr>
          <w:t xml:space="preserve"> </w:t>
        </w:r>
        <w:r w:rsidR="008D02BF" w:rsidDel="00833AE4">
          <w:rPr>
            <w:rFonts w:ascii="Times New Roman" w:hAnsi="Times New Roman" w:cs="Times New Roman"/>
          </w:rPr>
          <w:t>et</w:t>
        </w:r>
        <w:r w:rsidR="008D02BF" w:rsidRPr="004011C1" w:rsidDel="00833AE4">
          <w:rPr>
            <w:rFonts w:ascii="Times New Roman" w:hAnsi="Times New Roman" w:cs="Times New Roman"/>
            <w:lang w:val="ru-RU"/>
          </w:rPr>
          <w:t xml:space="preserve"> </w:t>
        </w:r>
        <w:r w:rsidR="008D02BF" w:rsidDel="00833AE4">
          <w:rPr>
            <w:rFonts w:ascii="Times New Roman" w:hAnsi="Times New Roman" w:cs="Times New Roman"/>
          </w:rPr>
          <w:t>al</w:t>
        </w:r>
        <w:r w:rsidR="008D02BF" w:rsidRPr="004011C1" w:rsidDel="00833AE4">
          <w:rPr>
            <w:rFonts w:ascii="Times New Roman" w:hAnsi="Times New Roman" w:cs="Times New Roman"/>
            <w:lang w:val="ru-RU"/>
          </w:rPr>
          <w:t>., 2017)</w:t>
        </w:r>
        <w:r w:rsidR="00860F4E" w:rsidDel="00833AE4">
          <w:rPr>
            <w:rFonts w:ascii="Times New Roman" w:hAnsi="Times New Roman" w:cs="Times New Roman"/>
            <w:lang w:val="ru-RU"/>
          </w:rPr>
          <w:t xml:space="preserve">, так и на крысах линии </w:t>
        </w:r>
        <w:r w:rsidR="00860F4E" w:rsidRPr="00860F4E" w:rsidDel="00833AE4">
          <w:rPr>
            <w:rFonts w:ascii="Times New Roman" w:hAnsi="Times New Roman" w:cs="Times New Roman"/>
          </w:rPr>
          <w:t>Sprague</w:t>
        </w:r>
        <w:r w:rsidR="00860F4E" w:rsidRPr="00F05D06" w:rsidDel="00833AE4">
          <w:rPr>
            <w:rFonts w:ascii="Times New Roman" w:hAnsi="Times New Roman" w:cs="Times New Roman"/>
            <w:lang w:val="ru-RU"/>
          </w:rPr>
          <w:t xml:space="preserve"> </w:t>
        </w:r>
        <w:r w:rsidR="00860F4E" w:rsidRPr="00860F4E" w:rsidDel="00833AE4">
          <w:rPr>
            <w:rFonts w:ascii="Times New Roman" w:hAnsi="Times New Roman" w:cs="Times New Roman"/>
          </w:rPr>
          <w:t>Dawley</w:t>
        </w:r>
        <w:r w:rsidR="008D02BF" w:rsidRPr="004011C1" w:rsidDel="00833AE4">
          <w:rPr>
            <w:rFonts w:ascii="Times New Roman" w:hAnsi="Times New Roman" w:cs="Times New Roman"/>
            <w:lang w:val="ru-RU"/>
          </w:rPr>
          <w:t xml:space="preserve"> (</w:t>
        </w:r>
        <w:r w:rsidR="008D02BF" w:rsidRPr="008D02BF" w:rsidDel="00833AE4">
          <w:rPr>
            <w:rFonts w:ascii="Times New Roman" w:hAnsi="Times New Roman" w:cs="Times New Roman"/>
          </w:rPr>
          <w:t>Qi</w:t>
        </w:r>
        <w:r w:rsidR="008D02BF" w:rsidRPr="004011C1" w:rsidDel="00833AE4">
          <w:rPr>
            <w:rFonts w:ascii="Times New Roman" w:hAnsi="Times New Roman" w:cs="Times New Roman"/>
            <w:lang w:val="ru-RU"/>
          </w:rPr>
          <w:t xml:space="preserve"> </w:t>
        </w:r>
        <w:r w:rsidR="008D02BF" w:rsidDel="00833AE4">
          <w:rPr>
            <w:rFonts w:ascii="Times New Roman" w:hAnsi="Times New Roman" w:cs="Times New Roman"/>
          </w:rPr>
          <w:t>et</w:t>
        </w:r>
        <w:r w:rsidR="008D02BF" w:rsidRPr="004011C1" w:rsidDel="00833AE4">
          <w:rPr>
            <w:rFonts w:ascii="Times New Roman" w:hAnsi="Times New Roman" w:cs="Times New Roman"/>
            <w:lang w:val="ru-RU"/>
          </w:rPr>
          <w:t xml:space="preserve"> </w:t>
        </w:r>
        <w:r w:rsidR="008D02BF" w:rsidDel="00833AE4">
          <w:rPr>
            <w:rFonts w:ascii="Times New Roman" w:hAnsi="Times New Roman" w:cs="Times New Roman"/>
          </w:rPr>
          <w:t>al</w:t>
        </w:r>
        <w:r w:rsidR="008D02BF" w:rsidRPr="004011C1" w:rsidDel="00833AE4">
          <w:rPr>
            <w:rFonts w:ascii="Times New Roman" w:hAnsi="Times New Roman" w:cs="Times New Roman"/>
            <w:lang w:val="ru-RU"/>
          </w:rPr>
          <w:t xml:space="preserve">., 2022; </w:t>
        </w:r>
        <w:r w:rsidR="008D02BF" w:rsidRPr="008D02BF" w:rsidDel="00833AE4">
          <w:rPr>
            <w:rFonts w:ascii="Times New Roman" w:hAnsi="Times New Roman" w:cs="Times New Roman"/>
          </w:rPr>
          <w:t>Li</w:t>
        </w:r>
        <w:r w:rsidR="008D02BF" w:rsidRPr="004011C1" w:rsidDel="00833AE4">
          <w:rPr>
            <w:rFonts w:ascii="Times New Roman" w:hAnsi="Times New Roman" w:cs="Times New Roman"/>
            <w:lang w:val="ru-RU"/>
          </w:rPr>
          <w:t xml:space="preserve"> </w:t>
        </w:r>
        <w:r w:rsidR="008D02BF" w:rsidDel="00833AE4">
          <w:rPr>
            <w:rFonts w:ascii="Times New Roman" w:hAnsi="Times New Roman" w:cs="Times New Roman"/>
          </w:rPr>
          <w:t>et</w:t>
        </w:r>
        <w:r w:rsidR="008D02BF" w:rsidRPr="004011C1" w:rsidDel="00833AE4">
          <w:rPr>
            <w:rFonts w:ascii="Times New Roman" w:hAnsi="Times New Roman" w:cs="Times New Roman"/>
            <w:lang w:val="ru-RU"/>
          </w:rPr>
          <w:t xml:space="preserve"> </w:t>
        </w:r>
        <w:r w:rsidR="008D02BF" w:rsidDel="00833AE4">
          <w:rPr>
            <w:rFonts w:ascii="Times New Roman" w:hAnsi="Times New Roman" w:cs="Times New Roman"/>
          </w:rPr>
          <w:t>al</w:t>
        </w:r>
        <w:r w:rsidR="008D02BF" w:rsidRPr="004011C1" w:rsidDel="00833AE4">
          <w:rPr>
            <w:rFonts w:ascii="Times New Roman" w:hAnsi="Times New Roman" w:cs="Times New Roman"/>
            <w:lang w:val="ru-RU"/>
          </w:rPr>
          <w:t>., 2025)</w:t>
        </w:r>
        <w:r w:rsidR="00860F4E" w:rsidDel="00833AE4">
          <w:rPr>
            <w:rFonts w:ascii="Times New Roman" w:hAnsi="Times New Roman" w:cs="Times New Roman"/>
            <w:lang w:val="ru-RU"/>
          </w:rPr>
          <w:t xml:space="preserve">. </w:t>
        </w:r>
      </w:moveFrom>
    </w:p>
    <w:p w14:paraId="79A58B6D" w14:textId="115E9E91" w:rsidR="006A795F" w:rsidDel="00833AE4" w:rsidRDefault="00860F4E" w:rsidP="00EA61AB">
      <w:pPr>
        <w:spacing w:after="0" w:line="276" w:lineRule="auto"/>
        <w:jc w:val="both"/>
        <w:rPr>
          <w:moveFrom w:id="281" w:author="Пахарукова Мария Юрьевна" w:date="2026-10-09T12:56:00Z"/>
          <w:rStyle w:val="ac"/>
          <w:rFonts w:ascii="Times New Roman" w:hAnsi="Times New Roman" w:cs="Times New Roman"/>
          <w:bCs/>
          <w:i w:val="0"/>
          <w:iCs w:val="0"/>
          <w:bdr w:val="none" w:sz="0" w:space="0" w:color="auto" w:frame="1"/>
          <w:lang w:val="ru-RU"/>
        </w:rPr>
      </w:pPr>
      <w:moveFrom w:id="282" w:author="Пахарукова Мария Юрьевна" w:date="2026-10-09T12:56:00Z">
        <w:r w:rsidDel="00833AE4">
          <w:rPr>
            <w:rFonts w:ascii="Times New Roman" w:hAnsi="Times New Roman" w:cs="Times New Roman"/>
            <w:lang w:val="ru-RU"/>
          </w:rPr>
          <w:t xml:space="preserve">Почему для исследования </w:t>
        </w:r>
        <w:r w:rsidDel="00833AE4">
          <w:rPr>
            <w:rFonts w:ascii="Times New Roman" w:hAnsi="Times New Roman" w:cs="Times New Roman"/>
          </w:rPr>
          <w:t>O</w:t>
        </w:r>
        <w:r w:rsidRPr="00BB2846" w:rsidDel="00833AE4">
          <w:rPr>
            <w:rFonts w:ascii="Times New Roman" w:hAnsi="Times New Roman" w:cs="Times New Roman"/>
            <w:lang w:val="ru-RU"/>
          </w:rPr>
          <w:t xml:space="preserve">. </w:t>
        </w:r>
        <w:r w:rsidDel="00833AE4">
          <w:rPr>
            <w:rFonts w:ascii="Times New Roman" w:hAnsi="Times New Roman" w:cs="Times New Roman"/>
          </w:rPr>
          <w:t>felineus</w:t>
        </w:r>
        <w:r w:rsidRPr="00BB2846" w:rsidDel="00833AE4">
          <w:rPr>
            <w:rFonts w:ascii="Times New Roman" w:hAnsi="Times New Roman" w:cs="Times New Roman"/>
            <w:lang w:val="ru-RU"/>
          </w:rPr>
          <w:t xml:space="preserve"> </w:t>
        </w:r>
        <w:r w:rsidDel="00833AE4">
          <w:rPr>
            <w:rFonts w:ascii="Times New Roman" w:hAnsi="Times New Roman" w:cs="Times New Roman"/>
            <w:lang w:val="ru-RU"/>
          </w:rPr>
          <w:t>преимущественно используют Сирийских хомячков (</w:t>
        </w:r>
        <w:r w:rsidDel="00833AE4">
          <w:rPr>
            <w:rFonts w:ascii="Times New Roman" w:hAnsi="Times New Roman" w:cs="Times New Roman"/>
          </w:rPr>
          <w:t>M</w:t>
        </w:r>
        <w:r w:rsidRPr="00BB2846" w:rsidDel="00833AE4">
          <w:rPr>
            <w:rFonts w:ascii="Times New Roman" w:hAnsi="Times New Roman" w:cs="Times New Roman"/>
            <w:lang w:val="ru-RU"/>
          </w:rPr>
          <w:t xml:space="preserve">. </w:t>
        </w:r>
        <w:r w:rsidDel="00833AE4">
          <w:rPr>
            <w:rFonts w:ascii="Times New Roman" w:hAnsi="Times New Roman" w:cs="Times New Roman"/>
          </w:rPr>
          <w:t>auratus</w:t>
        </w:r>
        <w:r w:rsidDel="00833AE4">
          <w:rPr>
            <w:rFonts w:ascii="Times New Roman" w:hAnsi="Times New Roman" w:cs="Times New Roman"/>
            <w:lang w:val="ru-RU"/>
          </w:rPr>
          <w:t xml:space="preserve">)? На это существует несколько причин. </w:t>
        </w:r>
        <w:r w:rsidR="00C01421" w:rsidRPr="00D92967" w:rsidDel="00833AE4">
          <w:rPr>
            <w:rStyle w:val="ac"/>
            <w:rFonts w:ascii="Times New Roman" w:hAnsi="Times New Roman" w:cs="Times New Roman"/>
            <w:bCs/>
            <w:i w:val="0"/>
            <w:iCs w:val="0"/>
            <w:bdr w:val="none" w:sz="0" w:space="0" w:color="auto" w:frame="1"/>
          </w:rPr>
          <w:t>M</w:t>
        </w:r>
        <w:r w:rsidRPr="00BB2846" w:rsidDel="00833AE4">
          <w:rPr>
            <w:rStyle w:val="ac"/>
            <w:rFonts w:ascii="Times New Roman" w:hAnsi="Times New Roman" w:cs="Times New Roman"/>
            <w:bCs/>
            <w:i w:val="0"/>
            <w:iCs w:val="0"/>
            <w:bdr w:val="none" w:sz="0" w:space="0" w:color="auto" w:frame="1"/>
            <w:lang w:val="ru-RU"/>
          </w:rPr>
          <w:t>.</w:t>
        </w:r>
        <w:r w:rsidR="00C01421" w:rsidRPr="00D92967" w:rsidDel="00833AE4">
          <w:rPr>
            <w:rStyle w:val="ac"/>
            <w:rFonts w:ascii="Times New Roman" w:hAnsi="Times New Roman" w:cs="Times New Roman"/>
            <w:bCs/>
            <w:i w:val="0"/>
            <w:iCs w:val="0"/>
            <w:bdr w:val="none" w:sz="0" w:space="0" w:color="auto" w:frame="1"/>
            <w:lang w:val="ru-RU"/>
          </w:rPr>
          <w:t xml:space="preserve"> </w:t>
        </w:r>
        <w:r w:rsidR="00C01421" w:rsidRPr="00D92967" w:rsidDel="00833AE4">
          <w:rPr>
            <w:rStyle w:val="ac"/>
            <w:rFonts w:ascii="Times New Roman" w:hAnsi="Times New Roman" w:cs="Times New Roman"/>
            <w:bCs/>
            <w:i w:val="0"/>
            <w:iCs w:val="0"/>
            <w:bdr w:val="none" w:sz="0" w:space="0" w:color="auto" w:frame="1"/>
          </w:rPr>
          <w:t>auratus</w:t>
        </w:r>
        <w:r w:rsidR="00C01421" w:rsidRPr="00D92967" w:rsidDel="00833AE4">
          <w:rPr>
            <w:rStyle w:val="ac"/>
            <w:rFonts w:ascii="Times New Roman" w:hAnsi="Times New Roman" w:cs="Times New Roman"/>
            <w:bCs/>
            <w:i w:val="0"/>
            <w:iCs w:val="0"/>
            <w:bdr w:val="none" w:sz="0" w:space="0" w:color="auto" w:frame="1"/>
            <w:lang w:val="ru-RU"/>
          </w:rPr>
          <w:t xml:space="preserve"> являются близкородственным видом к ондатре (</w:t>
        </w:r>
        <w:r w:rsidR="00C01421" w:rsidRPr="00D92967" w:rsidDel="00833AE4">
          <w:rPr>
            <w:rStyle w:val="ac"/>
            <w:rFonts w:ascii="Times New Roman" w:hAnsi="Times New Roman" w:cs="Times New Roman"/>
            <w:bCs/>
            <w:i w:val="0"/>
            <w:iCs w:val="0"/>
            <w:bdr w:val="none" w:sz="0" w:space="0" w:color="auto" w:frame="1"/>
          </w:rPr>
          <w:t>Ondatra</w:t>
        </w:r>
        <w:r w:rsidR="00C01421" w:rsidRPr="00D92967" w:rsidDel="00833AE4">
          <w:rPr>
            <w:rStyle w:val="ac"/>
            <w:rFonts w:ascii="Times New Roman" w:hAnsi="Times New Roman" w:cs="Times New Roman"/>
            <w:bCs/>
            <w:i w:val="0"/>
            <w:iCs w:val="0"/>
            <w:bdr w:val="none" w:sz="0" w:space="0" w:color="auto" w:frame="1"/>
            <w:lang w:val="ru-RU"/>
          </w:rPr>
          <w:t xml:space="preserve"> </w:t>
        </w:r>
        <w:r w:rsidR="00C01421" w:rsidRPr="00D92967" w:rsidDel="00833AE4">
          <w:rPr>
            <w:rStyle w:val="ac"/>
            <w:rFonts w:ascii="Times New Roman" w:hAnsi="Times New Roman" w:cs="Times New Roman"/>
            <w:bCs/>
            <w:i w:val="0"/>
            <w:iCs w:val="0"/>
            <w:bdr w:val="none" w:sz="0" w:space="0" w:color="auto" w:frame="1"/>
          </w:rPr>
          <w:t>zibethicus</w:t>
        </w:r>
        <w:r w:rsidR="00C01421" w:rsidRPr="00D92967" w:rsidDel="00833AE4">
          <w:rPr>
            <w:rStyle w:val="ac"/>
            <w:rFonts w:ascii="Times New Roman" w:hAnsi="Times New Roman" w:cs="Times New Roman"/>
            <w:bCs/>
            <w:i w:val="0"/>
            <w:iCs w:val="0"/>
            <w:bdr w:val="none" w:sz="0" w:space="0" w:color="auto" w:frame="1"/>
            <w:lang w:val="ru-RU"/>
          </w:rPr>
          <w:t xml:space="preserve">) – млекопитающему, выступающему резервуарным </w:t>
        </w:r>
        <w:r w:rsidR="00C01421" w:rsidRPr="00D92967" w:rsidDel="00833AE4">
          <w:rPr>
            <w:rStyle w:val="ac"/>
            <w:rFonts w:ascii="Times New Roman" w:hAnsi="Times New Roman" w:cs="Times New Roman"/>
            <w:bCs/>
            <w:i w:val="0"/>
            <w:iCs w:val="0"/>
            <w:bdr w:val="none" w:sz="0" w:space="0" w:color="auto" w:frame="1"/>
          </w:rPr>
          <w:t>definitive</w:t>
        </w:r>
        <w:r w:rsidR="00C01421" w:rsidRPr="00D92967" w:rsidDel="00833AE4">
          <w:rPr>
            <w:rStyle w:val="ac"/>
            <w:rFonts w:ascii="Times New Roman" w:hAnsi="Times New Roman" w:cs="Times New Roman"/>
            <w:bCs/>
            <w:i w:val="0"/>
            <w:iCs w:val="0"/>
            <w:bdr w:val="none" w:sz="0" w:space="0" w:color="auto" w:frame="1"/>
            <w:lang w:val="ru-RU"/>
          </w:rPr>
          <w:t xml:space="preserve"> </w:t>
        </w:r>
        <w:r w:rsidR="00C01421" w:rsidRPr="00D92967" w:rsidDel="00833AE4">
          <w:rPr>
            <w:rStyle w:val="ac"/>
            <w:rFonts w:ascii="Times New Roman" w:hAnsi="Times New Roman" w:cs="Times New Roman"/>
            <w:bCs/>
            <w:i w:val="0"/>
            <w:iCs w:val="0"/>
            <w:bdr w:val="none" w:sz="0" w:space="0" w:color="auto" w:frame="1"/>
          </w:rPr>
          <w:t>host</w:t>
        </w:r>
        <w:r w:rsidR="00C01421" w:rsidRPr="00D92967" w:rsidDel="00833AE4">
          <w:rPr>
            <w:rStyle w:val="ac"/>
            <w:rFonts w:ascii="Times New Roman" w:hAnsi="Times New Roman" w:cs="Times New Roman"/>
            <w:bCs/>
            <w:i w:val="0"/>
            <w:iCs w:val="0"/>
            <w:bdr w:val="none" w:sz="0" w:space="0" w:color="auto" w:frame="1"/>
            <w:lang w:val="ru-RU"/>
          </w:rPr>
          <w:t xml:space="preserve"> в естественной среде обитания (</w:t>
        </w:r>
        <w:r w:rsidR="00C01421" w:rsidRPr="00D92967" w:rsidDel="00833AE4">
          <w:rPr>
            <w:rFonts w:ascii="Times New Roman" w:hAnsi="Times New Roman" w:cs="Times New Roman"/>
            <w:i/>
            <w:iCs/>
          </w:rPr>
          <w:t>Pakharukova</w:t>
        </w:r>
        <w:r w:rsidR="00C01421" w:rsidRPr="00D92967" w:rsidDel="00833AE4">
          <w:rPr>
            <w:rFonts w:ascii="Times New Roman" w:hAnsi="Times New Roman" w:cs="Times New Roman"/>
            <w:i/>
            <w:iCs/>
            <w:lang w:val="ru-RU"/>
          </w:rPr>
          <w:t xml:space="preserve"> &amp; </w:t>
        </w:r>
        <w:r w:rsidR="00C01421" w:rsidRPr="00D92967" w:rsidDel="00833AE4">
          <w:rPr>
            <w:rFonts w:ascii="Times New Roman" w:hAnsi="Times New Roman" w:cs="Times New Roman"/>
            <w:i/>
            <w:iCs/>
          </w:rPr>
          <w:t>Mordvinov</w:t>
        </w:r>
        <w:r w:rsidR="00C01421" w:rsidRPr="00D92967" w:rsidDel="00833AE4">
          <w:rPr>
            <w:rFonts w:ascii="Times New Roman" w:hAnsi="Times New Roman" w:cs="Times New Roman"/>
            <w:i/>
            <w:iCs/>
            <w:lang w:val="ru-RU"/>
          </w:rPr>
          <w:t xml:space="preserve">, 2016; </w:t>
        </w:r>
        <w:r w:rsidR="00C01421" w:rsidRPr="00D92967" w:rsidDel="00833AE4">
          <w:rPr>
            <w:rFonts w:ascii="Times New Roman" w:hAnsi="Times New Roman" w:cs="Times New Roman"/>
            <w:i/>
            <w:iCs/>
          </w:rPr>
          <w:t>Schuster</w:t>
        </w:r>
        <w:r w:rsidR="00C01421" w:rsidRPr="00D92967" w:rsidDel="00833AE4">
          <w:rPr>
            <w:rFonts w:ascii="Times New Roman" w:hAnsi="Times New Roman" w:cs="Times New Roman"/>
            <w:i/>
            <w:iCs/>
            <w:lang w:val="ru-RU"/>
          </w:rPr>
          <w:t xml:space="preserve"> </w:t>
        </w:r>
        <w:r w:rsidR="00C01421" w:rsidRPr="00D92967" w:rsidDel="00833AE4">
          <w:rPr>
            <w:rFonts w:ascii="Times New Roman" w:hAnsi="Times New Roman" w:cs="Times New Roman"/>
            <w:i/>
            <w:iCs/>
          </w:rPr>
          <w:t>et</w:t>
        </w:r>
        <w:r w:rsidR="00C01421" w:rsidRPr="00D92967" w:rsidDel="00833AE4">
          <w:rPr>
            <w:rFonts w:ascii="Times New Roman" w:hAnsi="Times New Roman" w:cs="Times New Roman"/>
            <w:i/>
            <w:iCs/>
            <w:lang w:val="ru-RU"/>
          </w:rPr>
          <w:t xml:space="preserve"> </w:t>
        </w:r>
        <w:r w:rsidR="00C01421" w:rsidRPr="00D92967" w:rsidDel="00833AE4">
          <w:rPr>
            <w:rFonts w:ascii="Times New Roman" w:hAnsi="Times New Roman" w:cs="Times New Roman"/>
            <w:i/>
            <w:iCs/>
          </w:rPr>
          <w:t>al</w:t>
        </w:r>
        <w:r w:rsidR="00C01421" w:rsidRPr="00D92967" w:rsidDel="00833AE4">
          <w:rPr>
            <w:rFonts w:ascii="Times New Roman" w:hAnsi="Times New Roman" w:cs="Times New Roman"/>
            <w:i/>
            <w:iCs/>
            <w:lang w:val="ru-RU"/>
          </w:rPr>
          <w:t>., 2021</w:t>
        </w:r>
        <w:r w:rsidR="00C01421" w:rsidRPr="00D92967" w:rsidDel="00833AE4">
          <w:rPr>
            <w:rStyle w:val="ac"/>
            <w:rFonts w:ascii="Times New Roman" w:hAnsi="Times New Roman" w:cs="Times New Roman"/>
            <w:bCs/>
            <w:i w:val="0"/>
            <w:iCs w:val="0"/>
            <w:bdr w:val="none" w:sz="0" w:space="0" w:color="auto" w:frame="1"/>
            <w:lang w:val="ru-RU"/>
          </w:rPr>
          <w:t xml:space="preserve">). Ондатра принадлежит к семейству </w:t>
        </w:r>
        <w:r w:rsidR="00C01421" w:rsidRPr="00D92967" w:rsidDel="00833AE4">
          <w:rPr>
            <w:rStyle w:val="ac"/>
            <w:rFonts w:ascii="Times New Roman" w:hAnsi="Times New Roman" w:cs="Times New Roman"/>
            <w:bCs/>
            <w:i w:val="0"/>
            <w:iCs w:val="0"/>
            <w:bdr w:val="none" w:sz="0" w:space="0" w:color="auto" w:frame="1"/>
          </w:rPr>
          <w:t>Cricetidae</w:t>
        </w:r>
        <w:r w:rsidR="00C01421" w:rsidRPr="00D92967" w:rsidDel="00833AE4">
          <w:rPr>
            <w:rStyle w:val="ac"/>
            <w:rFonts w:ascii="Times New Roman" w:hAnsi="Times New Roman" w:cs="Times New Roman"/>
            <w:bCs/>
            <w:i w:val="0"/>
            <w:iCs w:val="0"/>
            <w:bdr w:val="none" w:sz="0" w:space="0" w:color="auto" w:frame="1"/>
            <w:lang w:val="ru-RU"/>
          </w:rPr>
          <w:t xml:space="preserve">, как и </w:t>
        </w:r>
        <w:r w:rsidR="002B107D" w:rsidDel="00833AE4">
          <w:rPr>
            <w:rStyle w:val="ac"/>
            <w:rFonts w:ascii="Times New Roman" w:hAnsi="Times New Roman" w:cs="Times New Roman"/>
            <w:bCs/>
            <w:i w:val="0"/>
            <w:iCs w:val="0"/>
            <w:bdr w:val="none" w:sz="0" w:space="0" w:color="auto" w:frame="1"/>
            <w:lang w:val="ru-RU"/>
          </w:rPr>
          <w:t xml:space="preserve">Сирийские </w:t>
        </w:r>
        <w:r w:rsidR="00C01421" w:rsidRPr="00D92967" w:rsidDel="00833AE4">
          <w:rPr>
            <w:rStyle w:val="ac"/>
            <w:rFonts w:ascii="Times New Roman" w:hAnsi="Times New Roman" w:cs="Times New Roman"/>
            <w:bCs/>
            <w:i w:val="0"/>
            <w:iCs w:val="0"/>
            <w:bdr w:val="none" w:sz="0" w:space="0" w:color="auto" w:frame="1"/>
            <w:lang w:val="ru-RU"/>
          </w:rPr>
          <w:t>хомячки.</w:t>
        </w:r>
        <w:r w:rsidR="000D31CF" w:rsidRPr="00D92967" w:rsidDel="00833AE4">
          <w:rPr>
            <w:rStyle w:val="ac"/>
            <w:rFonts w:ascii="Times New Roman" w:hAnsi="Times New Roman" w:cs="Times New Roman"/>
            <w:bCs/>
            <w:i w:val="0"/>
            <w:iCs w:val="0"/>
            <w:bdr w:val="none" w:sz="0" w:space="0" w:color="auto" w:frame="1"/>
            <w:lang w:val="ru-RU"/>
          </w:rPr>
          <w:t xml:space="preserve"> </w:t>
        </w:r>
        <w:r w:rsidR="00CA468B" w:rsidDel="00833AE4">
          <w:rPr>
            <w:rStyle w:val="ac"/>
            <w:rFonts w:ascii="Times New Roman" w:hAnsi="Times New Roman" w:cs="Times New Roman"/>
            <w:bCs/>
            <w:i w:val="0"/>
            <w:iCs w:val="0"/>
            <w:bdr w:val="none" w:sz="0" w:space="0" w:color="auto" w:frame="1"/>
            <w:lang w:val="ru-RU"/>
          </w:rPr>
          <w:t xml:space="preserve">Фенотип </w:t>
        </w:r>
        <w:r w:rsidR="00CA468B" w:rsidRPr="00D92967" w:rsidDel="00833AE4">
          <w:rPr>
            <w:rStyle w:val="ac"/>
            <w:rFonts w:ascii="Times New Roman" w:hAnsi="Times New Roman" w:cs="Times New Roman"/>
            <w:bCs/>
            <w:i w:val="0"/>
            <w:iCs w:val="0"/>
            <w:bdr w:val="none" w:sz="0" w:space="0" w:color="auto" w:frame="1"/>
            <w:lang w:val="ru-RU"/>
          </w:rPr>
          <w:t>взрослы</w:t>
        </w:r>
        <w:r w:rsidR="00CA468B" w:rsidDel="00833AE4">
          <w:rPr>
            <w:rStyle w:val="ac"/>
            <w:rFonts w:ascii="Times New Roman" w:hAnsi="Times New Roman" w:cs="Times New Roman"/>
            <w:bCs/>
            <w:i w:val="0"/>
            <w:iCs w:val="0"/>
            <w:bdr w:val="none" w:sz="0" w:space="0" w:color="auto" w:frame="1"/>
            <w:lang w:val="ru-RU"/>
          </w:rPr>
          <w:t>х</w:t>
        </w:r>
        <w:r w:rsidR="00CA468B" w:rsidRPr="00D92967" w:rsidDel="00833AE4">
          <w:rPr>
            <w:rStyle w:val="ac"/>
            <w:rFonts w:ascii="Times New Roman" w:hAnsi="Times New Roman" w:cs="Times New Roman"/>
            <w:bCs/>
            <w:i w:val="0"/>
            <w:iCs w:val="0"/>
            <w:bdr w:val="none" w:sz="0" w:space="0" w:color="auto" w:frame="1"/>
            <w:lang w:val="ru-RU"/>
          </w:rPr>
          <w:t xml:space="preserve"> особ</w:t>
        </w:r>
        <w:r w:rsidR="00CA468B" w:rsidDel="00833AE4">
          <w:rPr>
            <w:rStyle w:val="ac"/>
            <w:rFonts w:ascii="Times New Roman" w:hAnsi="Times New Roman" w:cs="Times New Roman"/>
            <w:bCs/>
            <w:i w:val="0"/>
            <w:iCs w:val="0"/>
            <w:bdr w:val="none" w:sz="0" w:space="0" w:color="auto" w:frame="1"/>
            <w:lang w:val="ru-RU"/>
          </w:rPr>
          <w:t>ей,</w:t>
        </w:r>
        <w:r w:rsidR="00C01421" w:rsidRPr="00D92967" w:rsidDel="00833AE4">
          <w:rPr>
            <w:rStyle w:val="ac"/>
            <w:rFonts w:ascii="Times New Roman" w:hAnsi="Times New Roman" w:cs="Times New Roman"/>
            <w:bCs/>
            <w:i w:val="0"/>
            <w:iCs w:val="0"/>
            <w:bdr w:val="none" w:sz="0" w:space="0" w:color="auto" w:frame="1"/>
            <w:lang w:val="ru-RU"/>
          </w:rPr>
          <w:t xml:space="preserve"> </w:t>
        </w:r>
        <w:r w:rsidR="00CA468B" w:rsidDel="00833AE4">
          <w:rPr>
            <w:rStyle w:val="ac"/>
            <w:rFonts w:ascii="Times New Roman" w:hAnsi="Times New Roman" w:cs="Times New Roman"/>
            <w:bCs/>
            <w:i w:val="0"/>
            <w:iCs w:val="0"/>
            <w:bdr w:val="none" w:sz="0" w:space="0" w:color="auto" w:frame="1"/>
            <w:lang w:val="ru-RU"/>
          </w:rPr>
          <w:t>выделенных из Сирийских хомячков,</w:t>
        </w:r>
        <w:r w:rsidR="00C01421" w:rsidRPr="00D92967" w:rsidDel="00833AE4">
          <w:rPr>
            <w:rStyle w:val="ac"/>
            <w:rFonts w:ascii="Times New Roman" w:hAnsi="Times New Roman" w:cs="Times New Roman"/>
            <w:bCs/>
            <w:i w:val="0"/>
            <w:iCs w:val="0"/>
            <w:bdr w:val="none" w:sz="0" w:space="0" w:color="auto" w:frame="1"/>
            <w:lang w:val="ru-RU"/>
          </w:rPr>
          <w:t xml:space="preserve"> не отличаются от </w:t>
        </w:r>
        <w:r w:rsidR="00CA468B" w:rsidDel="00833AE4">
          <w:rPr>
            <w:rStyle w:val="ac"/>
            <w:rFonts w:ascii="Times New Roman" w:hAnsi="Times New Roman" w:cs="Times New Roman"/>
            <w:bCs/>
            <w:i w:val="0"/>
            <w:iCs w:val="0"/>
            <w:bdr w:val="none" w:sz="0" w:space="0" w:color="auto" w:frame="1"/>
            <w:lang w:val="ru-RU"/>
          </w:rPr>
          <w:t>особей</w:t>
        </w:r>
        <w:r w:rsidR="00C01421" w:rsidRPr="00D92967" w:rsidDel="00833AE4">
          <w:rPr>
            <w:rStyle w:val="ac"/>
            <w:rFonts w:ascii="Times New Roman" w:hAnsi="Times New Roman" w:cs="Times New Roman"/>
            <w:bCs/>
            <w:i w:val="0"/>
            <w:iCs w:val="0"/>
            <w:bdr w:val="none" w:sz="0" w:space="0" w:color="auto" w:frame="1"/>
            <w:lang w:val="ru-RU"/>
          </w:rPr>
          <w:t xml:space="preserve">, выделенных </w:t>
        </w:r>
        <w:r w:rsidR="00CA468B" w:rsidDel="00833AE4">
          <w:rPr>
            <w:rStyle w:val="ac"/>
            <w:rFonts w:ascii="Times New Roman" w:hAnsi="Times New Roman" w:cs="Times New Roman"/>
            <w:bCs/>
            <w:i w:val="0"/>
            <w:iCs w:val="0"/>
            <w:bdr w:val="none" w:sz="0" w:space="0" w:color="auto" w:frame="1"/>
            <w:lang w:val="ru-RU"/>
          </w:rPr>
          <w:t>из</w:t>
        </w:r>
        <w:r w:rsidR="00C01421" w:rsidRPr="00D92967" w:rsidDel="00833AE4">
          <w:rPr>
            <w:rStyle w:val="ac"/>
            <w:rFonts w:ascii="Times New Roman" w:hAnsi="Times New Roman" w:cs="Times New Roman"/>
            <w:bCs/>
            <w:i w:val="0"/>
            <w:iCs w:val="0"/>
            <w:bdr w:val="none" w:sz="0" w:space="0" w:color="auto" w:frame="1"/>
            <w:lang w:val="ru-RU"/>
          </w:rPr>
          <w:t xml:space="preserve"> лис, кошек и </w:t>
        </w:r>
        <w:r w:rsidR="00CA468B" w:rsidDel="00833AE4">
          <w:rPr>
            <w:rStyle w:val="ac"/>
            <w:rFonts w:ascii="Times New Roman" w:hAnsi="Times New Roman" w:cs="Times New Roman"/>
            <w:bCs/>
            <w:i w:val="0"/>
            <w:iCs w:val="0"/>
            <w:bdr w:val="none" w:sz="0" w:space="0" w:color="auto" w:frame="1"/>
            <w:lang w:val="ru-RU"/>
          </w:rPr>
          <w:t xml:space="preserve">других млекопитающих, которые </w:t>
        </w:r>
        <w:r w:rsidR="00426ECB" w:rsidDel="00833AE4">
          <w:rPr>
            <w:rStyle w:val="ac"/>
            <w:rFonts w:ascii="Times New Roman" w:hAnsi="Times New Roman" w:cs="Times New Roman"/>
            <w:bCs/>
            <w:i w:val="0"/>
            <w:iCs w:val="0"/>
            <w:bdr w:val="none" w:sz="0" w:space="0" w:color="auto" w:frame="1"/>
            <w:lang w:val="ru-RU"/>
          </w:rPr>
          <w:t xml:space="preserve">подвержены заражению </w:t>
        </w:r>
        <w:r w:rsidR="004B2599" w:rsidDel="00833AE4">
          <w:rPr>
            <w:rStyle w:val="ac"/>
            <w:rFonts w:ascii="Times New Roman" w:hAnsi="Times New Roman" w:cs="Times New Roman"/>
            <w:bCs/>
            <w:i w:val="0"/>
            <w:iCs w:val="0"/>
            <w:bdr w:val="none" w:sz="0" w:space="0" w:color="auto" w:frame="1"/>
            <w:lang w:val="ru-RU"/>
          </w:rPr>
          <w:t>в естественной среде</w:t>
        </w:r>
        <w:r w:rsidR="00C01421" w:rsidRPr="00D92967" w:rsidDel="00833AE4">
          <w:rPr>
            <w:rStyle w:val="ac"/>
            <w:rFonts w:ascii="Times New Roman" w:hAnsi="Times New Roman" w:cs="Times New Roman"/>
            <w:bCs/>
            <w:i w:val="0"/>
            <w:iCs w:val="0"/>
            <w:bdr w:val="none" w:sz="0" w:space="0" w:color="auto" w:frame="1"/>
            <w:lang w:val="ru-RU"/>
          </w:rPr>
          <w:t xml:space="preserve"> (Беэр, 2005). </w:t>
        </w:r>
        <w:r w:rsidR="004B2599" w:rsidDel="00833AE4">
          <w:rPr>
            <w:rStyle w:val="ac"/>
            <w:rFonts w:ascii="Times New Roman" w:hAnsi="Times New Roman" w:cs="Times New Roman"/>
            <w:bCs/>
            <w:i w:val="0"/>
            <w:iCs w:val="0"/>
            <w:bdr w:val="none" w:sz="0" w:space="0" w:color="auto" w:frame="1"/>
            <w:lang w:val="ru-RU"/>
          </w:rPr>
          <w:t>П</w:t>
        </w:r>
        <w:r w:rsidR="00C01421" w:rsidRPr="00D92967" w:rsidDel="00833AE4">
          <w:rPr>
            <w:rStyle w:val="ac"/>
            <w:rFonts w:ascii="Times New Roman" w:hAnsi="Times New Roman" w:cs="Times New Roman"/>
            <w:bCs/>
            <w:i w:val="0"/>
            <w:iCs w:val="0"/>
            <w:bdr w:val="none" w:sz="0" w:space="0" w:color="auto" w:frame="1"/>
            <w:lang w:val="ru-RU"/>
          </w:rPr>
          <w:t xml:space="preserve">аттерн развития инфекции </w:t>
        </w:r>
        <w:r w:rsidR="004B2599" w:rsidDel="00833AE4">
          <w:rPr>
            <w:rStyle w:val="ac"/>
            <w:rFonts w:ascii="Times New Roman" w:hAnsi="Times New Roman" w:cs="Times New Roman"/>
            <w:bCs/>
            <w:i w:val="0"/>
            <w:iCs w:val="0"/>
            <w:bdr w:val="none" w:sz="0" w:space="0" w:color="auto" w:frame="1"/>
            <w:lang w:val="ru-RU"/>
          </w:rPr>
          <w:t xml:space="preserve">у хомячков </w:t>
        </w:r>
        <w:r w:rsidR="00C01421" w:rsidRPr="00D92967" w:rsidDel="00833AE4">
          <w:rPr>
            <w:rStyle w:val="ac"/>
            <w:rFonts w:ascii="Times New Roman" w:hAnsi="Times New Roman" w:cs="Times New Roman"/>
            <w:bCs/>
            <w:i w:val="0"/>
            <w:iCs w:val="0"/>
            <w:bdr w:val="none" w:sz="0" w:space="0" w:color="auto" w:frame="1"/>
            <w:lang w:val="ru-RU"/>
          </w:rPr>
          <w:t>аналогичен тому, что мы наблюдаем у человека. В печени золотистого хомячка при заражении описторхозом, развиваются все характерные патологические признаки заболевания (</w:t>
        </w:r>
        <w:r w:rsidR="00C01421" w:rsidRPr="00D92967" w:rsidDel="00833AE4">
          <w:rPr>
            <w:rFonts w:ascii="Times New Roman" w:hAnsi="Times New Roman" w:cs="Times New Roman"/>
          </w:rPr>
          <w:t>Lvova</w:t>
        </w:r>
        <w:r w:rsidR="00C01421" w:rsidRPr="00D92967" w:rsidDel="00833AE4">
          <w:rPr>
            <w:rFonts w:ascii="Times New Roman" w:hAnsi="Times New Roman" w:cs="Times New Roman"/>
            <w:lang w:val="ru-RU"/>
          </w:rPr>
          <w:t xml:space="preserve"> </w:t>
        </w:r>
        <w:r w:rsidR="00C01421" w:rsidRPr="00D92967" w:rsidDel="00833AE4">
          <w:rPr>
            <w:rFonts w:ascii="Times New Roman" w:hAnsi="Times New Roman" w:cs="Times New Roman"/>
          </w:rPr>
          <w:t>et</w:t>
        </w:r>
        <w:r w:rsidR="00C01421" w:rsidRPr="00D92967" w:rsidDel="00833AE4">
          <w:rPr>
            <w:rFonts w:ascii="Times New Roman" w:hAnsi="Times New Roman" w:cs="Times New Roman"/>
            <w:lang w:val="ru-RU"/>
          </w:rPr>
          <w:t xml:space="preserve"> </w:t>
        </w:r>
        <w:r w:rsidR="00C01421" w:rsidRPr="00D92967" w:rsidDel="00833AE4">
          <w:rPr>
            <w:rFonts w:ascii="Times New Roman" w:hAnsi="Times New Roman" w:cs="Times New Roman"/>
          </w:rPr>
          <w:t>al</w:t>
        </w:r>
        <w:r w:rsidR="00C01421" w:rsidRPr="00D92967" w:rsidDel="00833AE4">
          <w:rPr>
            <w:rFonts w:ascii="Times New Roman" w:hAnsi="Times New Roman" w:cs="Times New Roman"/>
            <w:lang w:val="ru-RU"/>
          </w:rPr>
          <w:t>., 2012</w:t>
        </w:r>
        <w:r w:rsidR="00C01421" w:rsidRPr="00D92967" w:rsidDel="00833AE4">
          <w:rPr>
            <w:rStyle w:val="ac"/>
            <w:rFonts w:ascii="Times New Roman" w:hAnsi="Times New Roman" w:cs="Times New Roman"/>
            <w:bCs/>
            <w:i w:val="0"/>
            <w:iCs w:val="0"/>
            <w:bdr w:val="none" w:sz="0" w:space="0" w:color="auto" w:frame="1"/>
            <w:lang w:val="ru-RU"/>
          </w:rPr>
          <w:t>)</w:t>
        </w:r>
        <w:r w:rsidR="00C01421" w:rsidRPr="00D92967" w:rsidDel="00833AE4">
          <w:rPr>
            <w:rStyle w:val="ac"/>
            <w:rFonts w:ascii="Times New Roman" w:hAnsi="Times New Roman" w:cs="Times New Roman"/>
            <w:bCs/>
            <w:bdr w:val="none" w:sz="0" w:space="0" w:color="auto" w:frame="1"/>
            <w:lang w:val="ru-RU"/>
          </w:rPr>
          <w:t>.</w:t>
        </w:r>
        <w:r w:rsidR="00BE4248" w:rsidRPr="00D92967" w:rsidDel="00833AE4">
          <w:rPr>
            <w:rStyle w:val="ac"/>
            <w:rFonts w:ascii="Times New Roman" w:hAnsi="Times New Roman" w:cs="Times New Roman"/>
            <w:bCs/>
            <w:i w:val="0"/>
            <w:iCs w:val="0"/>
            <w:bdr w:val="none" w:sz="0" w:space="0" w:color="auto" w:frame="1"/>
            <w:lang w:val="ru-RU"/>
          </w:rPr>
          <w:t xml:space="preserve"> </w:t>
        </w:r>
      </w:moveFrom>
    </w:p>
    <w:p w14:paraId="67C88CA8" w14:textId="7DE4E5B2" w:rsidR="00797DA2" w:rsidRPr="00D92967" w:rsidDel="00833AE4" w:rsidRDefault="00BE4248" w:rsidP="00EA61AB">
      <w:pPr>
        <w:spacing w:after="0" w:line="276" w:lineRule="auto"/>
        <w:jc w:val="both"/>
        <w:rPr>
          <w:moveFrom w:id="283" w:author="Пахарукова Мария Юрьевна" w:date="2026-10-09T12:56:00Z"/>
          <w:rStyle w:val="ac"/>
          <w:rFonts w:ascii="Times New Roman" w:hAnsi="Times New Roman" w:cs="Times New Roman"/>
          <w:bCs/>
          <w:i w:val="0"/>
          <w:iCs w:val="0"/>
          <w:bdr w:val="none" w:sz="0" w:space="0" w:color="auto" w:frame="1"/>
          <w:lang w:val="ru-RU"/>
        </w:rPr>
      </w:pPr>
      <w:moveFrom w:id="284" w:author="Пахарукова Мария Юрьевна" w:date="2026-10-09T12:56:00Z">
        <w:r w:rsidRPr="00D92967" w:rsidDel="00833AE4">
          <w:rPr>
            <w:rStyle w:val="ac"/>
            <w:rFonts w:ascii="Times New Roman" w:hAnsi="Times New Roman" w:cs="Times New Roman"/>
            <w:bCs/>
            <w:i w:val="0"/>
            <w:iCs w:val="0"/>
            <w:bdr w:val="none" w:sz="0" w:space="0" w:color="auto" w:frame="1"/>
            <w:lang w:val="ru-RU"/>
          </w:rPr>
          <w:t xml:space="preserve">Несмотря на удобство использования хомячков в качестве экспериментальной модели описторхоза, </w:t>
        </w:r>
        <w:r w:rsidR="002B107D" w:rsidDel="00833AE4">
          <w:rPr>
            <w:rStyle w:val="ac"/>
            <w:rFonts w:ascii="Times New Roman" w:hAnsi="Times New Roman" w:cs="Times New Roman"/>
            <w:bCs/>
            <w:i w:val="0"/>
            <w:iCs w:val="0"/>
            <w:bdr w:val="none" w:sz="0" w:space="0" w:color="auto" w:frame="1"/>
            <w:lang w:val="ru-RU"/>
          </w:rPr>
          <w:t>существуют ограничения, связанные с этой экспериментальной моделью. Р</w:t>
        </w:r>
        <w:r w:rsidR="002B107D" w:rsidRPr="00D92967" w:rsidDel="00833AE4">
          <w:rPr>
            <w:rStyle w:val="ac"/>
            <w:rFonts w:ascii="Times New Roman" w:hAnsi="Times New Roman" w:cs="Times New Roman"/>
            <w:bCs/>
            <w:i w:val="0"/>
            <w:iCs w:val="0"/>
            <w:bdr w:val="none" w:sz="0" w:space="0" w:color="auto" w:frame="1"/>
            <w:lang w:val="ru-RU"/>
          </w:rPr>
          <w:t xml:space="preserve">яд </w:t>
        </w:r>
        <w:r w:rsidRPr="00D92967" w:rsidDel="00833AE4">
          <w:rPr>
            <w:rStyle w:val="ac"/>
            <w:rFonts w:ascii="Times New Roman" w:hAnsi="Times New Roman" w:cs="Times New Roman"/>
            <w:bCs/>
            <w:i w:val="0"/>
            <w:iCs w:val="0"/>
            <w:bdr w:val="none" w:sz="0" w:space="0" w:color="auto" w:frame="1"/>
            <w:lang w:val="ru-RU"/>
          </w:rPr>
          <w:t>методов разработан под других животных</w:t>
        </w:r>
        <w:r w:rsidR="002B107D" w:rsidDel="00833AE4">
          <w:rPr>
            <w:rStyle w:val="ac"/>
            <w:rFonts w:ascii="Times New Roman" w:hAnsi="Times New Roman" w:cs="Times New Roman"/>
            <w:bCs/>
            <w:i w:val="0"/>
            <w:iCs w:val="0"/>
            <w:bdr w:val="none" w:sz="0" w:space="0" w:color="auto" w:frame="1"/>
            <w:lang w:val="ru-RU"/>
          </w:rPr>
          <w:t>, преимущественно под мышей и крыс, и не может быть перенесён на хомячков</w:t>
        </w:r>
        <w:r w:rsidRPr="00D92967" w:rsidDel="00833AE4">
          <w:rPr>
            <w:rStyle w:val="ac"/>
            <w:rFonts w:ascii="Times New Roman" w:hAnsi="Times New Roman" w:cs="Times New Roman"/>
            <w:bCs/>
            <w:i w:val="0"/>
            <w:iCs w:val="0"/>
            <w:bdr w:val="none" w:sz="0" w:space="0" w:color="auto" w:frame="1"/>
            <w:lang w:val="ru-RU"/>
          </w:rPr>
          <w:t xml:space="preserve">. </w:t>
        </w:r>
        <w:r w:rsidR="002B107D" w:rsidDel="00833AE4">
          <w:rPr>
            <w:rStyle w:val="ac"/>
            <w:rFonts w:ascii="Times New Roman" w:hAnsi="Times New Roman" w:cs="Times New Roman"/>
            <w:bCs/>
            <w:i w:val="0"/>
            <w:iCs w:val="0"/>
            <w:bdr w:val="none" w:sz="0" w:space="0" w:color="auto" w:frame="1"/>
            <w:lang w:val="ru-RU"/>
          </w:rPr>
          <w:t xml:space="preserve">Классическим примером являются </w:t>
        </w:r>
        <w:r w:rsidRPr="00D92967" w:rsidDel="00833AE4">
          <w:rPr>
            <w:rStyle w:val="ac"/>
            <w:rFonts w:ascii="Times New Roman" w:hAnsi="Times New Roman" w:cs="Times New Roman"/>
            <w:bCs/>
            <w:i w:val="0"/>
            <w:iCs w:val="0"/>
            <w:bdr w:val="none" w:sz="0" w:space="0" w:color="auto" w:frame="1"/>
            <w:lang w:val="ru-RU"/>
          </w:rPr>
          <w:t>поведенческие тесты, необходимые для оценки функционального состояния центральной нервной системы</w:t>
        </w:r>
        <w:r w:rsidR="00976B1B" w:rsidDel="00833AE4">
          <w:rPr>
            <w:rStyle w:val="ac"/>
            <w:rFonts w:ascii="Times New Roman" w:hAnsi="Times New Roman" w:cs="Times New Roman"/>
            <w:bCs/>
            <w:i w:val="0"/>
            <w:iCs w:val="0"/>
            <w:bdr w:val="none" w:sz="0" w:space="0" w:color="auto" w:frame="1"/>
            <w:lang w:val="ru-RU"/>
          </w:rPr>
          <w:t>.</w:t>
        </w:r>
        <w:r w:rsidRPr="00D92967" w:rsidDel="00833AE4">
          <w:rPr>
            <w:rStyle w:val="ac"/>
            <w:rFonts w:ascii="Times New Roman" w:hAnsi="Times New Roman" w:cs="Times New Roman"/>
            <w:bCs/>
            <w:i w:val="0"/>
            <w:iCs w:val="0"/>
            <w:bdr w:val="none" w:sz="0" w:space="0" w:color="auto" w:frame="1"/>
            <w:lang w:val="ru-RU"/>
          </w:rPr>
          <w:t xml:space="preserve"> </w:t>
        </w:r>
        <w:r w:rsidR="00976B1B" w:rsidDel="00833AE4">
          <w:rPr>
            <w:rStyle w:val="ac"/>
            <w:rFonts w:ascii="Times New Roman" w:hAnsi="Times New Roman" w:cs="Times New Roman"/>
            <w:bCs/>
            <w:i w:val="0"/>
            <w:iCs w:val="0"/>
            <w:bdr w:val="none" w:sz="0" w:space="0" w:color="auto" w:frame="1"/>
            <w:lang w:val="ru-RU"/>
          </w:rPr>
          <w:t xml:space="preserve">Они </w:t>
        </w:r>
        <w:r w:rsidRPr="00D92967" w:rsidDel="00833AE4">
          <w:rPr>
            <w:rStyle w:val="ac"/>
            <w:rFonts w:ascii="Times New Roman" w:hAnsi="Times New Roman" w:cs="Times New Roman"/>
            <w:bCs/>
            <w:i w:val="0"/>
            <w:iCs w:val="0"/>
            <w:bdr w:val="none" w:sz="0" w:space="0" w:color="auto" w:frame="1"/>
            <w:lang w:val="ru-RU"/>
          </w:rPr>
          <w:t>раз</w:t>
        </w:r>
        <w:r w:rsidR="005922C3" w:rsidRPr="00D92967" w:rsidDel="00833AE4">
          <w:rPr>
            <w:rStyle w:val="ac"/>
            <w:rFonts w:ascii="Times New Roman" w:hAnsi="Times New Roman" w:cs="Times New Roman"/>
            <w:bCs/>
            <w:i w:val="0"/>
            <w:iCs w:val="0"/>
            <w:bdr w:val="none" w:sz="0" w:space="0" w:color="auto" w:frame="1"/>
            <w:lang w:val="ru-RU"/>
          </w:rPr>
          <w:t>работаны</w:t>
        </w:r>
        <w:r w:rsidRPr="00D92967" w:rsidDel="00833AE4">
          <w:rPr>
            <w:rStyle w:val="ac"/>
            <w:rFonts w:ascii="Times New Roman" w:hAnsi="Times New Roman" w:cs="Times New Roman"/>
            <w:bCs/>
            <w:i w:val="0"/>
            <w:iCs w:val="0"/>
            <w:bdr w:val="none" w:sz="0" w:space="0" w:color="auto" w:frame="1"/>
            <w:lang w:val="ru-RU"/>
          </w:rPr>
          <w:t xml:space="preserve"> в первую очередь для мышей и крыс</w:t>
        </w:r>
        <w:r w:rsidR="005922C3" w:rsidRPr="00D92967" w:rsidDel="00833AE4">
          <w:rPr>
            <w:rStyle w:val="ac"/>
            <w:rFonts w:ascii="Times New Roman" w:hAnsi="Times New Roman" w:cs="Times New Roman"/>
            <w:bCs/>
            <w:i w:val="0"/>
            <w:iCs w:val="0"/>
            <w:bdr w:val="none" w:sz="0" w:space="0" w:color="auto" w:frame="1"/>
            <w:lang w:val="ru-RU"/>
          </w:rPr>
          <w:t xml:space="preserve">, а </w:t>
        </w:r>
        <w:r w:rsidR="00190D3D" w:rsidDel="00833AE4">
          <w:rPr>
            <w:rStyle w:val="ac"/>
            <w:rFonts w:ascii="Times New Roman" w:hAnsi="Times New Roman" w:cs="Times New Roman"/>
            <w:bCs/>
            <w:i w:val="0"/>
            <w:iCs w:val="0"/>
            <w:bdr w:val="none" w:sz="0" w:space="0" w:color="auto" w:frame="1"/>
            <w:lang w:val="ru-RU"/>
          </w:rPr>
          <w:t xml:space="preserve">их </w:t>
        </w:r>
        <w:r w:rsidR="005922C3" w:rsidRPr="00D92967" w:rsidDel="00833AE4">
          <w:rPr>
            <w:rStyle w:val="ac"/>
            <w:rFonts w:ascii="Times New Roman" w:hAnsi="Times New Roman" w:cs="Times New Roman"/>
            <w:bCs/>
            <w:i w:val="0"/>
            <w:iCs w:val="0"/>
            <w:bdr w:val="none" w:sz="0" w:space="0" w:color="auto" w:frame="1"/>
            <w:lang w:val="ru-RU"/>
          </w:rPr>
          <w:t>аналогов для хомячков не существует</w:t>
        </w:r>
        <w:r w:rsidRPr="00D92967" w:rsidDel="00833AE4">
          <w:rPr>
            <w:rStyle w:val="ac"/>
            <w:rFonts w:ascii="Times New Roman" w:hAnsi="Times New Roman" w:cs="Times New Roman"/>
            <w:bCs/>
            <w:i w:val="0"/>
            <w:iCs w:val="0"/>
            <w:bdr w:val="none" w:sz="0" w:space="0" w:color="auto" w:frame="1"/>
            <w:lang w:val="ru-RU"/>
          </w:rPr>
          <w:t>.</w:t>
        </w:r>
        <w:r w:rsidR="003E3C2C" w:rsidRPr="00D92967" w:rsidDel="00833AE4">
          <w:rPr>
            <w:rStyle w:val="ac"/>
            <w:rFonts w:ascii="Times New Roman" w:hAnsi="Times New Roman" w:cs="Times New Roman"/>
            <w:bCs/>
            <w:i w:val="0"/>
            <w:iCs w:val="0"/>
            <w:bdr w:val="none" w:sz="0" w:space="0" w:color="auto" w:frame="1"/>
            <w:lang w:val="ru-RU"/>
          </w:rPr>
          <w:t xml:space="preserve"> </w:t>
        </w:r>
        <w:r w:rsidR="00797DA2" w:rsidRPr="00D92967" w:rsidDel="00833AE4">
          <w:rPr>
            <w:rStyle w:val="ac"/>
            <w:rFonts w:ascii="Times New Roman" w:hAnsi="Times New Roman" w:cs="Times New Roman"/>
            <w:bCs/>
            <w:i w:val="0"/>
            <w:iCs w:val="0"/>
            <w:bdr w:val="none" w:sz="0" w:space="0" w:color="auto" w:frame="1"/>
            <w:lang w:val="ru-RU"/>
          </w:rPr>
          <w:t xml:space="preserve">Различные молекулярно-биологические методы также преимущественно ориентированы на мышей и крыс, и мало представлены для </w:t>
        </w:r>
        <w:r w:rsidR="00797DA2" w:rsidRPr="00D92967" w:rsidDel="00833AE4">
          <w:rPr>
            <w:rStyle w:val="ac"/>
            <w:rFonts w:ascii="Times New Roman" w:hAnsi="Times New Roman" w:cs="Times New Roman"/>
            <w:bCs/>
            <w:i w:val="0"/>
            <w:iCs w:val="0"/>
            <w:bdr w:val="none" w:sz="0" w:space="0" w:color="auto" w:frame="1"/>
          </w:rPr>
          <w:t>M</w:t>
        </w:r>
        <w:r w:rsidR="00797DA2" w:rsidRPr="00D92967" w:rsidDel="00833AE4">
          <w:rPr>
            <w:rStyle w:val="ac"/>
            <w:rFonts w:ascii="Times New Roman" w:hAnsi="Times New Roman" w:cs="Times New Roman"/>
            <w:bCs/>
            <w:i w:val="0"/>
            <w:iCs w:val="0"/>
            <w:bdr w:val="none" w:sz="0" w:space="0" w:color="auto" w:frame="1"/>
            <w:lang w:val="ru-RU"/>
          </w:rPr>
          <w:t xml:space="preserve">. </w:t>
        </w:r>
        <w:r w:rsidR="00797DA2" w:rsidRPr="00D92967" w:rsidDel="00833AE4">
          <w:rPr>
            <w:rStyle w:val="ac"/>
            <w:rFonts w:ascii="Times New Roman" w:hAnsi="Times New Roman" w:cs="Times New Roman"/>
            <w:bCs/>
            <w:i w:val="0"/>
            <w:iCs w:val="0"/>
            <w:bdr w:val="none" w:sz="0" w:space="0" w:color="auto" w:frame="1"/>
          </w:rPr>
          <w:t>auratus</w:t>
        </w:r>
        <w:r w:rsidR="00797DA2" w:rsidRPr="00D92967" w:rsidDel="00833AE4">
          <w:rPr>
            <w:rStyle w:val="ac"/>
            <w:rFonts w:ascii="Times New Roman" w:hAnsi="Times New Roman" w:cs="Times New Roman"/>
            <w:bCs/>
            <w:i w:val="0"/>
            <w:iCs w:val="0"/>
            <w:bdr w:val="none" w:sz="0" w:space="0" w:color="auto" w:frame="1"/>
            <w:lang w:val="ru-RU"/>
          </w:rPr>
          <w:t>.</w:t>
        </w:r>
      </w:moveFrom>
    </w:p>
    <w:p w14:paraId="37F356B0" w14:textId="0FFBA6F1" w:rsidR="001E6493" w:rsidRPr="00D92967" w:rsidDel="00833AE4" w:rsidRDefault="00797DA2" w:rsidP="00EA61AB">
      <w:pPr>
        <w:spacing w:after="0" w:line="276" w:lineRule="auto"/>
        <w:jc w:val="both"/>
        <w:rPr>
          <w:moveFrom w:id="285" w:author="Пахарукова Мария Юрьевна" w:date="2026-10-09T12:56:00Z"/>
          <w:rFonts w:ascii="Times New Roman" w:hAnsi="Times New Roman" w:cs="Times New Roman"/>
          <w:lang w:val="ru-RU"/>
        </w:rPr>
      </w:pPr>
      <w:moveFrom w:id="286" w:author="Пахарукова Мария Юрьевна" w:date="2026-10-09T12:56:00Z">
        <w:r w:rsidRPr="00D92967" w:rsidDel="00833AE4">
          <w:rPr>
            <w:rStyle w:val="ac"/>
            <w:rFonts w:ascii="Times New Roman" w:hAnsi="Times New Roman" w:cs="Times New Roman"/>
            <w:bCs/>
            <w:i w:val="0"/>
            <w:iCs w:val="0"/>
            <w:bdr w:val="none" w:sz="0" w:space="0" w:color="auto" w:frame="1"/>
            <w:lang w:val="ru-RU"/>
          </w:rPr>
          <w:t>В связи с этим, цель данного исследования заключалась в том, чтобы сравнить неск</w:t>
        </w:r>
        <w:r w:rsidR="00BE4248" w:rsidRPr="00D92967" w:rsidDel="00833AE4">
          <w:rPr>
            <w:rStyle w:val="ac"/>
            <w:rFonts w:ascii="Times New Roman" w:hAnsi="Times New Roman" w:cs="Times New Roman"/>
            <w:bCs/>
            <w:i w:val="0"/>
            <w:iCs w:val="0"/>
            <w:bdr w:val="none" w:sz="0" w:space="0" w:color="auto" w:frame="1"/>
            <w:lang w:val="ru-RU"/>
          </w:rPr>
          <w:t>ольких популярных экспериментальных моделей</w:t>
        </w:r>
        <w:r w:rsidR="002E0AFB" w:rsidRPr="00D92967" w:rsidDel="00833AE4">
          <w:rPr>
            <w:rStyle w:val="ac"/>
            <w:rFonts w:ascii="Times New Roman" w:hAnsi="Times New Roman" w:cs="Times New Roman"/>
            <w:bCs/>
            <w:i w:val="0"/>
            <w:iCs w:val="0"/>
            <w:bdr w:val="none" w:sz="0" w:space="0" w:color="auto" w:frame="1"/>
            <w:lang w:val="ru-RU"/>
          </w:rPr>
          <w:t xml:space="preserve"> </w:t>
        </w:r>
        <w:r w:rsidR="008E0926" w:rsidDel="00833AE4">
          <w:rPr>
            <w:rStyle w:val="ac"/>
            <w:rFonts w:ascii="Times New Roman" w:hAnsi="Times New Roman" w:cs="Times New Roman"/>
            <w:bCs/>
            <w:i w:val="0"/>
            <w:iCs w:val="0"/>
            <w:bdr w:val="none" w:sz="0" w:space="0" w:color="auto" w:frame="1"/>
            <w:lang w:val="ru-RU"/>
          </w:rPr>
          <w:t>и</w:t>
        </w:r>
        <w:r w:rsidR="002E0AFB" w:rsidRPr="00D92967" w:rsidDel="00833AE4">
          <w:rPr>
            <w:rStyle w:val="ac"/>
            <w:rFonts w:ascii="Times New Roman" w:hAnsi="Times New Roman" w:cs="Times New Roman"/>
            <w:bCs/>
            <w:i w:val="0"/>
            <w:iCs w:val="0"/>
            <w:bdr w:val="none" w:sz="0" w:space="0" w:color="auto" w:frame="1"/>
            <w:lang w:val="ru-RU"/>
          </w:rPr>
          <w:t xml:space="preserve"> ответ</w:t>
        </w:r>
        <w:r w:rsidR="008E0926" w:rsidDel="00833AE4">
          <w:rPr>
            <w:rStyle w:val="ac"/>
            <w:rFonts w:ascii="Times New Roman" w:hAnsi="Times New Roman" w:cs="Times New Roman"/>
            <w:bCs/>
            <w:i w:val="0"/>
            <w:iCs w:val="0"/>
            <w:bdr w:val="none" w:sz="0" w:space="0" w:color="auto" w:frame="1"/>
            <w:lang w:val="ru-RU"/>
          </w:rPr>
          <w:t>ить</w:t>
        </w:r>
        <w:r w:rsidR="002E0AFB" w:rsidRPr="00D92967" w:rsidDel="00833AE4">
          <w:rPr>
            <w:rStyle w:val="ac"/>
            <w:rFonts w:ascii="Times New Roman" w:hAnsi="Times New Roman" w:cs="Times New Roman"/>
            <w:bCs/>
            <w:i w:val="0"/>
            <w:iCs w:val="0"/>
            <w:bdr w:val="none" w:sz="0" w:space="0" w:color="auto" w:frame="1"/>
            <w:lang w:val="ru-RU"/>
          </w:rPr>
          <w:t xml:space="preserve"> на вопрос: можно ли использовать мышей и крыс в качестве альтернативной экспериментальной модели</w:t>
        </w:r>
        <w:r w:rsidR="00C64A43" w:rsidDel="00833AE4">
          <w:rPr>
            <w:rStyle w:val="ac"/>
            <w:rFonts w:ascii="Times New Roman" w:hAnsi="Times New Roman" w:cs="Times New Roman"/>
            <w:bCs/>
            <w:i w:val="0"/>
            <w:iCs w:val="0"/>
            <w:bdr w:val="none" w:sz="0" w:space="0" w:color="auto" w:frame="1"/>
            <w:lang w:val="ru-RU"/>
          </w:rPr>
          <w:t xml:space="preserve"> </w:t>
        </w:r>
        <w:r w:rsidR="00C64A43" w:rsidDel="00833AE4">
          <w:rPr>
            <w:rStyle w:val="ac"/>
            <w:rFonts w:ascii="Times New Roman" w:hAnsi="Times New Roman" w:cs="Times New Roman"/>
            <w:bCs/>
            <w:i w:val="0"/>
            <w:iCs w:val="0"/>
            <w:bdr w:val="none" w:sz="0" w:space="0" w:color="auto" w:frame="1"/>
          </w:rPr>
          <w:t>O</w:t>
        </w:r>
        <w:r w:rsidR="00C64A43" w:rsidRPr="00C64A43" w:rsidDel="00833AE4">
          <w:rPr>
            <w:rStyle w:val="ac"/>
            <w:rFonts w:ascii="Times New Roman" w:hAnsi="Times New Roman" w:cs="Times New Roman"/>
            <w:bCs/>
            <w:i w:val="0"/>
            <w:iCs w:val="0"/>
            <w:bdr w:val="none" w:sz="0" w:space="0" w:color="auto" w:frame="1"/>
            <w:lang w:val="ru-RU"/>
          </w:rPr>
          <w:t xml:space="preserve">. </w:t>
        </w:r>
        <w:r w:rsidR="00C64A43" w:rsidDel="00833AE4">
          <w:rPr>
            <w:rStyle w:val="ac"/>
            <w:rFonts w:ascii="Times New Roman" w:hAnsi="Times New Roman" w:cs="Times New Roman"/>
            <w:bCs/>
            <w:i w:val="0"/>
            <w:iCs w:val="0"/>
            <w:bdr w:val="none" w:sz="0" w:space="0" w:color="auto" w:frame="1"/>
          </w:rPr>
          <w:t>felineus</w:t>
        </w:r>
        <w:r w:rsidR="00C64A43" w:rsidRPr="00D76CBC" w:rsidDel="00833AE4">
          <w:rPr>
            <w:rStyle w:val="ac"/>
            <w:rFonts w:ascii="Times New Roman" w:hAnsi="Times New Roman" w:cs="Times New Roman"/>
            <w:bCs/>
            <w:i w:val="0"/>
            <w:iCs w:val="0"/>
            <w:bdr w:val="none" w:sz="0" w:space="0" w:color="auto" w:frame="1"/>
            <w:lang w:val="ru-RU"/>
          </w:rPr>
          <w:t xml:space="preserve"> </w:t>
        </w:r>
        <w:r w:rsidR="00C64A43" w:rsidDel="00833AE4">
          <w:rPr>
            <w:rStyle w:val="ac"/>
            <w:rFonts w:ascii="Times New Roman" w:hAnsi="Times New Roman" w:cs="Times New Roman"/>
            <w:bCs/>
            <w:i w:val="0"/>
            <w:iCs w:val="0"/>
            <w:bdr w:val="none" w:sz="0" w:space="0" w:color="auto" w:frame="1"/>
          </w:rPr>
          <w:t>infection</w:t>
        </w:r>
        <w:r w:rsidR="002E0AFB" w:rsidRPr="00D92967" w:rsidDel="00833AE4">
          <w:rPr>
            <w:rStyle w:val="ac"/>
            <w:rFonts w:ascii="Times New Roman" w:hAnsi="Times New Roman" w:cs="Times New Roman"/>
            <w:bCs/>
            <w:i w:val="0"/>
            <w:iCs w:val="0"/>
            <w:bdr w:val="none" w:sz="0" w:space="0" w:color="auto" w:frame="1"/>
            <w:lang w:val="ru-RU"/>
          </w:rPr>
          <w:t>. В рамках исследования мы</w:t>
        </w:r>
        <w:r w:rsidR="00AD521B" w:rsidRPr="00D92967" w:rsidDel="00833AE4">
          <w:rPr>
            <w:rStyle w:val="ac"/>
            <w:rFonts w:ascii="Times New Roman" w:hAnsi="Times New Roman" w:cs="Times New Roman"/>
            <w:bCs/>
            <w:i w:val="0"/>
            <w:iCs w:val="0"/>
            <w:bdr w:val="none" w:sz="0" w:space="0" w:color="auto" w:frame="1"/>
            <w:lang w:val="ru-RU"/>
          </w:rPr>
          <w:t xml:space="preserve"> оцени</w:t>
        </w:r>
        <w:r w:rsidR="002E0AFB" w:rsidRPr="00D92967" w:rsidDel="00833AE4">
          <w:rPr>
            <w:rStyle w:val="ac"/>
            <w:rFonts w:ascii="Times New Roman" w:hAnsi="Times New Roman" w:cs="Times New Roman"/>
            <w:bCs/>
            <w:i w:val="0"/>
            <w:iCs w:val="0"/>
            <w:bdr w:val="none" w:sz="0" w:space="0" w:color="auto" w:frame="1"/>
            <w:lang w:val="ru-RU"/>
          </w:rPr>
          <w:t>вали</w:t>
        </w:r>
        <w:r w:rsidR="009A20AB" w:rsidRPr="00D92967" w:rsidDel="00833AE4">
          <w:rPr>
            <w:rStyle w:val="ac"/>
            <w:rFonts w:ascii="Times New Roman" w:hAnsi="Times New Roman" w:cs="Times New Roman"/>
            <w:bCs/>
            <w:i w:val="0"/>
            <w:iCs w:val="0"/>
            <w:bdr w:val="none" w:sz="0" w:space="0" w:color="auto" w:frame="1"/>
            <w:lang w:val="ru-RU"/>
          </w:rPr>
          <w:t xml:space="preserve"> </w:t>
        </w:r>
        <w:r w:rsidR="002E0AFB" w:rsidRPr="00D92967" w:rsidDel="00833AE4">
          <w:rPr>
            <w:rStyle w:val="ac"/>
            <w:rFonts w:ascii="Times New Roman" w:hAnsi="Times New Roman" w:cs="Times New Roman"/>
            <w:bCs/>
            <w:i w:val="0"/>
            <w:iCs w:val="0"/>
            <w:bdr w:val="none" w:sz="0" w:space="0" w:color="auto" w:frame="1"/>
          </w:rPr>
          <w:t>ability</w:t>
        </w:r>
        <w:r w:rsidR="009A20AB" w:rsidRPr="00D92967" w:rsidDel="00833AE4">
          <w:rPr>
            <w:rStyle w:val="ac"/>
            <w:rFonts w:ascii="Times New Roman" w:hAnsi="Times New Roman" w:cs="Times New Roman"/>
            <w:bCs/>
            <w:i w:val="0"/>
            <w:iCs w:val="0"/>
            <w:bdr w:val="none" w:sz="0" w:space="0" w:color="auto" w:frame="1"/>
            <w:lang w:val="ru-RU"/>
          </w:rPr>
          <w:t xml:space="preserve"> </w:t>
        </w:r>
        <w:r w:rsidR="009A20AB" w:rsidRPr="00D92967" w:rsidDel="00833AE4">
          <w:rPr>
            <w:rStyle w:val="ac"/>
            <w:rFonts w:ascii="Times New Roman" w:hAnsi="Times New Roman" w:cs="Times New Roman"/>
            <w:bCs/>
            <w:i w:val="0"/>
            <w:iCs w:val="0"/>
            <w:bdr w:val="none" w:sz="0" w:space="0" w:color="auto" w:frame="1"/>
          </w:rPr>
          <w:t>of</w:t>
        </w:r>
        <w:r w:rsidR="009A20AB" w:rsidRPr="00D92967" w:rsidDel="00833AE4">
          <w:rPr>
            <w:rStyle w:val="ac"/>
            <w:rFonts w:ascii="Times New Roman" w:hAnsi="Times New Roman" w:cs="Times New Roman"/>
            <w:bCs/>
            <w:i w:val="0"/>
            <w:iCs w:val="0"/>
            <w:bdr w:val="none" w:sz="0" w:space="0" w:color="auto" w:frame="1"/>
            <w:lang w:val="ru-RU"/>
          </w:rPr>
          <w:t xml:space="preserve"> </w:t>
        </w:r>
        <w:r w:rsidR="009A20AB" w:rsidRPr="00D92967" w:rsidDel="00833AE4">
          <w:rPr>
            <w:rStyle w:val="ac"/>
            <w:rFonts w:ascii="Times New Roman" w:hAnsi="Times New Roman" w:cs="Times New Roman"/>
            <w:bCs/>
            <w:i w:val="0"/>
            <w:iCs w:val="0"/>
            <w:bdr w:val="none" w:sz="0" w:space="0" w:color="auto" w:frame="1"/>
          </w:rPr>
          <w:t>mice</w:t>
        </w:r>
        <w:r w:rsidR="009A20AB" w:rsidRPr="00D92967" w:rsidDel="00833AE4">
          <w:rPr>
            <w:rStyle w:val="ac"/>
            <w:rFonts w:ascii="Times New Roman" w:hAnsi="Times New Roman" w:cs="Times New Roman"/>
            <w:bCs/>
            <w:i w:val="0"/>
            <w:iCs w:val="0"/>
            <w:bdr w:val="none" w:sz="0" w:space="0" w:color="auto" w:frame="1"/>
            <w:lang w:val="ru-RU"/>
          </w:rPr>
          <w:t xml:space="preserve"> </w:t>
        </w:r>
        <w:r w:rsidR="009A20AB" w:rsidRPr="00D92967" w:rsidDel="00833AE4">
          <w:rPr>
            <w:rStyle w:val="ac"/>
            <w:rFonts w:ascii="Times New Roman" w:hAnsi="Times New Roman" w:cs="Times New Roman"/>
            <w:bCs/>
            <w:i w:val="0"/>
            <w:iCs w:val="0"/>
            <w:bdr w:val="none" w:sz="0" w:space="0" w:color="auto" w:frame="1"/>
          </w:rPr>
          <w:t>and</w:t>
        </w:r>
        <w:r w:rsidR="009A20AB" w:rsidRPr="00D92967" w:rsidDel="00833AE4">
          <w:rPr>
            <w:rStyle w:val="ac"/>
            <w:rFonts w:ascii="Times New Roman" w:hAnsi="Times New Roman" w:cs="Times New Roman"/>
            <w:bCs/>
            <w:i w:val="0"/>
            <w:iCs w:val="0"/>
            <w:bdr w:val="none" w:sz="0" w:space="0" w:color="auto" w:frame="1"/>
            <w:lang w:val="ru-RU"/>
          </w:rPr>
          <w:t xml:space="preserve"> </w:t>
        </w:r>
        <w:r w:rsidR="009A20AB" w:rsidRPr="00D92967" w:rsidDel="00833AE4">
          <w:rPr>
            <w:rStyle w:val="ac"/>
            <w:rFonts w:ascii="Times New Roman" w:hAnsi="Times New Roman" w:cs="Times New Roman"/>
            <w:bCs/>
            <w:i w:val="0"/>
            <w:iCs w:val="0"/>
            <w:bdr w:val="none" w:sz="0" w:space="0" w:color="auto" w:frame="1"/>
          </w:rPr>
          <w:t>rats</w:t>
        </w:r>
        <w:r w:rsidR="002E0AFB" w:rsidRPr="00D92967" w:rsidDel="00833AE4">
          <w:rPr>
            <w:rStyle w:val="ac"/>
            <w:rFonts w:ascii="Times New Roman" w:hAnsi="Times New Roman" w:cs="Times New Roman"/>
            <w:bCs/>
            <w:i w:val="0"/>
            <w:iCs w:val="0"/>
            <w:bdr w:val="none" w:sz="0" w:space="0" w:color="auto" w:frame="1"/>
            <w:lang w:val="ru-RU"/>
          </w:rPr>
          <w:t xml:space="preserve"> </w:t>
        </w:r>
        <w:r w:rsidR="002E0AFB" w:rsidRPr="00D92967" w:rsidDel="00833AE4">
          <w:rPr>
            <w:rStyle w:val="ac"/>
            <w:rFonts w:ascii="Times New Roman" w:hAnsi="Times New Roman" w:cs="Times New Roman"/>
            <w:bCs/>
            <w:i w:val="0"/>
            <w:iCs w:val="0"/>
            <w:bdr w:val="none" w:sz="0" w:space="0" w:color="auto" w:frame="1"/>
          </w:rPr>
          <w:t>to</w:t>
        </w:r>
        <w:r w:rsidR="002E0AFB" w:rsidRPr="00D92967" w:rsidDel="00833AE4">
          <w:rPr>
            <w:rStyle w:val="ac"/>
            <w:rFonts w:ascii="Times New Roman" w:hAnsi="Times New Roman" w:cs="Times New Roman"/>
            <w:bCs/>
            <w:i w:val="0"/>
            <w:iCs w:val="0"/>
            <w:bdr w:val="none" w:sz="0" w:space="0" w:color="auto" w:frame="1"/>
            <w:lang w:val="ru-RU"/>
          </w:rPr>
          <w:t xml:space="preserve"> </w:t>
        </w:r>
        <w:r w:rsidR="002E0AFB" w:rsidRPr="00D92967" w:rsidDel="00833AE4">
          <w:rPr>
            <w:rStyle w:val="ac"/>
            <w:rFonts w:ascii="Times New Roman" w:hAnsi="Times New Roman" w:cs="Times New Roman"/>
            <w:bCs/>
            <w:i w:val="0"/>
            <w:iCs w:val="0"/>
            <w:bdr w:val="none" w:sz="0" w:space="0" w:color="auto" w:frame="1"/>
          </w:rPr>
          <w:t>be</w:t>
        </w:r>
        <w:r w:rsidR="002E0AFB" w:rsidRPr="00D92967" w:rsidDel="00833AE4">
          <w:rPr>
            <w:rStyle w:val="ac"/>
            <w:rFonts w:ascii="Times New Roman" w:hAnsi="Times New Roman" w:cs="Times New Roman"/>
            <w:bCs/>
            <w:i w:val="0"/>
            <w:iCs w:val="0"/>
            <w:bdr w:val="none" w:sz="0" w:space="0" w:color="auto" w:frame="1"/>
            <w:lang w:val="ru-RU"/>
          </w:rPr>
          <w:t xml:space="preserve"> </w:t>
        </w:r>
        <w:r w:rsidR="002E0AFB" w:rsidRPr="00D92967" w:rsidDel="00833AE4">
          <w:rPr>
            <w:rStyle w:val="ac"/>
            <w:rFonts w:ascii="Times New Roman" w:hAnsi="Times New Roman" w:cs="Times New Roman"/>
            <w:bCs/>
            <w:i w:val="0"/>
            <w:iCs w:val="0"/>
            <w:bdr w:val="none" w:sz="0" w:space="0" w:color="auto" w:frame="1"/>
          </w:rPr>
          <w:t>infected</w:t>
        </w:r>
        <w:r w:rsidR="002E0AFB" w:rsidRPr="00D92967" w:rsidDel="00833AE4">
          <w:rPr>
            <w:rStyle w:val="ac"/>
            <w:rFonts w:ascii="Times New Roman" w:hAnsi="Times New Roman" w:cs="Times New Roman"/>
            <w:bCs/>
            <w:i w:val="0"/>
            <w:iCs w:val="0"/>
            <w:bdr w:val="none" w:sz="0" w:space="0" w:color="auto" w:frame="1"/>
            <w:lang w:val="ru-RU"/>
          </w:rPr>
          <w:t xml:space="preserve"> </w:t>
        </w:r>
        <w:r w:rsidR="002E0AFB" w:rsidRPr="00D92967" w:rsidDel="00833AE4">
          <w:rPr>
            <w:rStyle w:val="ac"/>
            <w:rFonts w:ascii="Times New Roman" w:hAnsi="Times New Roman" w:cs="Times New Roman"/>
            <w:bCs/>
            <w:i w:val="0"/>
            <w:iCs w:val="0"/>
            <w:bdr w:val="none" w:sz="0" w:space="0" w:color="auto" w:frame="1"/>
          </w:rPr>
          <w:t>with</w:t>
        </w:r>
        <w:r w:rsidR="002E0AFB" w:rsidRPr="00D92967" w:rsidDel="00833AE4">
          <w:rPr>
            <w:rStyle w:val="ac"/>
            <w:rFonts w:ascii="Times New Roman" w:hAnsi="Times New Roman" w:cs="Times New Roman"/>
            <w:bCs/>
            <w:i w:val="0"/>
            <w:iCs w:val="0"/>
            <w:bdr w:val="none" w:sz="0" w:space="0" w:color="auto" w:frame="1"/>
            <w:lang w:val="ru-RU"/>
          </w:rPr>
          <w:t xml:space="preserve"> </w:t>
        </w:r>
        <w:r w:rsidR="002E0AFB" w:rsidRPr="00D92967" w:rsidDel="00833AE4">
          <w:rPr>
            <w:rStyle w:val="ac"/>
            <w:rFonts w:ascii="Times New Roman" w:hAnsi="Times New Roman" w:cs="Times New Roman"/>
            <w:bCs/>
            <w:i w:val="0"/>
            <w:iCs w:val="0"/>
            <w:bdr w:val="none" w:sz="0" w:space="0" w:color="auto" w:frame="1"/>
          </w:rPr>
          <w:t>opisthorchiasis</w:t>
        </w:r>
        <w:r w:rsidR="00BE4248" w:rsidRPr="00D92967" w:rsidDel="00833AE4">
          <w:rPr>
            <w:rStyle w:val="ac"/>
            <w:rFonts w:ascii="Times New Roman" w:hAnsi="Times New Roman" w:cs="Times New Roman"/>
            <w:bCs/>
            <w:i w:val="0"/>
            <w:iCs w:val="0"/>
            <w:bdr w:val="none" w:sz="0" w:space="0" w:color="auto" w:frame="1"/>
            <w:lang w:val="ru-RU"/>
          </w:rPr>
          <w:t xml:space="preserve"> и приводить к характерным изменениям в печени экспериментальных животных. </w:t>
        </w:r>
        <w:r w:rsidR="00EA0E34" w:rsidRPr="00D92967" w:rsidDel="00833AE4">
          <w:rPr>
            <w:rFonts w:ascii="Times New Roman" w:hAnsi="Times New Roman" w:cs="Times New Roman"/>
            <w:lang w:val="ru-RU"/>
          </w:rPr>
          <w:t xml:space="preserve"> </w:t>
        </w:r>
      </w:moveFrom>
    </w:p>
    <w:moveFromRangeEnd w:id="279"/>
    <w:p w14:paraId="4CE73C62" w14:textId="77777777" w:rsidR="001F194C" w:rsidRPr="00D92967" w:rsidRDefault="001F194C" w:rsidP="00EA61AB">
      <w:pPr>
        <w:spacing w:after="0" w:line="276" w:lineRule="auto"/>
        <w:jc w:val="both"/>
        <w:rPr>
          <w:rFonts w:ascii="Times New Roman" w:hAnsi="Times New Roman" w:cs="Times New Roman"/>
          <w:lang w:val="ru-RU"/>
        </w:rPr>
      </w:pPr>
    </w:p>
    <w:p w14:paraId="6E452F2A" w14:textId="458B9DE5" w:rsidR="001F194C" w:rsidRPr="0054056A" w:rsidRDefault="001F194C" w:rsidP="00EA61AB">
      <w:pPr>
        <w:spacing w:after="0" w:line="276" w:lineRule="auto"/>
        <w:jc w:val="both"/>
        <w:rPr>
          <w:rFonts w:ascii="Times New Roman" w:hAnsi="Times New Roman" w:cs="Times New Roman"/>
          <w:b/>
          <w:bCs/>
        </w:rPr>
      </w:pPr>
      <w:r w:rsidRPr="00D92967">
        <w:rPr>
          <w:rFonts w:ascii="Times New Roman" w:hAnsi="Times New Roman" w:cs="Times New Roman"/>
          <w:b/>
          <w:bCs/>
        </w:rPr>
        <w:lastRenderedPageBreak/>
        <w:t>Materials and methods</w:t>
      </w:r>
    </w:p>
    <w:p w14:paraId="7AE77DC9" w14:textId="28536C3C" w:rsidR="00776E9F" w:rsidRPr="00776E9F" w:rsidRDefault="00776E9F" w:rsidP="00EA61AB">
      <w:pPr>
        <w:pStyle w:val="ad"/>
        <w:spacing w:beforeAutospacing="0" w:afterAutospacing="0" w:line="276" w:lineRule="auto"/>
        <w:jc w:val="both"/>
        <w:rPr>
          <w:b/>
          <w:bCs/>
        </w:rPr>
      </w:pPr>
      <w:r w:rsidRPr="00D92967">
        <w:rPr>
          <w:b/>
          <w:bCs/>
        </w:rPr>
        <w:t>Collection</w:t>
      </w:r>
      <w:r w:rsidRPr="00776E9F">
        <w:rPr>
          <w:b/>
          <w:bCs/>
        </w:rPr>
        <w:t xml:space="preserve"> of O. felineus metacercariae and experimental animals</w:t>
      </w:r>
    </w:p>
    <w:p w14:paraId="3513A2E7" w14:textId="4E7A179C" w:rsidR="008C01A4" w:rsidRPr="00D92967" w:rsidRDefault="008C01A4" w:rsidP="00EA61AB">
      <w:pPr>
        <w:pStyle w:val="ad"/>
        <w:spacing w:beforeAutospacing="0" w:afterAutospacing="0" w:line="276" w:lineRule="auto"/>
        <w:ind w:firstLine="360"/>
        <w:jc w:val="both"/>
        <w:rPr>
          <w:color w:val="000000"/>
          <w:shd w:val="clear" w:color="auto" w:fill="FFFFFF"/>
          <w:lang w:val="ru-RU"/>
        </w:rPr>
      </w:pPr>
      <w:r w:rsidRPr="00D92967">
        <w:rPr>
          <w:color w:val="000000"/>
          <w:shd w:val="clear" w:color="auto" w:fill="FFFFFF"/>
          <w:lang w:val="ru-RU"/>
        </w:rPr>
        <w:t xml:space="preserve">Метацеркарии </w:t>
      </w:r>
      <w:r w:rsidRPr="00D92967">
        <w:rPr>
          <w:i/>
          <w:iCs/>
          <w:color w:val="000000"/>
          <w:shd w:val="clear" w:color="auto" w:fill="FFFFFF"/>
        </w:rPr>
        <w:t>O</w:t>
      </w:r>
      <w:r w:rsidRPr="00D92967">
        <w:rPr>
          <w:i/>
          <w:iCs/>
          <w:color w:val="000000"/>
          <w:shd w:val="clear" w:color="auto" w:fill="FFFFFF"/>
          <w:lang w:val="ru-RU"/>
        </w:rPr>
        <w:t xml:space="preserve">. </w:t>
      </w:r>
      <w:r w:rsidRPr="00D92967">
        <w:rPr>
          <w:i/>
          <w:iCs/>
          <w:color w:val="000000"/>
          <w:shd w:val="clear" w:color="auto" w:fill="FFFFFF"/>
        </w:rPr>
        <w:t>felineus</w:t>
      </w:r>
      <w:r w:rsidRPr="00D92967">
        <w:rPr>
          <w:color w:val="000000"/>
          <w:shd w:val="clear" w:color="auto" w:fill="FFFFFF"/>
          <w:lang w:val="ru-RU"/>
        </w:rPr>
        <w:t xml:space="preserve"> были получены из мышц инфицированных рыб семейства карповых, выловленных в эндемичном регионе в одно и то же время (май 2024, река Обь в области плотины ГЭС, г. Новосибирск). Для выделения личинок применяли метод ферментативного переваривания</w:t>
      </w:r>
      <w:r w:rsidR="00A55198" w:rsidRPr="00D92967">
        <w:rPr>
          <w:color w:val="000000"/>
          <w:shd w:val="clear" w:color="auto" w:fill="FFFFFF"/>
          <w:lang w:val="ru-RU"/>
        </w:rPr>
        <w:t xml:space="preserve"> </w:t>
      </w:r>
      <w:r w:rsidR="00A55198" w:rsidRPr="00D92967">
        <w:rPr>
          <w:color w:val="000000"/>
          <w:shd w:val="clear" w:color="auto" w:fill="FFFFFF"/>
          <w:lang w:val="en-US"/>
        </w:rPr>
        <w:t>as</w:t>
      </w:r>
      <w:r w:rsidR="00A55198" w:rsidRPr="00D92967">
        <w:rPr>
          <w:color w:val="000000"/>
          <w:shd w:val="clear" w:color="auto" w:fill="FFFFFF"/>
          <w:lang w:val="ru-RU"/>
        </w:rPr>
        <w:t xml:space="preserve"> </w:t>
      </w:r>
      <w:r w:rsidR="00A55198" w:rsidRPr="00D92967">
        <w:rPr>
          <w:color w:val="000000"/>
          <w:shd w:val="clear" w:color="auto" w:fill="FFFFFF"/>
          <w:lang w:val="en-US"/>
        </w:rPr>
        <w:t>previously</w:t>
      </w:r>
      <w:r w:rsidR="00A55198" w:rsidRPr="00D92967">
        <w:rPr>
          <w:color w:val="000000"/>
          <w:shd w:val="clear" w:color="auto" w:fill="FFFFFF"/>
          <w:lang w:val="ru-RU"/>
        </w:rPr>
        <w:t xml:space="preserve"> </w:t>
      </w:r>
      <w:r w:rsidR="00A55198" w:rsidRPr="00D92967">
        <w:rPr>
          <w:color w:val="000000"/>
          <w:shd w:val="clear" w:color="auto" w:fill="FFFFFF"/>
          <w:lang w:val="en-US"/>
        </w:rPr>
        <w:t>reported</w:t>
      </w:r>
      <w:r w:rsidR="00A55198" w:rsidRPr="00D92967">
        <w:rPr>
          <w:color w:val="000000"/>
          <w:shd w:val="clear" w:color="auto" w:fill="FFFFFF"/>
          <w:lang w:val="ru-RU"/>
        </w:rPr>
        <w:t xml:space="preserve"> (</w:t>
      </w:r>
      <w:proofErr w:type="spellStart"/>
      <w:r w:rsidR="003502F4">
        <w:rPr>
          <w:color w:val="000000"/>
          <w:shd w:val="clear" w:color="auto" w:fill="FFFFFF"/>
          <w:lang w:val="en-US"/>
        </w:rPr>
        <w:t>Pakharukova</w:t>
      </w:r>
      <w:proofErr w:type="spellEnd"/>
      <w:r w:rsidR="003502F4" w:rsidRPr="00D12E93">
        <w:rPr>
          <w:color w:val="000000"/>
          <w:shd w:val="clear" w:color="auto" w:fill="FFFFFF"/>
          <w:lang w:val="ru-RU"/>
        </w:rPr>
        <w:t xml:space="preserve"> </w:t>
      </w:r>
      <w:r w:rsidR="003502F4">
        <w:rPr>
          <w:color w:val="000000"/>
          <w:shd w:val="clear" w:color="auto" w:fill="FFFFFF"/>
          <w:lang w:val="en-US"/>
        </w:rPr>
        <w:t>et</w:t>
      </w:r>
      <w:r w:rsidR="003502F4" w:rsidRPr="00D12E93">
        <w:rPr>
          <w:color w:val="000000"/>
          <w:shd w:val="clear" w:color="auto" w:fill="FFFFFF"/>
          <w:lang w:val="ru-RU"/>
        </w:rPr>
        <w:t xml:space="preserve"> </w:t>
      </w:r>
      <w:r w:rsidR="003502F4">
        <w:rPr>
          <w:color w:val="000000"/>
          <w:shd w:val="clear" w:color="auto" w:fill="FFFFFF"/>
          <w:lang w:val="en-US"/>
        </w:rPr>
        <w:t>al</w:t>
      </w:r>
      <w:r w:rsidR="003502F4" w:rsidRPr="00D12E93">
        <w:rPr>
          <w:color w:val="000000"/>
          <w:shd w:val="clear" w:color="auto" w:fill="FFFFFF"/>
          <w:lang w:val="ru-RU"/>
        </w:rPr>
        <w:t xml:space="preserve">., 2019 </w:t>
      </w:r>
      <w:r w:rsidR="003502F4">
        <w:rPr>
          <w:color w:val="000000"/>
          <w:shd w:val="clear" w:color="auto" w:fill="FFFFFF"/>
          <w:lang w:val="en-US"/>
        </w:rPr>
        <w:t>Parasites</w:t>
      </w:r>
      <w:r w:rsidR="003502F4" w:rsidRPr="00D12E93">
        <w:rPr>
          <w:color w:val="000000"/>
          <w:shd w:val="clear" w:color="auto" w:fill="FFFFFF"/>
          <w:lang w:val="ru-RU"/>
        </w:rPr>
        <w:t>&amp;</w:t>
      </w:r>
      <w:r w:rsidR="003502F4">
        <w:rPr>
          <w:color w:val="000000"/>
          <w:shd w:val="clear" w:color="auto" w:fill="FFFFFF"/>
          <w:lang w:val="en-US"/>
        </w:rPr>
        <w:t>Vectors</w:t>
      </w:r>
      <w:r w:rsidR="00A55198" w:rsidRPr="00D92967">
        <w:rPr>
          <w:color w:val="000000"/>
          <w:shd w:val="clear" w:color="auto" w:fill="FFFFFF"/>
          <w:lang w:val="ru-RU"/>
        </w:rPr>
        <w:t xml:space="preserve">). </w:t>
      </w:r>
      <w:r w:rsidR="00A55198" w:rsidRPr="00D92967">
        <w:rPr>
          <w:color w:val="000000"/>
          <w:shd w:val="clear" w:color="auto" w:fill="FFFFFF"/>
          <w:lang w:val="en-US"/>
        </w:rPr>
        <w:t>In</w:t>
      </w:r>
      <w:r w:rsidR="00A55198" w:rsidRPr="00D92967">
        <w:rPr>
          <w:color w:val="000000"/>
          <w:shd w:val="clear" w:color="auto" w:fill="FFFFFF"/>
          <w:lang w:val="ru-RU"/>
        </w:rPr>
        <w:t xml:space="preserve"> </w:t>
      </w:r>
      <w:r w:rsidR="00A55198" w:rsidRPr="00D92967">
        <w:rPr>
          <w:color w:val="000000"/>
          <w:shd w:val="clear" w:color="auto" w:fill="FFFFFF"/>
          <w:lang w:val="en-US"/>
        </w:rPr>
        <w:t>brief</w:t>
      </w:r>
      <w:r w:rsidRPr="00D92967">
        <w:rPr>
          <w:color w:val="000000"/>
          <w:shd w:val="clear" w:color="auto" w:fill="FFFFFF"/>
          <w:lang w:val="ru-RU"/>
        </w:rPr>
        <w:t xml:space="preserve"> </w:t>
      </w:r>
      <w:r w:rsidR="00A55198" w:rsidRPr="00D92967">
        <w:rPr>
          <w:color w:val="000000"/>
          <w:shd w:val="clear" w:color="auto" w:fill="FFFFFF"/>
          <w:lang w:val="ru-RU"/>
        </w:rPr>
        <w:t>мышечную ткань рыбы помещали</w:t>
      </w:r>
      <w:r w:rsidRPr="00D92967">
        <w:rPr>
          <w:color w:val="000000"/>
          <w:shd w:val="clear" w:color="auto" w:fill="FFFFFF"/>
          <w:lang w:val="ru-RU"/>
        </w:rPr>
        <w:t xml:space="preserve"> раствор пепсина и соляной кислоты. </w:t>
      </w:r>
      <w:r w:rsidR="00A55198" w:rsidRPr="00D92967">
        <w:rPr>
          <w:color w:val="000000"/>
          <w:shd w:val="clear" w:color="auto" w:fill="FFFFFF"/>
          <w:lang w:val="ru-RU"/>
        </w:rPr>
        <w:t xml:space="preserve">Затем осуществляли </w:t>
      </w:r>
      <w:r w:rsidRPr="00D92967">
        <w:rPr>
          <w:color w:val="000000"/>
          <w:shd w:val="clear" w:color="auto" w:fill="FFFFFF"/>
          <w:lang w:val="ru-RU"/>
        </w:rPr>
        <w:t xml:space="preserve">не менее десяти отмывок в </w:t>
      </w:r>
      <w:r w:rsidRPr="00D92967">
        <w:rPr>
          <w:color w:val="000000"/>
          <w:lang w:val="ru-RU"/>
        </w:rPr>
        <w:t>0</w:t>
      </w:r>
      <w:r w:rsidR="00AB1ACB">
        <w:rPr>
          <w:color w:val="000000"/>
          <w:lang w:val="ru-RU"/>
        </w:rPr>
        <w:t>.</w:t>
      </w:r>
      <w:r w:rsidRPr="00D92967">
        <w:rPr>
          <w:color w:val="000000"/>
          <w:lang w:val="ru-RU"/>
        </w:rPr>
        <w:t xml:space="preserve">9% </w:t>
      </w:r>
      <w:r w:rsidRPr="00D92967">
        <w:rPr>
          <w:lang w:val="en-US"/>
        </w:rPr>
        <w:t>NaCl</w:t>
      </w:r>
      <w:r w:rsidR="00FE27D9" w:rsidRPr="00D92967">
        <w:rPr>
          <w:lang w:val="ru-RU"/>
        </w:rPr>
        <w:t>.</w:t>
      </w:r>
      <w:r w:rsidRPr="00D92967">
        <w:rPr>
          <w:lang w:val="ru-RU"/>
        </w:rPr>
        <w:t xml:space="preserve"> </w:t>
      </w:r>
      <w:r w:rsidR="00FE27D9" w:rsidRPr="00D92967">
        <w:rPr>
          <w:lang w:val="ru-RU"/>
        </w:rPr>
        <w:t>Ж</w:t>
      </w:r>
      <w:r w:rsidRPr="00D92967">
        <w:rPr>
          <w:color w:val="000000"/>
          <w:shd w:val="clear" w:color="auto" w:fill="FFFFFF"/>
          <w:lang w:val="ru-RU"/>
        </w:rPr>
        <w:t xml:space="preserve">изнеспособные метацеркарии идентифицировали и подсчитывали под бинокуляром. </w:t>
      </w:r>
      <w:r w:rsidRPr="00D92967">
        <w:rPr>
          <w:color w:val="000000"/>
          <w:shd w:val="clear" w:color="auto" w:fill="FFFFFF"/>
          <w:lang w:val="ru-RU" w:eastAsia="zh-CN"/>
        </w:rPr>
        <w:t>Выделением метацеркари</w:t>
      </w:r>
      <w:r w:rsidR="00FE27D9" w:rsidRPr="00D92967">
        <w:rPr>
          <w:color w:val="000000"/>
          <w:shd w:val="clear" w:color="auto" w:fill="FFFFFF"/>
          <w:lang w:val="ru-RU" w:eastAsia="zh-CN"/>
        </w:rPr>
        <w:t>й</w:t>
      </w:r>
      <w:r w:rsidRPr="00D92967">
        <w:rPr>
          <w:color w:val="000000"/>
          <w:shd w:val="clear" w:color="auto" w:fill="FFFFFF"/>
          <w:lang w:val="ru-RU" w:eastAsia="zh-CN"/>
        </w:rPr>
        <w:t xml:space="preserve"> занимались квалифицированные сотрудники лаборатории.</w:t>
      </w:r>
      <w:r w:rsidRPr="00D92967">
        <w:rPr>
          <w:color w:val="000000"/>
          <w:shd w:val="clear" w:color="auto" w:fill="FFFFFF"/>
          <w:lang w:val="ru-RU"/>
        </w:rPr>
        <w:t xml:space="preserve"> </w:t>
      </w:r>
    </w:p>
    <w:p w14:paraId="6F8ABFB5" w14:textId="01E1E70B" w:rsidR="001F194C" w:rsidRPr="00D12E93" w:rsidRDefault="001F194C" w:rsidP="00EA61AB">
      <w:pPr>
        <w:spacing w:after="0" w:line="276" w:lineRule="auto"/>
        <w:ind w:firstLine="566"/>
        <w:jc w:val="both"/>
        <w:rPr>
          <w:rStyle w:val="ac"/>
          <w:rFonts w:ascii="Times New Roman" w:hAnsi="Times New Roman" w:cs="Times New Roman"/>
          <w:i w:val="0"/>
          <w:iCs w:val="0"/>
          <w:color w:val="000000"/>
          <w:lang w:val="ru-RU"/>
        </w:rPr>
      </w:pPr>
      <w:r w:rsidRPr="00D92967">
        <w:rPr>
          <w:rFonts w:ascii="Times New Roman" w:hAnsi="Times New Roman" w:cs="Times New Roman"/>
          <w:lang w:val="ru-RU"/>
        </w:rPr>
        <w:t xml:space="preserve">В эксперименте участвовали </w:t>
      </w:r>
      <w:r w:rsidR="00C77BF7">
        <w:rPr>
          <w:rFonts w:ascii="Times New Roman" w:hAnsi="Times New Roman" w:cs="Times New Roman"/>
          <w:lang w:val="ru-RU"/>
        </w:rPr>
        <w:t xml:space="preserve">золотистые хомячки </w:t>
      </w:r>
      <w:r w:rsidRPr="00D92967">
        <w:rPr>
          <w:rStyle w:val="ac"/>
          <w:rFonts w:ascii="Times New Roman" w:hAnsi="Times New Roman" w:cs="Times New Roman"/>
          <w:i w:val="0"/>
          <w:iCs w:val="0"/>
          <w:color w:val="000000"/>
        </w:rPr>
        <w:t>M</w:t>
      </w:r>
      <w:r w:rsidRPr="00D92967">
        <w:rPr>
          <w:rStyle w:val="ac"/>
          <w:rFonts w:ascii="Times New Roman" w:hAnsi="Times New Roman" w:cs="Times New Roman"/>
          <w:i w:val="0"/>
          <w:iCs w:val="0"/>
          <w:color w:val="000000"/>
          <w:lang w:val="ru-RU"/>
        </w:rPr>
        <w:t>. а</w:t>
      </w:r>
      <w:proofErr w:type="spellStart"/>
      <w:r w:rsidRPr="00D92967">
        <w:rPr>
          <w:rStyle w:val="ac"/>
          <w:rFonts w:ascii="Times New Roman" w:hAnsi="Times New Roman" w:cs="Times New Roman"/>
          <w:i w:val="0"/>
          <w:iCs w:val="0"/>
          <w:color w:val="000000"/>
        </w:rPr>
        <w:t>uratus</w:t>
      </w:r>
      <w:proofErr w:type="spellEnd"/>
      <w:r w:rsidRPr="00D92967">
        <w:rPr>
          <w:rStyle w:val="ac"/>
          <w:rFonts w:ascii="Times New Roman" w:hAnsi="Times New Roman" w:cs="Times New Roman"/>
          <w:color w:val="000000"/>
          <w:lang w:val="ru-RU"/>
        </w:rPr>
        <w:t xml:space="preserve">, </w:t>
      </w:r>
      <w:r w:rsidR="00C77BF7" w:rsidRPr="00103F0B">
        <w:rPr>
          <w:rStyle w:val="ac"/>
          <w:rFonts w:ascii="Times New Roman" w:hAnsi="Times New Roman" w:cs="Times New Roman"/>
          <w:i w:val="0"/>
          <w:color w:val="000000"/>
          <w:lang w:val="ru-RU"/>
        </w:rPr>
        <w:t xml:space="preserve">инбредные </w:t>
      </w:r>
      <w:r w:rsidRPr="00C77BF7">
        <w:rPr>
          <w:rFonts w:ascii="Times New Roman" w:hAnsi="Times New Roman" w:cs="Times New Roman"/>
          <w:color w:val="000000"/>
          <w:lang w:val="ru-RU"/>
        </w:rPr>
        <w:t>мыш</w:t>
      </w:r>
      <w:r w:rsidR="00E70A5E" w:rsidRPr="00C77BF7">
        <w:rPr>
          <w:rFonts w:ascii="Times New Roman" w:hAnsi="Times New Roman" w:cs="Times New Roman"/>
          <w:color w:val="000000"/>
          <w:lang w:val="ru-RU"/>
        </w:rPr>
        <w:t>и</w:t>
      </w:r>
      <w:r w:rsidR="00E70A5E" w:rsidRPr="00D92967">
        <w:rPr>
          <w:rFonts w:ascii="Times New Roman" w:hAnsi="Times New Roman" w:cs="Times New Roman"/>
          <w:color w:val="000000"/>
          <w:lang w:val="ru-RU"/>
        </w:rPr>
        <w:t xml:space="preserve"> </w:t>
      </w:r>
      <w:r w:rsidRPr="00D92967">
        <w:rPr>
          <w:rFonts w:ascii="Times New Roman" w:hAnsi="Times New Roman" w:cs="Times New Roman"/>
          <w:color w:val="000000"/>
          <w:lang w:val="ru-RU"/>
        </w:rPr>
        <w:t xml:space="preserve">линии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 линии</w:t>
      </w:r>
      <w:r w:rsidRPr="00D92967">
        <w:rPr>
          <w:rStyle w:val="ac"/>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w:t>
      </w:r>
      <w:r w:rsidR="00E70A5E" w:rsidRPr="00D92967">
        <w:rPr>
          <w:rFonts w:ascii="Times New Roman" w:hAnsi="Times New Roman" w:cs="Times New Roman"/>
          <w:color w:val="000000"/>
          <w:lang w:val="ru-RU"/>
        </w:rPr>
        <w:t>ы</w:t>
      </w:r>
      <w:r w:rsidRPr="00D92967">
        <w:rPr>
          <w:rFonts w:ascii="Times New Roman" w:hAnsi="Times New Roman" w:cs="Times New Roman"/>
          <w:color w:val="000000"/>
          <w:lang w:val="ru-RU"/>
        </w:rPr>
        <w:t xml:space="preserve"> </w:t>
      </w:r>
      <w:r w:rsidR="00C77BF7" w:rsidRPr="00D92967">
        <w:rPr>
          <w:rFonts w:ascii="Times New Roman" w:eastAsia="Segoe UI" w:hAnsi="Times New Roman" w:cs="Times New Roman"/>
          <w:lang w:bidi="en-US"/>
        </w:rPr>
        <w:t>W</w:t>
      </w:r>
      <w:r w:rsidR="00C77BF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eastAsia="Segoe UI" w:hAnsi="Times New Roman" w:cs="Times New Roman"/>
          <w:lang w:val="ru-RU" w:bidi="en-US"/>
        </w:rPr>
        <w:t>(Рисунок 1)</w:t>
      </w:r>
      <w:r w:rsidRPr="00D92967">
        <w:rPr>
          <w:rStyle w:val="ac"/>
          <w:rFonts w:ascii="Times New Roman" w:hAnsi="Times New Roman" w:cs="Times New Roman"/>
          <w:color w:val="000000"/>
          <w:lang w:val="ru-RU"/>
        </w:rPr>
        <w:t>.</w:t>
      </w:r>
      <w:r w:rsidRPr="001E0898">
        <w:rPr>
          <w:rStyle w:val="ac"/>
          <w:rFonts w:ascii="Times New Roman" w:hAnsi="Times New Roman" w:cs="Times New Roman"/>
          <w:i w:val="0"/>
          <w:iCs w:val="0"/>
          <w:color w:val="000000"/>
          <w:lang w:val="ru-RU"/>
        </w:rPr>
        <w:t xml:space="preserve"> </w:t>
      </w:r>
      <w:r w:rsidRPr="00D92967">
        <w:rPr>
          <w:rStyle w:val="ac"/>
          <w:rFonts w:ascii="Times New Roman" w:hAnsi="Times New Roman" w:cs="Times New Roman"/>
          <w:i w:val="0"/>
          <w:iCs w:val="0"/>
          <w:color w:val="000000"/>
          <w:lang w:val="ru-RU"/>
        </w:rPr>
        <w:t>Каждое</w:t>
      </w:r>
      <w:r w:rsidRPr="00614B17">
        <w:rPr>
          <w:rStyle w:val="ac"/>
          <w:rFonts w:ascii="Times New Roman" w:hAnsi="Times New Roman" w:cs="Times New Roman"/>
          <w:i w:val="0"/>
          <w:iCs w:val="0"/>
          <w:color w:val="000000"/>
          <w:lang w:val="ru-RU"/>
        </w:rPr>
        <w:t xml:space="preserve"> </w:t>
      </w:r>
      <w:r w:rsidRPr="00D92967">
        <w:rPr>
          <w:rStyle w:val="ac"/>
          <w:rFonts w:ascii="Times New Roman" w:hAnsi="Times New Roman" w:cs="Times New Roman"/>
          <w:i w:val="0"/>
          <w:iCs w:val="0"/>
          <w:color w:val="000000"/>
          <w:lang w:val="ru-RU"/>
        </w:rPr>
        <w:t>животное</w:t>
      </w:r>
      <w:r w:rsidRPr="00614B17">
        <w:rPr>
          <w:rStyle w:val="ac"/>
          <w:rFonts w:ascii="Times New Roman" w:hAnsi="Times New Roman" w:cs="Times New Roman"/>
          <w:i w:val="0"/>
          <w:iCs w:val="0"/>
          <w:color w:val="000000"/>
          <w:lang w:val="ru-RU"/>
        </w:rPr>
        <w:t xml:space="preserve"> </w:t>
      </w:r>
      <w:r w:rsidRPr="00D92967">
        <w:rPr>
          <w:rStyle w:val="ac"/>
          <w:rFonts w:ascii="Times New Roman" w:hAnsi="Times New Roman" w:cs="Times New Roman"/>
          <w:i w:val="0"/>
          <w:iCs w:val="0"/>
          <w:color w:val="000000"/>
          <w:lang w:val="ru-RU"/>
        </w:rPr>
        <w:t>заражали</w:t>
      </w:r>
      <w:r w:rsidRPr="00614B17">
        <w:rPr>
          <w:rStyle w:val="ac"/>
          <w:rFonts w:ascii="Times New Roman" w:hAnsi="Times New Roman" w:cs="Times New Roman"/>
          <w:i w:val="0"/>
          <w:iCs w:val="0"/>
          <w:color w:val="000000"/>
          <w:lang w:val="ru-RU"/>
        </w:rPr>
        <w:t xml:space="preserve"> 100 </w:t>
      </w:r>
      <w:r w:rsidRPr="00D92967">
        <w:rPr>
          <w:rStyle w:val="ac"/>
          <w:rFonts w:ascii="Times New Roman" w:hAnsi="Times New Roman" w:cs="Times New Roman"/>
          <w:i w:val="0"/>
          <w:iCs w:val="0"/>
          <w:color w:val="000000"/>
          <w:lang w:val="ru-RU"/>
        </w:rPr>
        <w:t>метацеркариями</w:t>
      </w:r>
      <w:r w:rsidRPr="00614B17">
        <w:rPr>
          <w:rStyle w:val="ac"/>
          <w:rFonts w:ascii="Times New Roman" w:hAnsi="Times New Roman" w:cs="Times New Roman"/>
          <w:i w:val="0"/>
          <w:iCs w:val="0"/>
          <w:color w:val="000000"/>
          <w:lang w:val="ru-RU"/>
        </w:rPr>
        <w:t xml:space="preserve"> </w:t>
      </w:r>
      <w:r w:rsidRPr="00D92967">
        <w:rPr>
          <w:rFonts w:ascii="Times New Roman" w:hAnsi="Times New Roman" w:cs="Times New Roman"/>
          <w:i/>
          <w:iCs/>
          <w:lang w:val="ru-RU"/>
        </w:rPr>
        <w:t>О</w:t>
      </w:r>
      <w:r w:rsidRPr="00614B17">
        <w:rPr>
          <w:rFonts w:ascii="Times New Roman" w:hAnsi="Times New Roman" w:cs="Times New Roman"/>
          <w:i/>
          <w:iCs/>
          <w:lang w:val="ru-RU"/>
        </w:rPr>
        <w:t xml:space="preserve">. </w:t>
      </w:r>
      <w:r w:rsidRPr="00D92967">
        <w:rPr>
          <w:rFonts w:ascii="Times New Roman" w:hAnsi="Times New Roman" w:cs="Times New Roman"/>
          <w:i/>
          <w:iCs/>
        </w:rPr>
        <w:t>felineus</w:t>
      </w:r>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через</w:t>
      </w:r>
      <w:r w:rsidR="00E70A5E" w:rsidRPr="00614B17">
        <w:rPr>
          <w:rFonts w:ascii="Times New Roman" w:hAnsi="Times New Roman" w:cs="Times New Roman"/>
          <w:lang w:val="ru-RU"/>
        </w:rPr>
        <w:t xml:space="preserve"> </w:t>
      </w:r>
      <w:proofErr w:type="spellStart"/>
      <w:r w:rsidR="00E70A5E" w:rsidRPr="00D92967">
        <w:rPr>
          <w:rFonts w:ascii="Times New Roman" w:hAnsi="Times New Roman" w:cs="Times New Roman"/>
          <w:lang w:val="ru-RU"/>
        </w:rPr>
        <w:t>эзофагогастральный</w:t>
      </w:r>
      <w:proofErr w:type="spellEnd"/>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зонд</w:t>
      </w:r>
      <w:r w:rsidR="00E70A5E" w:rsidRPr="00614B17">
        <w:rPr>
          <w:rFonts w:ascii="Times New Roman" w:hAnsi="Times New Roman" w:cs="Times New Roman"/>
          <w:lang w:val="ru-RU"/>
        </w:rPr>
        <w:t xml:space="preserve">. </w:t>
      </w:r>
      <w:r w:rsidR="00364A1C">
        <w:rPr>
          <w:rFonts w:ascii="Times New Roman" w:hAnsi="Times New Roman" w:cs="Times New Roman"/>
          <w:lang w:val="ru-RU"/>
        </w:rPr>
        <w:t>Всего</w:t>
      </w:r>
      <w:r w:rsidR="00364A1C" w:rsidRPr="00D12E93">
        <w:rPr>
          <w:rFonts w:ascii="Times New Roman" w:hAnsi="Times New Roman" w:cs="Times New Roman"/>
          <w:lang w:val="ru-RU"/>
        </w:rPr>
        <w:t xml:space="preserve"> </w:t>
      </w:r>
      <w:r w:rsidR="00364A1C">
        <w:rPr>
          <w:rFonts w:ascii="Times New Roman" w:hAnsi="Times New Roman" w:cs="Times New Roman"/>
          <w:lang w:val="ru-RU"/>
        </w:rPr>
        <w:t>в</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каждой</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группе</w:t>
      </w:r>
      <w:r w:rsidR="00364A1C" w:rsidRPr="00D12E93">
        <w:rPr>
          <w:rFonts w:ascii="Times New Roman" w:hAnsi="Times New Roman" w:cs="Times New Roman"/>
          <w:lang w:val="ru-RU"/>
        </w:rPr>
        <w:t xml:space="preserve"> </w:t>
      </w:r>
      <w:r w:rsidR="001E766B">
        <w:rPr>
          <w:rFonts w:ascii="Times New Roman" w:hAnsi="Times New Roman" w:cs="Times New Roman"/>
          <w:lang w:val="ru-RU"/>
        </w:rPr>
        <w:t>было</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по</w:t>
      </w:r>
      <w:r w:rsidR="001E766B" w:rsidRPr="00D12E93">
        <w:rPr>
          <w:rFonts w:ascii="Times New Roman" w:hAnsi="Times New Roman" w:cs="Times New Roman"/>
          <w:lang w:val="ru-RU"/>
        </w:rPr>
        <w:t xml:space="preserve"> </w:t>
      </w:r>
      <w:r w:rsidR="00944D15" w:rsidRPr="00D12E93">
        <w:rPr>
          <w:rFonts w:ascii="Times New Roman" w:hAnsi="Times New Roman" w:cs="Times New Roman"/>
          <w:lang w:val="ru-RU"/>
        </w:rPr>
        <w:t>15</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животных</w:t>
      </w:r>
      <w:r w:rsidR="00542B70" w:rsidRPr="00D12E93">
        <w:rPr>
          <w:rFonts w:ascii="Times New Roman" w:hAnsi="Times New Roman" w:cs="Times New Roman"/>
          <w:lang w:val="ru-RU"/>
        </w:rPr>
        <w:t xml:space="preserve">: </w:t>
      </w:r>
      <w:r w:rsidR="00944D15" w:rsidRPr="00D12E93">
        <w:rPr>
          <w:rFonts w:ascii="Times New Roman" w:hAnsi="Times New Roman" w:cs="Times New Roman"/>
          <w:lang w:val="ru-RU"/>
        </w:rPr>
        <w:t>5</w:t>
      </w:r>
      <w:r w:rsidR="00542B70" w:rsidRPr="00D12E93">
        <w:rPr>
          <w:rFonts w:ascii="Times New Roman" w:hAnsi="Times New Roman" w:cs="Times New Roman"/>
          <w:lang w:val="ru-RU"/>
        </w:rPr>
        <w:t xml:space="preserve"> </w:t>
      </w:r>
      <w:r w:rsidR="00542B70">
        <w:rPr>
          <w:rFonts w:ascii="Times New Roman" w:hAnsi="Times New Roman" w:cs="Times New Roman"/>
          <w:lang w:val="ru-RU"/>
        </w:rPr>
        <w:t>животных</w:t>
      </w:r>
      <w:r w:rsidR="00542B70" w:rsidRPr="00D12E93">
        <w:rPr>
          <w:rFonts w:ascii="Times New Roman" w:hAnsi="Times New Roman" w:cs="Times New Roman"/>
          <w:lang w:val="ru-RU"/>
        </w:rPr>
        <w:t xml:space="preserve"> </w:t>
      </w:r>
      <w:r w:rsidR="00542B70">
        <w:rPr>
          <w:rFonts w:ascii="Times New Roman" w:hAnsi="Times New Roman" w:cs="Times New Roman"/>
        </w:rPr>
        <w:t>were</w:t>
      </w:r>
      <w:r w:rsidR="00614B17" w:rsidRPr="00D12E93">
        <w:rPr>
          <w:rFonts w:ascii="Times New Roman" w:hAnsi="Times New Roman" w:cs="Times New Roman"/>
          <w:lang w:val="ru-RU"/>
        </w:rPr>
        <w:t xml:space="preserve"> </w:t>
      </w:r>
      <w:r w:rsidR="00614B17" w:rsidRPr="00D92967">
        <w:rPr>
          <w:rFonts w:ascii="Times New Roman" w:hAnsi="Times New Roman" w:cs="Times New Roman"/>
        </w:rPr>
        <w:t>euthanized</w:t>
      </w:r>
      <w:r w:rsidR="00614B17" w:rsidRPr="00D12E93">
        <w:rPr>
          <w:rFonts w:ascii="Times New Roman" w:hAnsi="Times New Roman" w:cs="Times New Roman"/>
          <w:lang w:val="ru-RU"/>
        </w:rPr>
        <w:t xml:space="preserve"> </w:t>
      </w:r>
      <w:r w:rsidR="00C77BF7">
        <w:rPr>
          <w:rFonts w:ascii="Times New Roman" w:hAnsi="Times New Roman" w:cs="Times New Roman"/>
        </w:rPr>
        <w:t>at</w:t>
      </w:r>
      <w:r w:rsidR="00C77BF7" w:rsidRPr="00D12E93">
        <w:rPr>
          <w:rFonts w:ascii="Times New Roman" w:hAnsi="Times New Roman" w:cs="Times New Roman"/>
          <w:lang w:val="ru-RU"/>
        </w:rPr>
        <w:t xml:space="preserve"> </w:t>
      </w:r>
      <w:r w:rsidR="00614B17" w:rsidRPr="00D12E93">
        <w:rPr>
          <w:rFonts w:ascii="Times New Roman" w:hAnsi="Times New Roman" w:cs="Times New Roman"/>
          <w:lang w:val="ru-RU"/>
        </w:rPr>
        <w:t xml:space="preserve">1 </w:t>
      </w:r>
      <w:r w:rsidR="00614B17" w:rsidRPr="00D92967">
        <w:rPr>
          <w:rFonts w:ascii="Times New Roman" w:hAnsi="Times New Roman" w:cs="Times New Roman"/>
        </w:rPr>
        <w:t>month</w:t>
      </w:r>
      <w:r w:rsidR="00614B17" w:rsidRPr="00D12E93">
        <w:rPr>
          <w:rFonts w:ascii="Times New Roman" w:hAnsi="Times New Roman" w:cs="Times New Roman"/>
          <w:lang w:val="ru-RU"/>
        </w:rPr>
        <w:t xml:space="preserve"> </w:t>
      </w:r>
      <w:r w:rsidR="00614B17" w:rsidRPr="00D92967">
        <w:rPr>
          <w:rFonts w:ascii="Times New Roman" w:hAnsi="Times New Roman" w:cs="Times New Roman"/>
        </w:rPr>
        <w:t>p</w:t>
      </w:r>
      <w:r w:rsidR="00614B17" w:rsidRPr="00D12E93">
        <w:rPr>
          <w:rFonts w:ascii="Times New Roman" w:hAnsi="Times New Roman" w:cs="Times New Roman"/>
          <w:lang w:val="ru-RU"/>
        </w:rPr>
        <w:t>.</w:t>
      </w:r>
      <w:proofErr w:type="spellStart"/>
      <w:r w:rsidR="00614B17" w:rsidRPr="00D92967">
        <w:rPr>
          <w:rFonts w:ascii="Times New Roman" w:hAnsi="Times New Roman" w:cs="Times New Roman"/>
        </w:rPr>
        <w:t>i</w:t>
      </w:r>
      <w:proofErr w:type="spellEnd"/>
      <w:r w:rsidR="00C228FB" w:rsidRPr="00D12E93">
        <w:rPr>
          <w:rFonts w:ascii="Times New Roman" w:hAnsi="Times New Roman" w:cs="Times New Roman"/>
          <w:lang w:val="ru-RU"/>
        </w:rPr>
        <w:t xml:space="preserve">., </w:t>
      </w:r>
      <w:r w:rsidR="006F68B9">
        <w:rPr>
          <w:rFonts w:ascii="Times New Roman" w:hAnsi="Times New Roman" w:cs="Times New Roman"/>
        </w:rPr>
        <w:t>another</w:t>
      </w:r>
      <w:r w:rsidR="006F68B9" w:rsidRPr="00D12E93">
        <w:rPr>
          <w:rFonts w:ascii="Times New Roman" w:hAnsi="Times New Roman" w:cs="Times New Roman"/>
          <w:lang w:val="ru-RU"/>
        </w:rPr>
        <w:t xml:space="preserve"> </w:t>
      </w:r>
      <w:r w:rsidR="00944D15" w:rsidRPr="00D12E93">
        <w:rPr>
          <w:rFonts w:ascii="Times New Roman" w:hAnsi="Times New Roman" w:cs="Times New Roman"/>
          <w:lang w:val="ru-RU"/>
        </w:rPr>
        <w:t>5</w:t>
      </w:r>
      <w:r w:rsidR="006F68B9" w:rsidRPr="00D12E93">
        <w:rPr>
          <w:rFonts w:ascii="Times New Roman" w:hAnsi="Times New Roman" w:cs="Times New Roman"/>
          <w:lang w:val="ru-RU"/>
        </w:rPr>
        <w:t xml:space="preserve"> </w:t>
      </w:r>
      <w:r w:rsidR="006F68B9">
        <w:rPr>
          <w:rFonts w:ascii="Times New Roman" w:hAnsi="Times New Roman" w:cs="Times New Roman"/>
          <w:lang w:val="ru-RU"/>
        </w:rPr>
        <w:t>животных</w:t>
      </w:r>
      <w:r w:rsidR="006F68B9" w:rsidRPr="00D12E93">
        <w:rPr>
          <w:rFonts w:ascii="Times New Roman" w:hAnsi="Times New Roman" w:cs="Times New Roman"/>
          <w:lang w:val="ru-RU"/>
        </w:rPr>
        <w:t xml:space="preserve"> </w:t>
      </w:r>
      <w:r w:rsidR="006F68B9">
        <w:rPr>
          <w:rFonts w:ascii="Times New Roman" w:hAnsi="Times New Roman" w:cs="Times New Roman"/>
        </w:rPr>
        <w:t>were</w:t>
      </w:r>
      <w:r w:rsidR="006F68B9" w:rsidRPr="00D12E93">
        <w:rPr>
          <w:rFonts w:ascii="Times New Roman" w:hAnsi="Times New Roman" w:cs="Times New Roman"/>
          <w:lang w:val="ru-RU"/>
        </w:rPr>
        <w:t xml:space="preserve"> </w:t>
      </w:r>
      <w:r w:rsidR="006F68B9" w:rsidRPr="00D92967">
        <w:rPr>
          <w:rFonts w:ascii="Times New Roman" w:hAnsi="Times New Roman" w:cs="Times New Roman"/>
        </w:rPr>
        <w:t>euthanized</w:t>
      </w:r>
      <w:r w:rsidR="006F68B9" w:rsidRPr="00D12E93">
        <w:rPr>
          <w:rFonts w:ascii="Times New Roman" w:hAnsi="Times New Roman" w:cs="Times New Roman"/>
          <w:lang w:val="ru-RU"/>
        </w:rPr>
        <w:t xml:space="preserve"> </w:t>
      </w:r>
      <w:r w:rsidR="00C77BF7">
        <w:rPr>
          <w:rFonts w:ascii="Times New Roman" w:hAnsi="Times New Roman" w:cs="Times New Roman"/>
        </w:rPr>
        <w:t>at</w:t>
      </w:r>
      <w:r w:rsidR="00C77BF7" w:rsidRPr="00D12E93">
        <w:rPr>
          <w:rFonts w:ascii="Times New Roman" w:hAnsi="Times New Roman" w:cs="Times New Roman"/>
          <w:lang w:val="ru-RU"/>
        </w:rPr>
        <w:t xml:space="preserve"> </w:t>
      </w:r>
      <w:r w:rsidR="006F68B9" w:rsidRPr="00D12E93">
        <w:rPr>
          <w:rFonts w:ascii="Times New Roman" w:hAnsi="Times New Roman" w:cs="Times New Roman"/>
          <w:lang w:val="ru-RU"/>
        </w:rPr>
        <w:t xml:space="preserve">3 </w:t>
      </w:r>
      <w:r w:rsidR="006F68B9" w:rsidRPr="00D92967">
        <w:rPr>
          <w:rFonts w:ascii="Times New Roman" w:hAnsi="Times New Roman" w:cs="Times New Roman"/>
        </w:rPr>
        <w:t>month</w:t>
      </w:r>
      <w:r w:rsidR="006F68B9" w:rsidRPr="00D12E93">
        <w:rPr>
          <w:rFonts w:ascii="Times New Roman" w:hAnsi="Times New Roman" w:cs="Times New Roman"/>
          <w:lang w:val="ru-RU"/>
        </w:rPr>
        <w:t xml:space="preserve"> </w:t>
      </w:r>
      <w:r w:rsidR="006F68B9" w:rsidRPr="00D92967">
        <w:rPr>
          <w:rFonts w:ascii="Times New Roman" w:hAnsi="Times New Roman" w:cs="Times New Roman"/>
        </w:rPr>
        <w:t>p</w:t>
      </w:r>
      <w:r w:rsidR="006F68B9" w:rsidRPr="00D12E93">
        <w:rPr>
          <w:rFonts w:ascii="Times New Roman" w:hAnsi="Times New Roman" w:cs="Times New Roman"/>
          <w:lang w:val="ru-RU"/>
        </w:rPr>
        <w:t>.</w:t>
      </w:r>
      <w:proofErr w:type="spellStart"/>
      <w:r w:rsidR="006F68B9" w:rsidRPr="00D92967">
        <w:rPr>
          <w:rFonts w:ascii="Times New Roman" w:hAnsi="Times New Roman" w:cs="Times New Roman"/>
        </w:rPr>
        <w:t>i</w:t>
      </w:r>
      <w:proofErr w:type="spellEnd"/>
      <w:r w:rsidR="006F68B9" w:rsidRPr="00D12E93">
        <w:rPr>
          <w:rStyle w:val="ac"/>
          <w:rFonts w:ascii="Times New Roman" w:hAnsi="Times New Roman" w:cs="Times New Roman"/>
          <w:i w:val="0"/>
          <w:iCs w:val="0"/>
          <w:color w:val="000000"/>
          <w:lang w:val="ru-RU"/>
        </w:rPr>
        <w:t>.</w:t>
      </w:r>
      <w:r w:rsidR="00C228FB" w:rsidRPr="00D12E93">
        <w:rPr>
          <w:rStyle w:val="ac"/>
          <w:rFonts w:ascii="Times New Roman" w:hAnsi="Times New Roman" w:cs="Times New Roman"/>
          <w:i w:val="0"/>
          <w:iCs w:val="0"/>
          <w:color w:val="000000"/>
          <w:lang w:val="ru-RU"/>
        </w:rPr>
        <w:t xml:space="preserve"> </w:t>
      </w:r>
      <w:r w:rsidR="00C228FB">
        <w:rPr>
          <w:rStyle w:val="ac"/>
          <w:rFonts w:ascii="Times New Roman" w:hAnsi="Times New Roman" w:cs="Times New Roman"/>
          <w:i w:val="0"/>
          <w:iCs w:val="0"/>
          <w:color w:val="000000"/>
        </w:rPr>
        <w:t>and</w:t>
      </w:r>
      <w:r w:rsidR="006F68B9" w:rsidRPr="00D12E93">
        <w:rPr>
          <w:rStyle w:val="ac"/>
          <w:rFonts w:ascii="Times New Roman" w:hAnsi="Times New Roman" w:cs="Times New Roman"/>
          <w:i w:val="0"/>
          <w:iCs w:val="0"/>
          <w:color w:val="000000"/>
          <w:lang w:val="ru-RU"/>
        </w:rPr>
        <w:t xml:space="preserve"> </w:t>
      </w:r>
      <w:r w:rsidR="009F1B68" w:rsidRPr="00D12E93">
        <w:rPr>
          <w:rStyle w:val="ac"/>
          <w:rFonts w:ascii="Times New Roman" w:hAnsi="Times New Roman" w:cs="Times New Roman"/>
          <w:i w:val="0"/>
          <w:iCs w:val="0"/>
          <w:color w:val="000000"/>
          <w:lang w:val="ru-RU"/>
        </w:rPr>
        <w:t xml:space="preserve">5 </w:t>
      </w:r>
      <w:r w:rsidR="009F1B68">
        <w:rPr>
          <w:rStyle w:val="ac"/>
          <w:rFonts w:ascii="Times New Roman" w:hAnsi="Times New Roman" w:cs="Times New Roman"/>
          <w:i w:val="0"/>
          <w:iCs w:val="0"/>
          <w:color w:val="000000"/>
        </w:rPr>
        <w:t>animals</w:t>
      </w:r>
      <w:r w:rsidR="009F1B68" w:rsidRPr="00D12E93">
        <w:rPr>
          <w:rStyle w:val="ac"/>
          <w:rFonts w:ascii="Times New Roman" w:hAnsi="Times New Roman" w:cs="Times New Roman"/>
          <w:i w:val="0"/>
          <w:iCs w:val="0"/>
          <w:color w:val="000000"/>
          <w:lang w:val="ru-RU"/>
        </w:rPr>
        <w:t xml:space="preserve"> </w:t>
      </w:r>
      <w:r w:rsidR="009F1B68">
        <w:rPr>
          <w:rStyle w:val="ac"/>
          <w:rFonts w:ascii="Times New Roman" w:hAnsi="Times New Roman" w:cs="Times New Roman"/>
          <w:i w:val="0"/>
          <w:iCs w:val="0"/>
          <w:color w:val="000000"/>
        </w:rPr>
        <w:t>were</w:t>
      </w:r>
      <w:r w:rsidR="00E70A5E" w:rsidRPr="00D12E93">
        <w:rPr>
          <w:rStyle w:val="ac"/>
          <w:rFonts w:ascii="Times New Roman" w:hAnsi="Times New Roman" w:cs="Times New Roman"/>
          <w:i w:val="0"/>
          <w:iCs w:val="0"/>
          <w:color w:val="000000"/>
          <w:lang w:val="ru-RU"/>
        </w:rPr>
        <w:t xml:space="preserve"> </w:t>
      </w:r>
      <w:r w:rsidR="00C77BF7">
        <w:rPr>
          <w:rStyle w:val="ac"/>
          <w:rFonts w:ascii="Times New Roman" w:hAnsi="Times New Roman" w:cs="Times New Roman"/>
          <w:i w:val="0"/>
          <w:iCs w:val="0"/>
          <w:color w:val="000000"/>
        </w:rPr>
        <w:t>kept</w:t>
      </w:r>
      <w:r w:rsidR="00C77BF7" w:rsidRPr="00D12E93">
        <w:rPr>
          <w:rStyle w:val="ac"/>
          <w:rFonts w:ascii="Times New Roman" w:hAnsi="Times New Roman" w:cs="Times New Roman"/>
          <w:i w:val="0"/>
          <w:iCs w:val="0"/>
          <w:color w:val="000000"/>
          <w:lang w:val="ru-RU"/>
        </w:rPr>
        <w:t xml:space="preserve"> </w:t>
      </w:r>
      <w:r w:rsidR="00E70A5E" w:rsidRPr="00D92967">
        <w:rPr>
          <w:rStyle w:val="ac"/>
          <w:rFonts w:ascii="Times New Roman" w:hAnsi="Times New Roman" w:cs="Times New Roman"/>
          <w:i w:val="0"/>
          <w:iCs w:val="0"/>
          <w:color w:val="000000"/>
        </w:rPr>
        <w:t>uninfected</w:t>
      </w:r>
      <w:r w:rsidR="00E70A5E" w:rsidRPr="00D12E93">
        <w:rPr>
          <w:rStyle w:val="ac"/>
          <w:rFonts w:ascii="Times New Roman" w:hAnsi="Times New Roman" w:cs="Times New Roman"/>
          <w:i w:val="0"/>
          <w:iCs w:val="0"/>
          <w:color w:val="000000"/>
          <w:lang w:val="ru-RU"/>
        </w:rPr>
        <w:t xml:space="preserve"> </w:t>
      </w:r>
      <w:r w:rsidR="00AF2333">
        <w:rPr>
          <w:rStyle w:val="ac"/>
          <w:rFonts w:ascii="Times New Roman" w:hAnsi="Times New Roman" w:cs="Times New Roman"/>
          <w:i w:val="0"/>
          <w:iCs w:val="0"/>
          <w:color w:val="000000"/>
        </w:rPr>
        <w:t>and</w:t>
      </w:r>
      <w:r w:rsidR="00AF2333" w:rsidRPr="00D12E93">
        <w:rPr>
          <w:rStyle w:val="ac"/>
          <w:rFonts w:ascii="Times New Roman" w:hAnsi="Times New Roman" w:cs="Times New Roman"/>
          <w:i w:val="0"/>
          <w:iCs w:val="0"/>
          <w:color w:val="000000"/>
          <w:lang w:val="ru-RU"/>
        </w:rPr>
        <w:t xml:space="preserve"> </w:t>
      </w:r>
      <w:r w:rsidR="00AF2333">
        <w:rPr>
          <w:rStyle w:val="ac"/>
          <w:rFonts w:ascii="Times New Roman" w:hAnsi="Times New Roman" w:cs="Times New Roman"/>
          <w:i w:val="0"/>
          <w:iCs w:val="0"/>
          <w:color w:val="000000"/>
        </w:rPr>
        <w:t>used</w:t>
      </w:r>
      <w:r w:rsidR="00AF2333" w:rsidRPr="00D12E93">
        <w:rPr>
          <w:rStyle w:val="ac"/>
          <w:rFonts w:ascii="Times New Roman" w:hAnsi="Times New Roman" w:cs="Times New Roman"/>
          <w:i w:val="0"/>
          <w:iCs w:val="0"/>
          <w:color w:val="000000"/>
          <w:lang w:val="ru-RU"/>
        </w:rPr>
        <w:t xml:space="preserve"> </w:t>
      </w:r>
      <w:r w:rsidR="00AF2333">
        <w:rPr>
          <w:rStyle w:val="ac"/>
          <w:rFonts w:ascii="Times New Roman" w:hAnsi="Times New Roman" w:cs="Times New Roman"/>
          <w:i w:val="0"/>
          <w:iCs w:val="0"/>
          <w:color w:val="000000"/>
        </w:rPr>
        <w:t>as</w:t>
      </w:r>
      <w:r w:rsidR="00AF2333" w:rsidRPr="00D12E93">
        <w:rPr>
          <w:rStyle w:val="ac"/>
          <w:rFonts w:ascii="Times New Roman" w:hAnsi="Times New Roman" w:cs="Times New Roman"/>
          <w:i w:val="0"/>
          <w:iCs w:val="0"/>
          <w:color w:val="000000"/>
          <w:lang w:val="ru-RU"/>
        </w:rPr>
        <w:t xml:space="preserve"> </w:t>
      </w:r>
      <w:r w:rsidR="00C77BF7">
        <w:rPr>
          <w:rStyle w:val="ac"/>
          <w:rFonts w:ascii="Times New Roman" w:hAnsi="Times New Roman" w:cs="Times New Roman"/>
          <w:i w:val="0"/>
          <w:iCs w:val="0"/>
          <w:color w:val="000000"/>
        </w:rPr>
        <w:t>a</w:t>
      </w:r>
      <w:r w:rsidR="00C77BF7" w:rsidRPr="00D12E93">
        <w:rPr>
          <w:rStyle w:val="ac"/>
          <w:rFonts w:ascii="Times New Roman" w:hAnsi="Times New Roman" w:cs="Times New Roman"/>
          <w:i w:val="0"/>
          <w:iCs w:val="0"/>
          <w:color w:val="000000"/>
          <w:lang w:val="ru-RU"/>
        </w:rPr>
        <w:t xml:space="preserve"> </w:t>
      </w:r>
      <w:r w:rsidR="00AF2333">
        <w:rPr>
          <w:rStyle w:val="ac"/>
          <w:rFonts w:ascii="Times New Roman" w:hAnsi="Times New Roman" w:cs="Times New Roman"/>
          <w:i w:val="0"/>
          <w:iCs w:val="0"/>
          <w:color w:val="000000"/>
        </w:rPr>
        <w:t>control</w:t>
      </w:r>
      <w:r w:rsidR="00AF2333" w:rsidRPr="00D12E93">
        <w:rPr>
          <w:rStyle w:val="ac"/>
          <w:rFonts w:ascii="Times New Roman" w:hAnsi="Times New Roman" w:cs="Times New Roman"/>
          <w:i w:val="0"/>
          <w:iCs w:val="0"/>
          <w:color w:val="000000"/>
          <w:lang w:val="ru-RU"/>
        </w:rPr>
        <w:t xml:space="preserve"> </w:t>
      </w:r>
      <w:r w:rsidR="00AF2333">
        <w:rPr>
          <w:rStyle w:val="ac"/>
          <w:rFonts w:ascii="Times New Roman" w:hAnsi="Times New Roman" w:cs="Times New Roman"/>
          <w:i w:val="0"/>
          <w:iCs w:val="0"/>
          <w:color w:val="000000"/>
        </w:rPr>
        <w:t>group</w:t>
      </w:r>
      <w:r w:rsidR="00E70A5E" w:rsidRPr="00D12E93">
        <w:rPr>
          <w:rStyle w:val="ac"/>
          <w:rFonts w:ascii="Times New Roman" w:hAnsi="Times New Roman" w:cs="Times New Roman"/>
          <w:i w:val="0"/>
          <w:iCs w:val="0"/>
          <w:color w:val="000000"/>
          <w:lang w:val="ru-RU"/>
        </w:rPr>
        <w:t>.</w:t>
      </w:r>
    </w:p>
    <w:p w14:paraId="78A6C94D" w14:textId="5E045344" w:rsidR="00E24C65" w:rsidRPr="00D12E93" w:rsidRDefault="00E24C65">
      <w:pPr>
        <w:rPr>
          <w:rFonts w:ascii="Times New Roman" w:hAnsi="Times New Roman" w:cs="Times New Roman"/>
          <w:i/>
          <w:iCs/>
          <w:color w:val="000000"/>
          <w:lang w:val="ru-RU"/>
        </w:rPr>
      </w:pPr>
    </w:p>
    <w:p w14:paraId="38E9673C" w14:textId="5ADB7353" w:rsidR="001F194C" w:rsidRPr="00D92967" w:rsidRDefault="000F42BE" w:rsidP="00EA61AB">
      <w:pPr>
        <w:spacing w:after="0" w:line="276" w:lineRule="auto"/>
        <w:jc w:val="center"/>
        <w:rPr>
          <w:rFonts w:ascii="Times New Roman" w:hAnsi="Times New Roman" w:cs="Times New Roman"/>
          <w:lang w:val="ru-RU"/>
        </w:rPr>
      </w:pPr>
      <w:r w:rsidRPr="00D12E93">
        <w:rPr>
          <w:rFonts w:ascii="Times New Roman" w:hAnsi="Times New Roman" w:cs="Times New Roman"/>
          <w:noProof/>
          <w:lang w:val="ru-RU" w:eastAsia="ru-RU"/>
        </w:rPr>
        <w:t xml:space="preserve"> </w:t>
      </w:r>
      <w:r w:rsidR="0096142B">
        <w:rPr>
          <w:rFonts w:ascii="Times New Roman" w:hAnsi="Times New Roman" w:cs="Times New Roman"/>
          <w:noProof/>
          <w:lang w:val="ru-RU" w:eastAsia="ru-RU"/>
        </w:rPr>
        <w:drawing>
          <wp:inline distT="0" distB="0" distL="0" distR="0" wp14:anchorId="6F629C54" wp14:editId="39AAF2CE">
            <wp:extent cx="5851616" cy="4309930"/>
            <wp:effectExtent l="0" t="0" r="0" b="0"/>
            <wp:docPr id="14415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6796" r="3216"/>
                    <a:stretch>
                      <a:fillRect/>
                    </a:stretch>
                  </pic:blipFill>
                  <pic:spPr bwMode="auto">
                    <a:xfrm>
                      <a:off x="0" y="0"/>
                      <a:ext cx="5905875" cy="4349894"/>
                    </a:xfrm>
                    <a:prstGeom prst="rect">
                      <a:avLst/>
                    </a:prstGeom>
                    <a:noFill/>
                    <a:ln>
                      <a:noFill/>
                    </a:ln>
                    <a:extLst>
                      <a:ext uri="{53640926-AAD7-44D8-BBD7-CCE9431645EC}">
                        <a14:shadowObscured xmlns:a14="http://schemas.microsoft.com/office/drawing/2010/main"/>
                      </a:ext>
                    </a:extLst>
                  </pic:spPr>
                </pic:pic>
              </a:graphicData>
            </a:graphic>
          </wp:inline>
        </w:drawing>
      </w:r>
    </w:p>
    <w:p w14:paraId="6D2A3299" w14:textId="0588308C" w:rsidR="001F194C" w:rsidRDefault="001F194C" w:rsidP="00EA61AB">
      <w:pPr>
        <w:spacing w:after="0" w:line="276" w:lineRule="auto"/>
        <w:jc w:val="both"/>
        <w:rPr>
          <w:rStyle w:val="ac"/>
          <w:rFonts w:ascii="Times New Roman" w:hAnsi="Times New Roman" w:cs="Times New Roman"/>
          <w:color w:val="000000"/>
          <w:lang w:val="ru-RU" w:eastAsia="zh-CN"/>
        </w:rPr>
      </w:pPr>
      <w:r w:rsidRPr="00D92967">
        <w:rPr>
          <w:rFonts w:ascii="Times New Roman" w:hAnsi="Times New Roman" w:cs="Times New Roman"/>
          <w:lang w:val="ru-RU"/>
        </w:rPr>
        <w:t xml:space="preserve">Рисунок </w:t>
      </w:r>
      <w:r w:rsidRPr="003503AA">
        <w:rPr>
          <w:rFonts w:ascii="Times New Roman" w:hAnsi="Times New Roman" w:cs="Times New Roman"/>
          <w:lang w:val="ru-RU"/>
        </w:rPr>
        <w:t>1</w:t>
      </w:r>
      <w:r w:rsidRPr="00D92967">
        <w:rPr>
          <w:rFonts w:ascii="Times New Roman" w:hAnsi="Times New Roman" w:cs="Times New Roman"/>
          <w:lang w:val="ru-RU"/>
        </w:rPr>
        <w:t xml:space="preserve">. Схема эксперимента. Экспериментальные животные (сирийские хомячки </w:t>
      </w:r>
      <w:r w:rsidRPr="00D92967">
        <w:rPr>
          <w:rStyle w:val="ac"/>
          <w:rFonts w:ascii="Times New Roman" w:hAnsi="Times New Roman" w:cs="Times New Roman"/>
          <w:color w:val="000000"/>
        </w:rPr>
        <w:t>M</w:t>
      </w:r>
      <w:r w:rsidRPr="00D92967">
        <w:rPr>
          <w:rStyle w:val="ac"/>
          <w:rFonts w:ascii="Times New Roman" w:hAnsi="Times New Roman" w:cs="Times New Roman"/>
          <w:color w:val="000000"/>
          <w:lang w:val="ru-RU"/>
        </w:rPr>
        <w:t>. а</w:t>
      </w:r>
      <w:proofErr w:type="spellStart"/>
      <w:r w:rsidRPr="00D92967">
        <w:rPr>
          <w:rStyle w:val="ac"/>
          <w:rFonts w:ascii="Times New Roman" w:hAnsi="Times New Roman" w:cs="Times New Roman"/>
          <w:color w:val="000000"/>
        </w:rPr>
        <w:t>uratus</w:t>
      </w:r>
      <w:proofErr w:type="spellEnd"/>
      <w:r w:rsidRPr="00D92967">
        <w:rPr>
          <w:rStyle w:val="ac"/>
          <w:rFonts w:ascii="Times New Roman" w:hAnsi="Times New Roman" w:cs="Times New Roman"/>
          <w:color w:val="000000"/>
          <w:lang w:val="ru-RU"/>
        </w:rPr>
        <w:t>,</w:t>
      </w:r>
      <w:r w:rsidRPr="00D92967">
        <w:rPr>
          <w:rFonts w:ascii="Times New Roman" w:hAnsi="Times New Roman" w:cs="Times New Roman"/>
          <w:color w:val="000000"/>
          <w:lang w:val="ru-RU"/>
        </w:rPr>
        <w:t xml:space="preserve"> мыши линий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w:t>
      </w:r>
      <w:r w:rsidRPr="00D92967">
        <w:rPr>
          <w:rStyle w:val="ac"/>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крысы линии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были заражены 100 метацеркариями</w:t>
      </w:r>
      <w:r w:rsidR="003503AA" w:rsidRPr="003503AA">
        <w:rPr>
          <w:rFonts w:ascii="Times New Roman" w:hAnsi="Times New Roman" w:cs="Times New Roman"/>
          <w:lang w:val="ru-RU"/>
        </w:rPr>
        <w:t xml:space="preserve"> </w:t>
      </w:r>
      <w:r w:rsidR="003503AA">
        <w:rPr>
          <w:rFonts w:ascii="Times New Roman" w:hAnsi="Times New Roman" w:cs="Times New Roman"/>
        </w:rPr>
        <w:t>O</w:t>
      </w:r>
      <w:r w:rsidR="003503AA" w:rsidRPr="003503AA">
        <w:rPr>
          <w:rFonts w:ascii="Times New Roman" w:hAnsi="Times New Roman" w:cs="Times New Roman"/>
          <w:lang w:val="ru-RU"/>
        </w:rPr>
        <w:t xml:space="preserve">. </w:t>
      </w:r>
      <w:r w:rsidR="003503AA">
        <w:rPr>
          <w:rFonts w:ascii="Times New Roman" w:hAnsi="Times New Roman" w:cs="Times New Roman"/>
        </w:rPr>
        <w:t>felineus</w:t>
      </w:r>
      <w:r w:rsidR="003503AA" w:rsidRPr="003503AA">
        <w:rPr>
          <w:rFonts w:ascii="Times New Roman" w:hAnsi="Times New Roman" w:cs="Times New Roman"/>
          <w:lang w:val="ru-RU"/>
        </w:rPr>
        <w:t>.</w:t>
      </w:r>
      <w:r w:rsidRPr="00D92967">
        <w:rPr>
          <w:rFonts w:ascii="Times New Roman" w:hAnsi="Times New Roman" w:cs="Times New Roman"/>
          <w:lang w:val="ru-RU"/>
        </w:rPr>
        <w:t xml:space="preserve"> </w:t>
      </w:r>
      <w:r w:rsidR="003503AA">
        <w:rPr>
          <w:rFonts w:ascii="Times New Roman" w:hAnsi="Times New Roman" w:cs="Times New Roman"/>
          <w:lang w:val="ru-RU"/>
        </w:rPr>
        <w:t>Через</w:t>
      </w:r>
      <w:r w:rsidRPr="00D92967">
        <w:rPr>
          <w:rFonts w:ascii="Times New Roman" w:hAnsi="Times New Roman" w:cs="Times New Roman"/>
          <w:lang w:val="ru-RU"/>
        </w:rPr>
        <w:t xml:space="preserve"> 1 и 3 месяц инвазии собирали </w:t>
      </w:r>
      <w:proofErr w:type="spellStart"/>
      <w:r w:rsidR="003503AA">
        <w:rPr>
          <w:rFonts w:ascii="Times New Roman" w:hAnsi="Times New Roman" w:cs="Times New Roman"/>
        </w:rPr>
        <w:t>feaces</w:t>
      </w:r>
      <w:proofErr w:type="spellEnd"/>
      <w:r w:rsidRPr="00D92967">
        <w:rPr>
          <w:rFonts w:ascii="Times New Roman" w:hAnsi="Times New Roman" w:cs="Times New Roman"/>
          <w:lang w:val="ru-RU"/>
        </w:rPr>
        <w:t xml:space="preserve"> для подсчёта яиц </w:t>
      </w:r>
      <w:r w:rsidRPr="00D92967">
        <w:rPr>
          <w:rFonts w:ascii="Times New Roman" w:hAnsi="Times New Roman" w:cs="Times New Roman"/>
          <w:i/>
          <w:iCs/>
          <w:lang w:val="ru-RU"/>
        </w:rPr>
        <w:t>О. felineus</w:t>
      </w:r>
      <w:r w:rsidRPr="00D92967">
        <w:rPr>
          <w:rFonts w:ascii="Times New Roman" w:hAnsi="Times New Roman" w:cs="Times New Roman"/>
          <w:lang w:val="ru-RU"/>
        </w:rPr>
        <w:t xml:space="preserve">, печень для гистологического анализа и подсчёта гельминтов в желчных протоках, а также кровь для анализа </w:t>
      </w:r>
      <w:r w:rsidR="003503AA">
        <w:rPr>
          <w:rFonts w:ascii="Times New Roman" w:hAnsi="Times New Roman" w:cs="Times New Roman"/>
          <w:lang w:val="ru-RU"/>
        </w:rPr>
        <w:t xml:space="preserve">на </w:t>
      </w:r>
      <w:r w:rsidRPr="00D92967">
        <w:rPr>
          <w:rFonts w:ascii="Times New Roman" w:hAnsi="Times New Roman" w:cs="Times New Roman"/>
          <w:color w:val="000000"/>
          <w:lang w:val="ru-RU"/>
        </w:rPr>
        <w:t>АЛТ</w:t>
      </w:r>
      <w:r w:rsidR="003503AA">
        <w:rPr>
          <w:rFonts w:ascii="Times New Roman" w:hAnsi="Times New Roman" w:cs="Times New Roman"/>
          <w:color w:val="000000"/>
          <w:lang w:val="ru-RU"/>
        </w:rPr>
        <w:t xml:space="preserve"> и</w:t>
      </w:r>
      <w:r w:rsidRPr="00D92967">
        <w:rPr>
          <w:rFonts w:ascii="Times New Roman" w:hAnsi="Times New Roman" w:cs="Times New Roman"/>
          <w:color w:val="000000"/>
          <w:lang w:val="ru-RU"/>
        </w:rPr>
        <w:t xml:space="preserve"> АСТ</w:t>
      </w:r>
      <w:r w:rsidR="003539B5">
        <w:rPr>
          <w:rFonts w:ascii="Times New Roman" w:hAnsi="Times New Roman" w:cs="Times New Roman"/>
          <w:color w:val="000000"/>
          <w:lang w:val="ru-RU"/>
        </w:rPr>
        <w:t>.</w:t>
      </w:r>
    </w:p>
    <w:p w14:paraId="220A5430" w14:textId="77777777" w:rsidR="004F1E57" w:rsidRDefault="004F1E57" w:rsidP="00EA61AB">
      <w:pPr>
        <w:spacing w:after="0" w:line="276" w:lineRule="auto"/>
        <w:jc w:val="both"/>
        <w:rPr>
          <w:rStyle w:val="ac"/>
          <w:rFonts w:ascii="Times New Roman" w:hAnsi="Times New Roman" w:cs="Times New Roman"/>
          <w:color w:val="000000"/>
          <w:lang w:val="ru-RU" w:eastAsia="zh-CN"/>
        </w:rPr>
      </w:pPr>
    </w:p>
    <w:p w14:paraId="59558174" w14:textId="06DD0E64" w:rsidR="00381CCE" w:rsidRPr="00D92967" w:rsidRDefault="00CD0A8F" w:rsidP="00EA61AB">
      <w:pPr>
        <w:spacing w:after="0" w:line="276" w:lineRule="auto"/>
        <w:ind w:firstLine="566"/>
        <w:jc w:val="both"/>
        <w:rPr>
          <w:rFonts w:ascii="Times New Roman" w:hAnsi="Times New Roman" w:cs="Times New Roman"/>
          <w:color w:val="000000"/>
          <w:shd w:val="clear" w:color="auto" w:fill="FFFFFF"/>
          <w:lang w:val="ru-RU"/>
        </w:rPr>
      </w:pPr>
      <w:r w:rsidRPr="00D92967">
        <w:rPr>
          <w:rFonts w:ascii="Times New Roman" w:hAnsi="Times New Roman" w:cs="Times New Roman"/>
          <w:color w:val="000000"/>
          <w:lang w:val="ru-RU"/>
        </w:rPr>
        <w:t xml:space="preserve">Крысы и мыши </w:t>
      </w:r>
      <w:r w:rsidR="00C77BF7">
        <w:rPr>
          <w:rFonts w:ascii="Times New Roman" w:hAnsi="Times New Roman" w:cs="Times New Roman"/>
          <w:color w:val="000000"/>
          <w:lang w:val="ru-RU"/>
        </w:rPr>
        <w:t xml:space="preserve">и хомяки </w:t>
      </w:r>
      <w:r w:rsidRPr="00D92967">
        <w:rPr>
          <w:rFonts w:ascii="Times New Roman" w:hAnsi="Times New Roman" w:cs="Times New Roman"/>
          <w:color w:val="000000"/>
          <w:lang w:val="ru-RU"/>
        </w:rPr>
        <w:t>были по</w:t>
      </w:r>
      <w:r w:rsidR="00C77BF7">
        <w:rPr>
          <w:rFonts w:ascii="Times New Roman" w:hAnsi="Times New Roman" w:cs="Times New Roman"/>
          <w:color w:val="000000"/>
          <w:lang w:val="ru-RU"/>
        </w:rPr>
        <w:t>л</w:t>
      </w:r>
      <w:r w:rsidRPr="00D92967">
        <w:rPr>
          <w:rFonts w:ascii="Times New Roman" w:hAnsi="Times New Roman" w:cs="Times New Roman"/>
          <w:color w:val="000000"/>
          <w:lang w:val="ru-RU"/>
        </w:rPr>
        <w:t>учены из конвенционального вивария</w:t>
      </w:r>
      <w:r w:rsidR="00300840" w:rsidRPr="00D92967">
        <w:rPr>
          <w:rFonts w:ascii="Times New Roman" w:hAnsi="Times New Roman" w:cs="Times New Roman"/>
          <w:color w:val="000000"/>
          <w:lang w:val="ru-RU"/>
        </w:rPr>
        <w:t xml:space="preserve"> Института цитологии и генетики СО РАН</w:t>
      </w:r>
      <w:r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Каждое животное содержал</w:t>
      </w:r>
      <w:r w:rsidR="00C77BF7">
        <w:rPr>
          <w:rFonts w:ascii="Times New Roman" w:hAnsi="Times New Roman" w:cs="Times New Roman"/>
          <w:color w:val="000000"/>
          <w:lang w:val="ru-RU"/>
        </w:rPr>
        <w:t>и</w:t>
      </w:r>
      <w:r w:rsidR="001F194C" w:rsidRPr="00D92967">
        <w:rPr>
          <w:rFonts w:ascii="Times New Roman" w:hAnsi="Times New Roman" w:cs="Times New Roman"/>
          <w:color w:val="000000"/>
          <w:lang w:val="ru-RU"/>
        </w:rPr>
        <w:t xml:space="preserve"> в индивидуальной клетке. </w:t>
      </w:r>
      <w:r w:rsidR="001F194C" w:rsidRPr="00D92967">
        <w:rPr>
          <w:rFonts w:ascii="Times New Roman" w:hAnsi="Times New Roman" w:cs="Times New Roman"/>
          <w:color w:val="000000"/>
          <w:lang w:val="ru-RU"/>
        </w:rPr>
        <w:lastRenderedPageBreak/>
        <w:t>Заражение</w:t>
      </w:r>
      <w:r w:rsidR="000A6E3E"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 xml:space="preserve">проводили последовательно: сначала работали с мышами, затем с хомячками, и последними заражали крыс, после </w:t>
      </w:r>
      <w:r w:rsidR="000806BC" w:rsidRPr="00D92967">
        <w:rPr>
          <w:rFonts w:ascii="Times New Roman" w:hAnsi="Times New Roman" w:cs="Times New Roman"/>
          <w:color w:val="000000"/>
          <w:lang w:val="ru-RU"/>
        </w:rPr>
        <w:t xml:space="preserve">двухнедельного </w:t>
      </w:r>
      <w:r w:rsidR="001F194C" w:rsidRPr="00D92967">
        <w:rPr>
          <w:rFonts w:ascii="Times New Roman" w:hAnsi="Times New Roman" w:cs="Times New Roman"/>
          <w:color w:val="000000"/>
          <w:lang w:val="ru-RU"/>
        </w:rPr>
        <w:t xml:space="preserve">карантина. </w:t>
      </w:r>
      <w:r w:rsidR="00381CCE" w:rsidRPr="00D92967">
        <w:rPr>
          <w:rFonts w:ascii="Times New Roman" w:hAnsi="Times New Roman" w:cs="Times New Roman"/>
          <w:color w:val="000000"/>
          <w:shd w:val="clear" w:color="auto" w:fill="FFFFFF"/>
          <w:lang w:val="ru-RU"/>
        </w:rPr>
        <w:t xml:space="preserve">Эвтаназию животных проводили </w:t>
      </w:r>
      <w:r w:rsidR="00381CCE" w:rsidRPr="00D92967">
        <w:rPr>
          <w:rFonts w:ascii="Times New Roman" w:hAnsi="Times New Roman" w:cs="Times New Roman"/>
          <w:color w:val="000000"/>
          <w:shd w:val="clear" w:color="auto" w:fill="FFFFFF"/>
        </w:rPr>
        <w:t>with</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hyper</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perfusion</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of</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CO</w:t>
      </w:r>
      <w:r w:rsidR="00381CCE" w:rsidRPr="00D92967">
        <w:rPr>
          <w:rFonts w:ascii="Times New Roman" w:hAnsi="Times New Roman" w:cs="Times New Roman"/>
          <w:color w:val="000000"/>
          <w:shd w:val="clear" w:color="auto" w:fill="FFFFFF"/>
          <w:lang w:val="ru-RU"/>
        </w:rPr>
        <w:t>₂ в соответствии с принципами гуманного обращения с лабораторными животными.</w:t>
      </w:r>
      <w:r w:rsidR="0013153D"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lang w:val="ru-RU"/>
        </w:rPr>
        <w:t xml:space="preserve">Вес животного изменяли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r w:rsidR="000A6E3E" w:rsidRPr="00D92967">
        <w:rPr>
          <w:rFonts w:ascii="Times New Roman" w:hAnsi="Times New Roman" w:cs="Times New Roman"/>
          <w:color w:val="000000"/>
          <w:shd w:val="clear" w:color="auto" w:fill="FFFFFF"/>
          <w:lang w:val="ru-RU"/>
        </w:rPr>
        <w:t xml:space="preserve"> </w:t>
      </w:r>
      <w:r w:rsidR="0013153D" w:rsidRPr="00D92967">
        <w:rPr>
          <w:rFonts w:ascii="Times New Roman" w:hAnsi="Times New Roman" w:cs="Times New Roman"/>
          <w:color w:val="000000"/>
          <w:shd w:val="clear" w:color="auto" w:fill="FFFFFF"/>
          <w:lang w:val="ru-RU"/>
        </w:rPr>
        <w:t>З</w:t>
      </w:r>
      <w:r w:rsidR="00381CCE" w:rsidRPr="00D92967">
        <w:rPr>
          <w:rFonts w:ascii="Times New Roman" w:hAnsi="Times New Roman" w:cs="Times New Roman"/>
          <w:color w:val="000000"/>
          <w:shd w:val="clear" w:color="auto" w:fill="FFFFFF"/>
          <w:lang w:val="ru-RU"/>
        </w:rPr>
        <w:t>абор крови</w:t>
      </w:r>
      <w:r w:rsidR="0013153D" w:rsidRPr="00D92967">
        <w:rPr>
          <w:rFonts w:ascii="Times New Roman" w:hAnsi="Times New Roman" w:cs="Times New Roman"/>
          <w:color w:val="000000"/>
          <w:shd w:val="clear" w:color="auto" w:fill="FFFFFF"/>
          <w:lang w:val="ru-RU"/>
        </w:rPr>
        <w:t xml:space="preserve"> осуществляли </w:t>
      </w:r>
      <w:r w:rsidR="00381CCE" w:rsidRPr="00D92967">
        <w:rPr>
          <w:rFonts w:ascii="Times New Roman" w:hAnsi="Times New Roman" w:cs="Times New Roman"/>
          <w:color w:val="000000"/>
          <w:shd w:val="clear" w:color="auto" w:fill="FFFFFF"/>
          <w:lang w:val="ru-RU"/>
        </w:rPr>
        <w:t>из полости сердца</w:t>
      </w:r>
      <w:r w:rsidR="0013153D" w:rsidRPr="00D92967">
        <w:rPr>
          <w:rFonts w:ascii="Times New Roman" w:hAnsi="Times New Roman" w:cs="Times New Roman"/>
          <w:color w:val="000000"/>
          <w:shd w:val="clear" w:color="auto" w:fill="FFFFFF"/>
          <w:lang w:val="ru-RU"/>
        </w:rPr>
        <w:t xml:space="preserve"> с помощью пункции сразу после эвтаназии</w:t>
      </w:r>
      <w:r w:rsidR="00381CCE" w:rsidRPr="00D92967">
        <w:rPr>
          <w:rFonts w:ascii="Times New Roman" w:hAnsi="Times New Roman" w:cs="Times New Roman"/>
          <w:color w:val="000000"/>
          <w:shd w:val="clear" w:color="auto" w:fill="FFFFFF"/>
          <w:lang w:val="ru-RU"/>
        </w:rPr>
        <w:t xml:space="preserve">. Печень извлекали целиком, тщательно освобождали от прилежащих тканей и взвешивали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p>
    <w:p w14:paraId="241041F5" w14:textId="7F15A1D7" w:rsidR="001F194C" w:rsidRPr="00D92967" w:rsidRDefault="001F194C" w:rsidP="00EA61AB">
      <w:pPr>
        <w:pStyle w:val="ad"/>
        <w:spacing w:beforeAutospacing="0" w:afterAutospacing="0" w:line="276" w:lineRule="auto"/>
        <w:ind w:firstLine="566"/>
        <w:jc w:val="both"/>
        <w:rPr>
          <w:color w:val="000000"/>
          <w:lang w:val="ru-RU"/>
        </w:rPr>
      </w:pPr>
      <w:r w:rsidRPr="00D92967">
        <w:rPr>
          <w:color w:val="000000"/>
          <w:lang w:val="ru-RU"/>
        </w:rPr>
        <w:t xml:space="preserve">Эксперимент был одобрен этическим комитетом </w:t>
      </w:r>
      <w:proofErr w:type="spellStart"/>
      <w:r w:rsidRPr="00D92967">
        <w:rPr>
          <w:color w:val="000000"/>
          <w:lang w:val="ru-RU"/>
        </w:rPr>
        <w:t>ИЦиГ</w:t>
      </w:r>
      <w:proofErr w:type="spellEnd"/>
      <w:r w:rsidRPr="00D92967">
        <w:rPr>
          <w:color w:val="000000"/>
          <w:lang w:val="ru-RU"/>
        </w:rPr>
        <w:t xml:space="preserve"> СО РАН и проводился в соответствии с международными правилами ARRIVE </w:t>
      </w:r>
      <w:proofErr w:type="spellStart"/>
      <w:r w:rsidRPr="00D92967">
        <w:rPr>
          <w:color w:val="000000"/>
          <w:lang w:val="ru-RU"/>
        </w:rPr>
        <w:t>guide</w:t>
      </w:r>
      <w:proofErr w:type="spellEnd"/>
      <w:r w:rsidRPr="00D92967">
        <w:rPr>
          <w:color w:val="000000"/>
          <w:lang w:val="ru-RU"/>
        </w:rPr>
        <w:t xml:space="preserve"> - </w:t>
      </w:r>
      <w:r w:rsidRPr="00D92967">
        <w:rPr>
          <w:color w:val="000000"/>
        </w:rPr>
        <w:t>Animal</w:t>
      </w:r>
      <w:r w:rsidRPr="00D92967">
        <w:rPr>
          <w:color w:val="000000"/>
          <w:lang w:val="ru-RU"/>
        </w:rPr>
        <w:t xml:space="preserve"> </w:t>
      </w:r>
      <w:r w:rsidRPr="00D92967">
        <w:rPr>
          <w:color w:val="000000"/>
        </w:rPr>
        <w:t>Research</w:t>
      </w:r>
      <w:r w:rsidRPr="00D92967">
        <w:rPr>
          <w:color w:val="000000"/>
          <w:lang w:val="ru-RU"/>
        </w:rPr>
        <w:t xml:space="preserve">: </w:t>
      </w:r>
      <w:r w:rsidRPr="00D92967">
        <w:rPr>
          <w:color w:val="000000"/>
        </w:rPr>
        <w:t>Reporting</w:t>
      </w:r>
      <w:r w:rsidRPr="00D92967">
        <w:rPr>
          <w:color w:val="000000"/>
          <w:lang w:val="ru-RU"/>
        </w:rPr>
        <w:t xml:space="preserve"> </w:t>
      </w:r>
      <w:r w:rsidRPr="00D92967">
        <w:rPr>
          <w:color w:val="000000"/>
        </w:rPr>
        <w:t>of</w:t>
      </w:r>
      <w:r w:rsidRPr="00D92967">
        <w:rPr>
          <w:color w:val="000000"/>
          <w:lang w:val="ru-RU"/>
        </w:rPr>
        <w:t xml:space="preserve"> </w:t>
      </w:r>
      <w:r w:rsidRPr="00D92967">
        <w:rPr>
          <w:i/>
          <w:iCs/>
          <w:color w:val="000000"/>
        </w:rPr>
        <w:t>in</w:t>
      </w:r>
      <w:r w:rsidRPr="00D92967">
        <w:rPr>
          <w:i/>
          <w:iCs/>
          <w:color w:val="000000"/>
          <w:lang w:val="ru-RU"/>
        </w:rPr>
        <w:t xml:space="preserve"> </w:t>
      </w:r>
      <w:r w:rsidRPr="00D92967">
        <w:rPr>
          <w:i/>
          <w:iCs/>
          <w:color w:val="000000"/>
          <w:lang w:val="en-US"/>
        </w:rPr>
        <w:t>v</w:t>
      </w:r>
      <w:proofErr w:type="spellStart"/>
      <w:r w:rsidRPr="00D92967">
        <w:rPr>
          <w:i/>
          <w:iCs/>
          <w:color w:val="000000"/>
        </w:rPr>
        <w:t>ivo</w:t>
      </w:r>
      <w:proofErr w:type="spellEnd"/>
      <w:r w:rsidRPr="00D92967">
        <w:rPr>
          <w:color w:val="000000"/>
          <w:lang w:val="ru-RU"/>
        </w:rPr>
        <w:t xml:space="preserve"> </w:t>
      </w:r>
      <w:r w:rsidRPr="00D92967">
        <w:rPr>
          <w:color w:val="000000"/>
        </w:rPr>
        <w:t>Experiments</w:t>
      </w:r>
      <w:r w:rsidRPr="00D92967">
        <w:rPr>
          <w:color w:val="000000"/>
          <w:lang w:val="ru-RU"/>
        </w:rPr>
        <w:t xml:space="preserve"> (Выписка из протокола </w:t>
      </w:r>
      <w:r w:rsidRPr="00D92967">
        <w:rPr>
          <w:color w:val="000000"/>
        </w:rPr>
        <w:t>N</w:t>
      </w:r>
      <w:r w:rsidRPr="00D92967">
        <w:rPr>
          <w:color w:val="000000"/>
          <w:lang w:val="ru-RU"/>
        </w:rPr>
        <w:t xml:space="preserve">º221 Биоэтической комиссии ИЦиГ СО РАН от 06.03.2025 г.). Экспериментальные работы проводились с соблюдением принципов </w:t>
      </w:r>
      <w:r w:rsidRPr="00D92967">
        <w:rPr>
          <w:color w:val="000000"/>
        </w:rPr>
        <w:t>Good</w:t>
      </w:r>
      <w:r w:rsidRPr="00D92967">
        <w:rPr>
          <w:color w:val="000000"/>
          <w:lang w:val="ru-RU"/>
        </w:rPr>
        <w:t xml:space="preserve"> </w:t>
      </w:r>
      <w:r w:rsidRPr="00D92967">
        <w:rPr>
          <w:color w:val="000000"/>
        </w:rPr>
        <w:t>Laboratory</w:t>
      </w:r>
      <w:r w:rsidRPr="00D92967">
        <w:rPr>
          <w:color w:val="000000"/>
          <w:lang w:val="ru-RU"/>
        </w:rPr>
        <w:t xml:space="preserve"> </w:t>
      </w:r>
      <w:r w:rsidRPr="00D92967">
        <w:rPr>
          <w:color w:val="000000"/>
        </w:rPr>
        <w:t>Practice</w:t>
      </w:r>
      <w:r w:rsidRPr="00D92967">
        <w:rPr>
          <w:color w:val="000000"/>
          <w:lang w:val="ru-RU"/>
        </w:rPr>
        <w:t>.</w:t>
      </w:r>
    </w:p>
    <w:p w14:paraId="4C678516" w14:textId="77777777" w:rsidR="001F194C" w:rsidRPr="00D92967" w:rsidRDefault="001F194C" w:rsidP="00EA61AB">
      <w:pPr>
        <w:spacing w:after="0" w:line="276" w:lineRule="auto"/>
        <w:jc w:val="both"/>
        <w:rPr>
          <w:rFonts w:ascii="Times New Roman" w:hAnsi="Times New Roman" w:cs="Times New Roman"/>
          <w:lang w:val="ru-RU"/>
        </w:rPr>
      </w:pPr>
    </w:p>
    <w:p w14:paraId="30C19E1E" w14:textId="77777777" w:rsidR="0072660B" w:rsidRPr="00D92967" w:rsidRDefault="0072660B" w:rsidP="00EA61AB">
      <w:pPr>
        <w:pStyle w:val="ad"/>
        <w:shd w:val="clear" w:color="auto" w:fill="FFFFFF"/>
        <w:spacing w:beforeAutospacing="0" w:afterAutospacing="0" w:line="276" w:lineRule="auto"/>
        <w:ind w:firstLine="567"/>
        <w:jc w:val="both"/>
        <w:rPr>
          <w:lang w:val="ru-RU"/>
        </w:rPr>
      </w:pPr>
    </w:p>
    <w:p w14:paraId="654BDE97" w14:textId="0C3DAA12" w:rsidR="0072660B" w:rsidRPr="00D92967" w:rsidRDefault="0072660B" w:rsidP="00EA61AB">
      <w:pPr>
        <w:spacing w:after="0" w:line="276" w:lineRule="auto"/>
        <w:rPr>
          <w:rStyle w:val="anegp0gi0b9av8jahpyh"/>
          <w:rFonts w:ascii="Times New Roman" w:hAnsi="Times New Roman" w:cs="Times New Roman"/>
          <w:b/>
          <w:bCs/>
          <w:color w:val="000000"/>
          <w:lang w:val="ru-RU"/>
        </w:rPr>
      </w:pPr>
      <w:r w:rsidRPr="00D92967">
        <w:rPr>
          <w:rStyle w:val="anegp0gi0b9av8jahpyh"/>
          <w:rFonts w:ascii="Times New Roman" w:hAnsi="Times New Roman" w:cs="Times New Roman"/>
          <w:b/>
          <w:bCs/>
          <w:color w:val="000000"/>
        </w:rPr>
        <w:t>Biochemical</w:t>
      </w:r>
      <w:r w:rsidRPr="00D92967">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rPr>
        <w:t>analysis</w:t>
      </w:r>
    </w:p>
    <w:p w14:paraId="2AA73F57" w14:textId="2FE28BFF" w:rsidR="0072660B" w:rsidRPr="000F42BE" w:rsidRDefault="0072660B" w:rsidP="00B74AC9">
      <w:pPr>
        <w:spacing w:after="0" w:line="276" w:lineRule="auto"/>
        <w:jc w:val="both"/>
        <w:rPr>
          <w:rFonts w:ascii="Times New Roman" w:hAnsi="Times New Roman" w:cs="Times New Roman"/>
        </w:rPr>
      </w:pPr>
      <w:r w:rsidRPr="00D92967">
        <w:rPr>
          <w:rFonts w:ascii="Times New Roman" w:hAnsi="Times New Roman" w:cs="Times New Roman"/>
          <w:lang w:val="ru-RU"/>
        </w:rPr>
        <w:t xml:space="preserve">Биохимический анализ сыворотки крови проводили с использованием коммерчески доступных наборов: аланинаминотрансфераза (АЛТ-УФ-Ново,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 xml:space="preserve">), </w:t>
      </w:r>
      <w:proofErr w:type="spellStart"/>
      <w:r w:rsidRPr="00D92967">
        <w:rPr>
          <w:rFonts w:ascii="Times New Roman" w:hAnsi="Times New Roman" w:cs="Times New Roman"/>
          <w:lang w:val="ru-RU"/>
        </w:rPr>
        <w:t>аспартатаминотрансфераза</w:t>
      </w:r>
      <w:proofErr w:type="spellEnd"/>
      <w:r w:rsidRPr="00D92967">
        <w:rPr>
          <w:rFonts w:ascii="Times New Roman" w:hAnsi="Times New Roman" w:cs="Times New Roman"/>
          <w:lang w:val="ru-RU"/>
        </w:rPr>
        <w:t xml:space="preserve"> (АСТ-УФ-Ново,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w:t>
      </w:r>
      <w:r w:rsidR="008957FE">
        <w:rPr>
          <w:rFonts w:ascii="Times New Roman" w:hAnsi="Times New Roman" w:cs="Times New Roman"/>
          <w:lang w:val="ru-RU"/>
        </w:rPr>
        <w:t xml:space="preserve"> </w:t>
      </w:r>
      <w:r w:rsidRPr="00D92967">
        <w:rPr>
          <w:rFonts w:ascii="Times New Roman" w:hAnsi="Times New Roman" w:cs="Times New Roman"/>
          <w:lang w:val="ru-RU"/>
        </w:rPr>
        <w:t>в соответствии с рекомендациями производителя</w:t>
      </w:r>
      <w:r w:rsidR="00837B0E" w:rsidRPr="00D92967">
        <w:rPr>
          <w:rFonts w:ascii="Times New Roman" w:hAnsi="Times New Roman" w:cs="Times New Roman"/>
          <w:lang w:val="ru-RU"/>
        </w:rPr>
        <w:t>. Измерение</w:t>
      </w:r>
      <w:r w:rsidR="00837B0E" w:rsidRPr="000F42BE">
        <w:rPr>
          <w:rFonts w:ascii="Times New Roman" w:hAnsi="Times New Roman" w:cs="Times New Roman"/>
        </w:rPr>
        <w:t xml:space="preserve"> </w:t>
      </w:r>
      <w:r w:rsidR="00837B0E" w:rsidRPr="00D92967">
        <w:rPr>
          <w:rFonts w:ascii="Times New Roman" w:hAnsi="Times New Roman" w:cs="Times New Roman"/>
          <w:lang w:val="ru-RU"/>
        </w:rPr>
        <w:t>осуществлялось</w:t>
      </w:r>
      <w:r w:rsidRPr="000F42BE">
        <w:rPr>
          <w:rFonts w:ascii="Times New Roman" w:hAnsi="Times New Roman" w:cs="Times New Roman"/>
        </w:rPr>
        <w:t xml:space="preserve"> </w:t>
      </w:r>
      <w:r w:rsidR="00D25240" w:rsidRPr="00D92967">
        <w:rPr>
          <w:rFonts w:ascii="Times New Roman" w:hAnsi="Times New Roman" w:cs="Times New Roman"/>
          <w:lang w:val="ru-RU"/>
        </w:rPr>
        <w:t>на</w:t>
      </w:r>
      <w:r w:rsidRPr="000F42BE">
        <w:rPr>
          <w:rFonts w:ascii="Times New Roman" w:hAnsi="Times New Roman" w:cs="Times New Roman"/>
        </w:rPr>
        <w:t xml:space="preserve"> </w:t>
      </w:r>
      <w:r w:rsidRPr="00D92967">
        <w:rPr>
          <w:rFonts w:ascii="Times New Roman" w:hAnsi="Times New Roman" w:cs="Times New Roman"/>
          <w:lang w:val="ru-RU"/>
        </w:rPr>
        <w:t>спектрофотометр</w:t>
      </w:r>
      <w:r w:rsidR="00D25240" w:rsidRPr="00D92967">
        <w:rPr>
          <w:rFonts w:ascii="Times New Roman" w:hAnsi="Times New Roman" w:cs="Times New Roman"/>
          <w:lang w:val="ru-RU"/>
        </w:rPr>
        <w:t>е</w:t>
      </w:r>
      <w:r w:rsidRPr="000F42BE">
        <w:rPr>
          <w:rFonts w:ascii="Times New Roman" w:hAnsi="Times New Roman" w:cs="Times New Roman"/>
        </w:rPr>
        <w:t xml:space="preserve"> </w:t>
      </w:r>
      <w:r w:rsidRPr="00D92967">
        <w:rPr>
          <w:rFonts w:ascii="Times New Roman" w:hAnsi="Times New Roman" w:cs="Times New Roman"/>
        </w:rPr>
        <w:t>Eppendorf</w:t>
      </w:r>
      <w:r w:rsidRPr="000F42BE">
        <w:rPr>
          <w:rFonts w:ascii="Times New Roman" w:hAnsi="Times New Roman" w:cs="Times New Roman"/>
        </w:rPr>
        <w:t xml:space="preserve"> </w:t>
      </w:r>
      <w:proofErr w:type="spellStart"/>
      <w:r w:rsidRPr="00D92967">
        <w:rPr>
          <w:rFonts w:ascii="Times New Roman" w:hAnsi="Times New Roman" w:cs="Times New Roman"/>
        </w:rPr>
        <w:t>BioPhotometer</w:t>
      </w:r>
      <w:proofErr w:type="spellEnd"/>
      <w:r w:rsidRPr="000F42BE">
        <w:rPr>
          <w:rFonts w:ascii="Times New Roman" w:hAnsi="Times New Roman" w:cs="Times New Roman"/>
        </w:rPr>
        <w:t xml:space="preserve"> </w:t>
      </w:r>
      <w:r w:rsidRPr="00D92967">
        <w:rPr>
          <w:rFonts w:ascii="Times New Roman" w:hAnsi="Times New Roman" w:cs="Times New Roman"/>
        </w:rPr>
        <w:t>plus</w:t>
      </w:r>
      <w:r w:rsidR="00514723" w:rsidRPr="000F42BE">
        <w:rPr>
          <w:rFonts w:ascii="Times New Roman" w:hAnsi="Times New Roman" w:cs="Times New Roman"/>
        </w:rPr>
        <w:t xml:space="preserve"> (Eppendorf, </w:t>
      </w:r>
      <w:r w:rsidR="00514723" w:rsidRPr="00D92967">
        <w:rPr>
          <w:rFonts w:ascii="Times New Roman" w:hAnsi="Times New Roman" w:cs="Times New Roman"/>
        </w:rPr>
        <w:t>Germany</w:t>
      </w:r>
      <w:r w:rsidR="00514723" w:rsidRPr="000F42BE">
        <w:rPr>
          <w:rFonts w:ascii="Times New Roman" w:hAnsi="Times New Roman" w:cs="Times New Roman"/>
        </w:rPr>
        <w:t>)</w:t>
      </w:r>
      <w:r w:rsidRPr="000F42BE">
        <w:rPr>
          <w:rFonts w:ascii="Times New Roman" w:hAnsi="Times New Roman" w:cs="Times New Roman"/>
        </w:rPr>
        <w:t xml:space="preserve">. </w:t>
      </w:r>
    </w:p>
    <w:p w14:paraId="2B8E0B0D" w14:textId="77777777" w:rsidR="000F0EC4" w:rsidRPr="000F42BE" w:rsidRDefault="000F0EC4" w:rsidP="00EA61AB">
      <w:pPr>
        <w:pStyle w:val="ad"/>
        <w:shd w:val="clear" w:color="auto" w:fill="FFFFFF"/>
        <w:spacing w:beforeAutospacing="0" w:afterAutospacing="0" w:line="276" w:lineRule="auto"/>
        <w:ind w:firstLine="567"/>
        <w:jc w:val="both"/>
        <w:rPr>
          <w:color w:val="000000"/>
          <w:lang w:val="en-US"/>
        </w:rPr>
      </w:pPr>
    </w:p>
    <w:p w14:paraId="65D60C8E" w14:textId="25380C7B" w:rsidR="000F0EC4" w:rsidRPr="0054056A" w:rsidRDefault="0079213F" w:rsidP="00EA61AB">
      <w:pPr>
        <w:spacing w:after="0" w:line="276" w:lineRule="auto"/>
        <w:rPr>
          <w:rFonts w:ascii="Times New Roman" w:hAnsi="Times New Roman" w:cs="Times New Roman"/>
          <w:b/>
          <w:bCs/>
        </w:rPr>
      </w:pPr>
      <w:commentRangeStart w:id="287"/>
      <w:r w:rsidRPr="00D92967">
        <w:rPr>
          <w:rFonts w:ascii="Times New Roman" w:hAnsi="Times New Roman" w:cs="Times New Roman"/>
          <w:b/>
          <w:bCs/>
        </w:rPr>
        <w:t>Histological</w:t>
      </w:r>
      <w:r w:rsidRPr="0054056A">
        <w:rPr>
          <w:rFonts w:ascii="Times New Roman" w:hAnsi="Times New Roman" w:cs="Times New Roman"/>
          <w:b/>
          <w:bCs/>
        </w:rPr>
        <w:t xml:space="preserve"> </w:t>
      </w:r>
      <w:r w:rsidRPr="00D92967">
        <w:rPr>
          <w:rFonts w:ascii="Times New Roman" w:hAnsi="Times New Roman" w:cs="Times New Roman"/>
          <w:b/>
          <w:bCs/>
        </w:rPr>
        <w:t>examination</w:t>
      </w:r>
      <w:commentRangeEnd w:id="287"/>
      <w:r w:rsidR="00C77BF7">
        <w:rPr>
          <w:rStyle w:val="af"/>
        </w:rPr>
        <w:commentReference w:id="287"/>
      </w:r>
    </w:p>
    <w:p w14:paraId="78010882" w14:textId="4DF28854" w:rsidR="000F0EC4" w:rsidRDefault="006B5D93" w:rsidP="008A2BF3">
      <w:pPr>
        <w:pStyle w:val="ad"/>
        <w:shd w:val="clear" w:color="auto" w:fill="FFFFFF"/>
        <w:spacing w:beforeAutospacing="0" w:afterAutospacing="0" w:line="276" w:lineRule="auto"/>
        <w:jc w:val="both"/>
        <w:rPr>
          <w:rStyle w:val="anegp0gi0b9av8jahpyh"/>
          <w:color w:val="000000"/>
          <w:lang w:val="ru-RU"/>
        </w:rPr>
      </w:pPr>
      <w:r w:rsidRPr="00D92967">
        <w:rPr>
          <w:rFonts w:eastAsiaTheme="minorEastAsia"/>
          <w:color w:val="000000" w:themeColor="text1"/>
          <w:lang w:val="ru-RU"/>
        </w:rPr>
        <w:t>О</w:t>
      </w:r>
      <w:r w:rsidR="000F0EC4" w:rsidRPr="00D92967">
        <w:rPr>
          <w:rFonts w:eastAsiaTheme="minorEastAsia"/>
          <w:color w:val="000000" w:themeColor="text1"/>
          <w:lang w:val="ru-RU"/>
        </w:rPr>
        <w:t>бразцы</w:t>
      </w:r>
      <w:r w:rsidR="000F0EC4" w:rsidRPr="00D92967">
        <w:rPr>
          <w:rFonts w:eastAsiaTheme="minorEastAsia"/>
          <w:color w:val="000000" w:themeColor="text1"/>
          <w:lang w:val="en-US"/>
        </w:rPr>
        <w:t xml:space="preserve"> </w:t>
      </w:r>
      <w:r w:rsidR="000F0EC4" w:rsidRPr="00D92967">
        <w:rPr>
          <w:rFonts w:eastAsiaTheme="minorEastAsia"/>
          <w:color w:val="000000" w:themeColor="text1"/>
          <w:lang w:val="ru-RU"/>
        </w:rPr>
        <w:t>печени</w:t>
      </w:r>
      <w:r w:rsidR="000F0EC4" w:rsidRPr="00D92967">
        <w:rPr>
          <w:rFonts w:eastAsiaTheme="minorEastAsia"/>
          <w:color w:val="000000" w:themeColor="text1"/>
          <w:lang w:val="en-US"/>
        </w:rPr>
        <w:t xml:space="preserve"> </w:t>
      </w:r>
      <w:r w:rsidRPr="00D92967">
        <w:rPr>
          <w:rFonts w:eastAsiaTheme="minorEastAsia"/>
          <w:color w:val="000000" w:themeColor="text1"/>
          <w:lang w:val="en-US"/>
        </w:rPr>
        <w:t xml:space="preserve">were fixed </w:t>
      </w:r>
      <w:r w:rsidR="000F0EC4" w:rsidRPr="00D92967">
        <w:rPr>
          <w:color w:val="000000"/>
          <w:shd w:val="clear" w:color="auto" w:fill="FFFFFF"/>
          <w:lang w:val="en-US"/>
        </w:rPr>
        <w:t xml:space="preserve">10% </w:t>
      </w:r>
      <w:r w:rsidRPr="00D92967">
        <w:rPr>
          <w:color w:val="000000"/>
          <w:shd w:val="clear" w:color="auto" w:fill="FFFFFF"/>
          <w:lang w:val="en-US"/>
        </w:rPr>
        <w:t>formalin solution</w:t>
      </w:r>
      <w:r w:rsidR="000F0EC4" w:rsidRPr="00D92967">
        <w:rPr>
          <w:rStyle w:val="anegp0gi0b9av8jahpyh"/>
          <w:color w:val="000000"/>
          <w:lang w:val="en-US"/>
        </w:rPr>
        <w:t xml:space="preserve">. </w:t>
      </w:r>
      <w:r w:rsidR="000F0EC4" w:rsidRPr="00D92967">
        <w:rPr>
          <w:rStyle w:val="anegp0gi0b9av8jahpyh"/>
          <w:color w:val="000000"/>
          <w:lang w:val="ru-RU"/>
        </w:rPr>
        <w:t xml:space="preserve">Далее образцы были дегидратированы </w:t>
      </w:r>
      <w:r w:rsidR="00BA1991" w:rsidRPr="00D92967">
        <w:rPr>
          <w:rStyle w:val="anegp0gi0b9av8jahpyh"/>
          <w:color w:val="000000"/>
          <w:lang w:val="en-US"/>
        </w:rPr>
        <w:t>in</w:t>
      </w:r>
      <w:r w:rsidR="00BA1991" w:rsidRPr="00D92967">
        <w:rPr>
          <w:rStyle w:val="anegp0gi0b9av8jahpyh"/>
          <w:color w:val="000000"/>
          <w:lang w:val="ru-RU"/>
        </w:rPr>
        <w:t xml:space="preserve"> </w:t>
      </w:r>
      <w:r w:rsidR="00BA1991" w:rsidRPr="00D92967">
        <w:rPr>
          <w:rStyle w:val="anegp0gi0b9av8jahpyh"/>
          <w:color w:val="000000"/>
          <w:lang w:val="en-US"/>
        </w:rPr>
        <w:t>graduated</w:t>
      </w:r>
      <w:r w:rsidR="00BA1991" w:rsidRPr="00D92967">
        <w:rPr>
          <w:rStyle w:val="anegp0gi0b9av8jahpyh"/>
          <w:color w:val="000000"/>
          <w:lang w:val="ru-RU"/>
        </w:rPr>
        <w:t xml:space="preserve"> </w:t>
      </w:r>
      <w:r w:rsidR="000F0EC4" w:rsidRPr="00D92967">
        <w:rPr>
          <w:rStyle w:val="anegp0gi0b9av8jahpyh"/>
          <w:color w:val="000000"/>
          <w:lang w:val="ru-RU"/>
        </w:rPr>
        <w:t>серии этанола и в ксилоле, и</w:t>
      </w:r>
      <w:r w:rsidR="000F0EC4" w:rsidRPr="00D92967">
        <w:rPr>
          <w:color w:val="000000"/>
          <w:lang w:val="ru-RU"/>
        </w:rPr>
        <w:t xml:space="preserve"> </w:t>
      </w:r>
      <w:r w:rsidR="000F0EC4" w:rsidRPr="00D92967">
        <w:rPr>
          <w:rStyle w:val="anegp0gi0b9av8jahpyh"/>
          <w:color w:val="000000"/>
          <w:lang w:val="ru-RU"/>
        </w:rPr>
        <w:t>пропитаны</w:t>
      </w:r>
      <w:r w:rsidR="000F0EC4" w:rsidRPr="00D92967">
        <w:rPr>
          <w:color w:val="000000"/>
          <w:lang w:val="ru-RU"/>
        </w:rPr>
        <w:t xml:space="preserve"> </w:t>
      </w:r>
      <w:r w:rsidR="000F0EC4" w:rsidRPr="00D92967">
        <w:rPr>
          <w:rStyle w:val="anegp0gi0b9av8jahpyh"/>
          <w:color w:val="000000"/>
          <w:lang w:val="ru-RU"/>
        </w:rPr>
        <w:t>парафином с использованием станции для</w:t>
      </w:r>
      <w:r w:rsidR="000F0EC4" w:rsidRPr="00D92967">
        <w:rPr>
          <w:color w:val="000000"/>
          <w:lang w:val="ru-RU"/>
        </w:rPr>
        <w:t xml:space="preserve"> проводки </w:t>
      </w:r>
      <w:r w:rsidR="000F0EC4" w:rsidRPr="00D92967">
        <w:rPr>
          <w:rStyle w:val="anegp0gi0b9av8jahpyh"/>
          <w:color w:val="000000"/>
          <w:lang w:val="ru-RU"/>
        </w:rPr>
        <w:t xml:space="preserve">(STP-120,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w:t>
      </w:r>
      <w:proofErr w:type="spellStart"/>
      <w:r w:rsidR="000F0EC4" w:rsidRPr="00D92967">
        <w:rPr>
          <w:rStyle w:val="anegp0gi0b9av8jahpyh"/>
          <w:color w:val="000000"/>
          <w:lang w:val="ru-RU"/>
        </w:rPr>
        <w:t>Scientific</w:t>
      </w:r>
      <w:proofErr w:type="spellEnd"/>
      <w:r w:rsidR="000F0EC4" w:rsidRPr="00D92967">
        <w:rPr>
          <w:rStyle w:val="anegp0gi0b9av8jahpyh"/>
          <w:color w:val="000000"/>
          <w:lang w:val="ru-RU"/>
        </w:rPr>
        <w:t xml:space="preserve">). Затем изготавливали парафиновые гистологические блоки с </w:t>
      </w:r>
      <w:r w:rsidR="000F0EC4" w:rsidRPr="00D92967">
        <w:rPr>
          <w:color w:val="000000"/>
          <w:lang w:val="ru-RU"/>
        </w:rPr>
        <w:t>образцами печени с помощью аппарата для заливки (</w:t>
      </w:r>
      <w:r w:rsidR="000F0EC4" w:rsidRPr="00D92967">
        <w:rPr>
          <w:color w:val="000000"/>
          <w:lang w:val="en-US"/>
        </w:rPr>
        <w:t>EC</w:t>
      </w:r>
      <w:r w:rsidR="000F0EC4" w:rsidRPr="00D92967">
        <w:rPr>
          <w:color w:val="000000"/>
          <w:lang w:val="ru-RU"/>
        </w:rPr>
        <w:t xml:space="preserve">-350,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w:t>
      </w:r>
      <w:proofErr w:type="spellStart"/>
      <w:r w:rsidR="000F0EC4" w:rsidRPr="00D92967">
        <w:rPr>
          <w:rStyle w:val="anegp0gi0b9av8jahpyh"/>
          <w:color w:val="000000"/>
          <w:lang w:val="ru-RU"/>
        </w:rPr>
        <w:t>Scientific</w:t>
      </w:r>
      <w:proofErr w:type="spellEnd"/>
      <w:r w:rsidR="000F0EC4" w:rsidRPr="00D92967">
        <w:rPr>
          <w:color w:val="000000"/>
          <w:lang w:val="ru-RU"/>
        </w:rPr>
        <w:t xml:space="preserve">). На ротационном </w:t>
      </w:r>
      <w:r w:rsidR="000F0EC4" w:rsidRPr="00D92967">
        <w:rPr>
          <w:rStyle w:val="anegp0gi0b9av8jahpyh"/>
          <w:color w:val="000000"/>
          <w:lang w:val="ru-RU"/>
        </w:rPr>
        <w:t>микротоме</w:t>
      </w:r>
      <w:r w:rsidR="000F0EC4" w:rsidRPr="00D92967">
        <w:rPr>
          <w:color w:val="000000"/>
          <w:lang w:val="ru-RU"/>
        </w:rPr>
        <w:t xml:space="preserve"> </w:t>
      </w:r>
      <w:proofErr w:type="spellStart"/>
      <w:r w:rsidR="000F0EC4" w:rsidRPr="00D92967">
        <w:rPr>
          <w:color w:val="000000"/>
          <w:lang w:val="ru-RU"/>
        </w:rPr>
        <w:t>Microm</w:t>
      </w:r>
      <w:proofErr w:type="spellEnd"/>
      <w:r w:rsidR="000F0EC4" w:rsidRPr="00D92967">
        <w:rPr>
          <w:color w:val="000000"/>
          <w:lang w:val="ru-RU"/>
        </w:rPr>
        <w:t xml:space="preserve"> HM </w:t>
      </w:r>
      <w:proofErr w:type="spellStart"/>
      <w:r w:rsidR="000F0EC4" w:rsidRPr="00D92967">
        <w:rPr>
          <w:color w:val="000000"/>
          <w:lang w:val="ru-RU"/>
        </w:rPr>
        <w:t>355S</w:t>
      </w:r>
      <w:proofErr w:type="spellEnd"/>
      <w:r w:rsidR="000F0EC4" w:rsidRPr="00D92967">
        <w:rPr>
          <w:color w:val="000000"/>
          <w:lang w:val="ru-RU"/>
        </w:rPr>
        <w:t xml:space="preserve"> (</w:t>
      </w:r>
      <w:proofErr w:type="spellStart"/>
      <w:r w:rsidR="000F0EC4" w:rsidRPr="00D92967">
        <w:rPr>
          <w:color w:val="000000"/>
          <w:lang w:val="ru-RU"/>
        </w:rPr>
        <w:t>Thermo</w:t>
      </w:r>
      <w:proofErr w:type="spellEnd"/>
      <w:r w:rsidR="000F0EC4" w:rsidRPr="00D92967">
        <w:rPr>
          <w:color w:val="000000"/>
          <w:lang w:val="ru-RU"/>
        </w:rPr>
        <w:t xml:space="preserve"> Scientific) </w:t>
      </w:r>
      <w:r w:rsidR="000F0EC4" w:rsidRPr="00D92967">
        <w:rPr>
          <w:rStyle w:val="anegp0gi0b9av8jahpyh"/>
          <w:color w:val="000000"/>
          <w:lang w:val="ru-RU"/>
        </w:rPr>
        <w:t>были</w:t>
      </w:r>
      <w:r w:rsidR="000F0EC4" w:rsidRPr="00D92967">
        <w:rPr>
          <w:color w:val="000000"/>
          <w:lang w:val="ru-RU"/>
        </w:rPr>
        <w:t xml:space="preserve"> </w:t>
      </w:r>
      <w:r w:rsidR="000F0EC4" w:rsidRPr="00D92967">
        <w:rPr>
          <w:rStyle w:val="anegp0gi0b9av8jahpyh"/>
          <w:color w:val="000000"/>
          <w:lang w:val="ru-RU"/>
        </w:rPr>
        <w:t>получены</w:t>
      </w:r>
      <w:r w:rsidR="000F0EC4" w:rsidRPr="00D92967">
        <w:rPr>
          <w:color w:val="000000"/>
          <w:lang w:val="ru-RU"/>
        </w:rPr>
        <w:t xml:space="preserve"> </w:t>
      </w:r>
      <w:r w:rsidR="000F0EC4" w:rsidRPr="00D92967">
        <w:rPr>
          <w:rStyle w:val="anegp0gi0b9av8jahpyh"/>
          <w:color w:val="000000"/>
          <w:lang w:val="ru-RU"/>
        </w:rPr>
        <w:t>срезы</w:t>
      </w:r>
      <w:r w:rsidR="000F0EC4" w:rsidRPr="00D92967">
        <w:rPr>
          <w:color w:val="000000"/>
          <w:lang w:val="ru-RU"/>
        </w:rPr>
        <w:t xml:space="preserve"> печени </w:t>
      </w:r>
      <w:r w:rsidR="000F0EC4" w:rsidRPr="00D92967">
        <w:rPr>
          <w:rStyle w:val="anegp0gi0b9av8jahpyh"/>
          <w:color w:val="000000"/>
          <w:lang w:val="ru-RU"/>
        </w:rPr>
        <w:t>толщиной</w:t>
      </w:r>
      <w:r w:rsidR="000F0EC4" w:rsidRPr="00D92967">
        <w:rPr>
          <w:color w:val="000000"/>
          <w:lang w:val="ru-RU"/>
        </w:rPr>
        <w:t xml:space="preserve"> </w:t>
      </w:r>
      <w:r w:rsidR="000F0EC4" w:rsidRPr="00D92967">
        <w:rPr>
          <w:rStyle w:val="anegp0gi0b9av8jahpyh"/>
          <w:color w:val="000000"/>
          <w:lang w:val="ru-RU"/>
        </w:rPr>
        <w:t>5</w:t>
      </w:r>
      <w:r w:rsidR="000F0EC4" w:rsidRPr="00D92967">
        <w:rPr>
          <w:color w:val="000000"/>
          <w:lang w:val="ru-RU"/>
        </w:rPr>
        <w:t xml:space="preserve"> </w:t>
      </w:r>
      <w:r w:rsidR="000F0EC4" w:rsidRPr="00D92967">
        <w:rPr>
          <w:rStyle w:val="anegp0gi0b9av8jahpyh"/>
          <w:color w:val="000000"/>
          <w:lang w:val="ru-RU"/>
        </w:rPr>
        <w:t>мкм.</w:t>
      </w:r>
      <w:r w:rsidR="000F0EC4" w:rsidRPr="00D92967">
        <w:rPr>
          <w:color w:val="000000"/>
          <w:lang w:val="ru-RU"/>
        </w:rPr>
        <w:t xml:space="preserve"> </w:t>
      </w:r>
      <w:r w:rsidR="000F0EC4" w:rsidRPr="00D92967">
        <w:rPr>
          <w:rStyle w:val="anegp0gi0b9av8jahpyh"/>
          <w:color w:val="000000"/>
          <w:lang w:val="ru-RU"/>
        </w:rPr>
        <w:t xml:space="preserve">В дальнейшем парафиновые срезы окрашивались по стандартным протоколам гематоксилином и эозином, трихромом Массону и </w:t>
      </w:r>
      <w:r w:rsidR="000F0EC4" w:rsidRPr="00D92967">
        <w:rPr>
          <w:rStyle w:val="anegp0gi0b9av8jahpyh"/>
          <w:color w:val="000000"/>
          <w:lang w:val="en-US"/>
        </w:rPr>
        <w:t>P</w:t>
      </w:r>
      <w:r w:rsidR="000F0EC4" w:rsidRPr="00D92967">
        <w:rPr>
          <w:rStyle w:val="anegp0gi0b9av8jahpyh"/>
          <w:color w:val="000000"/>
          <w:lang w:val="ru-RU"/>
        </w:rPr>
        <w:t>.</w:t>
      </w:r>
      <w:r w:rsidR="000F0EC4" w:rsidRPr="00D92967">
        <w:rPr>
          <w:rStyle w:val="anegp0gi0b9av8jahpyh"/>
          <w:color w:val="000000"/>
          <w:lang w:val="en-US"/>
        </w:rPr>
        <w:t>A</w:t>
      </w:r>
      <w:r w:rsidR="000F0EC4" w:rsidRPr="00D92967">
        <w:rPr>
          <w:rStyle w:val="anegp0gi0b9av8jahpyh"/>
          <w:color w:val="000000"/>
          <w:lang w:val="ru-RU"/>
        </w:rPr>
        <w:t>.</w:t>
      </w:r>
      <w:r w:rsidR="000F0EC4" w:rsidRPr="00D92967">
        <w:rPr>
          <w:rStyle w:val="anegp0gi0b9av8jahpyh"/>
          <w:color w:val="000000"/>
          <w:lang w:val="en-US"/>
        </w:rPr>
        <w:t>S</w:t>
      </w:r>
      <w:r w:rsidR="000F0EC4" w:rsidRPr="00D92967">
        <w:rPr>
          <w:rStyle w:val="anegp0gi0b9av8jahpyh"/>
          <w:color w:val="000000"/>
          <w:lang w:val="ru-RU"/>
        </w:rPr>
        <w:t>.</w:t>
      </w:r>
      <w:r w:rsidR="000F0EC4" w:rsidRPr="00D92967">
        <w:rPr>
          <w:rStyle w:val="anegp0gi0b9av8jahpyh"/>
          <w:color w:val="000000"/>
          <w:lang w:val="en-US"/>
        </w:rPr>
        <w:t>M</w:t>
      </w:r>
      <w:r w:rsidR="000F0EC4" w:rsidRPr="00D92967">
        <w:rPr>
          <w:rStyle w:val="anegp0gi0b9av8jahpyh"/>
          <w:color w:val="000000"/>
          <w:lang w:val="ru-RU"/>
        </w:rPr>
        <w:t xml:space="preserve">. </w:t>
      </w:r>
    </w:p>
    <w:p w14:paraId="05FBD665" w14:textId="77777777" w:rsidR="00103F0B" w:rsidRPr="00D92967" w:rsidRDefault="00103F0B" w:rsidP="008A2BF3">
      <w:pPr>
        <w:pStyle w:val="ad"/>
        <w:shd w:val="clear" w:color="auto" w:fill="FFFFFF"/>
        <w:spacing w:beforeAutospacing="0" w:afterAutospacing="0" w:line="276" w:lineRule="auto"/>
        <w:jc w:val="both"/>
        <w:rPr>
          <w:rStyle w:val="anegp0gi0b9av8jahpyh"/>
          <w:color w:val="000000"/>
          <w:lang w:val="ru-RU"/>
        </w:rPr>
      </w:pPr>
    </w:p>
    <w:p w14:paraId="727FAEB3" w14:textId="16A4E2E8" w:rsidR="00D12E93" w:rsidRPr="00103F0B" w:rsidRDefault="00103F0B" w:rsidP="00D12E93">
      <w:pPr>
        <w:pStyle w:val="ad"/>
        <w:shd w:val="clear" w:color="auto" w:fill="FFFFFF"/>
        <w:spacing w:beforeAutospacing="0" w:afterAutospacing="0" w:line="276" w:lineRule="auto"/>
        <w:jc w:val="both"/>
        <w:rPr>
          <w:rStyle w:val="anegp0gi0b9av8jahpyh"/>
          <w:b/>
          <w:bCs/>
          <w:color w:val="000000"/>
          <w:lang w:val="ru-RU"/>
        </w:rPr>
      </w:pPr>
      <w:r w:rsidRPr="00103F0B">
        <w:rPr>
          <w:rStyle w:val="anegp0gi0b9av8jahpyh"/>
          <w:b/>
          <w:bCs/>
          <w:color w:val="000000"/>
          <w:lang w:val="ru-RU"/>
        </w:rPr>
        <w:t>Оценка интенсивности инвазии</w:t>
      </w:r>
    </w:p>
    <w:p w14:paraId="7B4BCF4F" w14:textId="19DDD1AC" w:rsidR="00D12E93" w:rsidRPr="00D92967" w:rsidRDefault="00D12E93" w:rsidP="00D12E93">
      <w:pPr>
        <w:pStyle w:val="ad"/>
        <w:shd w:val="clear" w:color="auto" w:fill="FFFFFF"/>
        <w:spacing w:beforeAutospacing="0" w:afterAutospacing="0" w:line="276" w:lineRule="auto"/>
        <w:ind w:firstLine="567"/>
        <w:jc w:val="both"/>
        <w:rPr>
          <w:lang w:val="ru-RU"/>
        </w:rPr>
      </w:pPr>
      <w:commentRangeStart w:id="288"/>
      <w:r w:rsidRPr="00D92967">
        <w:rPr>
          <w:lang w:val="ru-RU"/>
        </w:rPr>
        <w:t xml:space="preserve">Для оценки интенсивности инвазии </w:t>
      </w:r>
      <w:r w:rsidRPr="00D92967">
        <w:rPr>
          <w:i/>
          <w:iCs/>
          <w:lang w:val="ru-RU"/>
        </w:rPr>
        <w:t>О. felineus</w:t>
      </w:r>
      <w:r w:rsidRPr="00D92967">
        <w:rPr>
          <w:iCs/>
          <w:lang w:val="ru-RU"/>
        </w:rPr>
        <w:t xml:space="preserve"> у</w:t>
      </w:r>
      <w:r w:rsidRPr="00D92967">
        <w:rPr>
          <w:i/>
          <w:iCs/>
          <w:lang w:val="ru-RU"/>
        </w:rPr>
        <w:t xml:space="preserve"> </w:t>
      </w:r>
      <w:r w:rsidRPr="00D92967">
        <w:rPr>
          <w:iCs/>
          <w:lang w:val="ru-RU"/>
        </w:rPr>
        <w:t>различных</w:t>
      </w:r>
      <w:r w:rsidRPr="00D92967">
        <w:rPr>
          <w:i/>
          <w:iCs/>
          <w:lang w:val="ru-RU"/>
        </w:rPr>
        <w:t xml:space="preserve"> </w:t>
      </w:r>
      <w:r w:rsidRPr="00D92967">
        <w:rPr>
          <w:lang w:val="ru-RU"/>
        </w:rPr>
        <w:t>лабораторных животных</w:t>
      </w:r>
      <w:r w:rsidRPr="00D92967">
        <w:rPr>
          <w:i/>
          <w:iCs/>
          <w:lang w:val="ru-RU"/>
        </w:rPr>
        <w:t xml:space="preserve"> </w:t>
      </w:r>
      <w:r w:rsidRPr="00D92967">
        <w:rPr>
          <w:lang w:val="ru-RU"/>
        </w:rPr>
        <w:t xml:space="preserve">проводился подсчет </w:t>
      </w:r>
      <w:proofErr w:type="gramStart"/>
      <w:r w:rsidRPr="00D92967">
        <w:rPr>
          <w:lang w:val="ru-RU"/>
        </w:rPr>
        <w:t>гельминтов</w:t>
      </w:r>
      <w:proofErr w:type="gramEnd"/>
      <w:r w:rsidRPr="00D92967">
        <w:rPr>
          <w:lang w:val="ru-RU"/>
        </w:rPr>
        <w:t xml:space="preserve"> в</w:t>
      </w:r>
      <w:r>
        <w:rPr>
          <w:lang w:val="ru-RU"/>
        </w:rPr>
        <w:t>ыделенных из</w:t>
      </w:r>
      <w:r w:rsidRPr="00D92967">
        <w:rPr>
          <w:lang w:val="ru-RU"/>
        </w:rPr>
        <w:t xml:space="preserve"> желчных проток</w:t>
      </w:r>
      <w:r>
        <w:rPr>
          <w:lang w:val="ru-RU"/>
        </w:rPr>
        <w:t>ов</w:t>
      </w:r>
      <w:r w:rsidRPr="00D92967">
        <w:rPr>
          <w:lang w:val="ru-RU"/>
        </w:rPr>
        <w:t xml:space="preserve"> печени и яиц гельминта в фекалиях хозяина через 1 и 3 месяца после заражения.</w:t>
      </w:r>
      <w:r w:rsidRPr="00D92967">
        <w:rPr>
          <w:noProof/>
          <w:lang w:val="ru-RU" w:eastAsia="ru-RU"/>
        </w:rPr>
        <w:t xml:space="preserve"> </w:t>
      </w:r>
      <w:commentRangeEnd w:id="288"/>
      <w:r>
        <w:rPr>
          <w:rStyle w:val="af"/>
        </w:rPr>
        <w:commentReference w:id="288"/>
      </w:r>
      <w:r w:rsidRPr="00D12E93">
        <w:rPr>
          <w:lang w:val="ru-RU"/>
        </w:rPr>
        <w:t xml:space="preserve"> </w:t>
      </w:r>
      <w:r>
        <w:rPr>
          <w:lang w:val="ru-RU"/>
        </w:rPr>
        <w:t>П</w:t>
      </w:r>
      <w:r w:rsidRPr="00D92967">
        <w:rPr>
          <w:lang w:val="ru-RU"/>
        </w:rPr>
        <w:t xml:space="preserve">одсчет яиц в фекалиях с помощью набора </w:t>
      </w:r>
      <w:r w:rsidRPr="00D92967">
        <w:rPr>
          <w:lang w:val="en-US"/>
        </w:rPr>
        <w:t>Mini</w:t>
      </w:r>
      <w:r w:rsidRPr="00D92967">
        <w:rPr>
          <w:lang w:val="ru-RU"/>
        </w:rPr>
        <w:t xml:space="preserve"> </w:t>
      </w:r>
      <w:proofErr w:type="spellStart"/>
      <w:r w:rsidRPr="00D92967">
        <w:rPr>
          <w:lang w:val="en-US"/>
        </w:rPr>
        <w:t>Parasep</w:t>
      </w:r>
      <w:proofErr w:type="spellEnd"/>
      <w:r w:rsidRPr="00D92967">
        <w:rPr>
          <w:lang w:val="ru-RU"/>
        </w:rPr>
        <w:t xml:space="preserve"> 15</w:t>
      </w:r>
      <w:r w:rsidRPr="00D92967">
        <w:rPr>
          <w:lang w:val="en-US"/>
        </w:rPr>
        <w:t>ml</w:t>
      </w:r>
      <w:r w:rsidRPr="00D92967">
        <w:rPr>
          <w:lang w:val="ru-RU"/>
        </w:rPr>
        <w:t xml:space="preserve"> </w:t>
      </w:r>
      <w:r w:rsidRPr="00D92967">
        <w:rPr>
          <w:lang w:val="en-US"/>
        </w:rPr>
        <w:t>Intestinal</w:t>
      </w:r>
      <w:r w:rsidRPr="00D92967">
        <w:rPr>
          <w:lang w:val="ru-RU"/>
        </w:rPr>
        <w:t xml:space="preserve"> </w:t>
      </w:r>
      <w:r w:rsidRPr="00D92967">
        <w:rPr>
          <w:lang w:val="en-US"/>
        </w:rPr>
        <w:t>Parasite</w:t>
      </w:r>
      <w:r w:rsidRPr="00D92967">
        <w:rPr>
          <w:lang w:val="ru-RU"/>
        </w:rPr>
        <w:t xml:space="preserve"> </w:t>
      </w:r>
      <w:r w:rsidRPr="00D92967">
        <w:rPr>
          <w:lang w:val="en-US"/>
        </w:rPr>
        <w:t>Concentrator</w:t>
      </w:r>
      <w:r w:rsidRPr="00D92967">
        <w:rPr>
          <w:lang w:val="ru-RU"/>
        </w:rPr>
        <w:t xml:space="preserve"> (</w:t>
      </w:r>
      <w:r w:rsidRPr="00D92967">
        <w:rPr>
          <w:lang w:val="en-US"/>
        </w:rPr>
        <w:t>A</w:t>
      </w:r>
      <w:proofErr w:type="spellStart"/>
      <w:r w:rsidRPr="00D92967">
        <w:rPr>
          <w:lang w:val="ru-RU"/>
        </w:rPr>
        <w:t>pacor</w:t>
      </w:r>
      <w:proofErr w:type="spellEnd"/>
      <w:r w:rsidRPr="00D92967">
        <w:rPr>
          <w:lang w:val="ru-RU"/>
        </w:rPr>
        <w:t>, Великобритания)</w:t>
      </w:r>
      <w:r>
        <w:rPr>
          <w:lang w:val="ru-RU"/>
        </w:rPr>
        <w:t xml:space="preserve">, </w:t>
      </w:r>
      <w:r w:rsidRPr="00D92967">
        <w:rPr>
          <w:lang w:val="ru-RU"/>
        </w:rPr>
        <w:t xml:space="preserve">проводили анализ на микроскопе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c</w:t>
      </w:r>
      <w:r w:rsidRPr="00D92967">
        <w:rPr>
          <w:rStyle w:val="anegp0gi0b9av8jahpyh"/>
          <w:color w:val="000000"/>
          <w:lang w:val="ru-RU" w:eastAsia="zh-CN"/>
        </w:rPr>
        <w:t xml:space="preserve"> </w:t>
      </w:r>
      <w:r w:rsidRPr="00D92967">
        <w:rPr>
          <w:rStyle w:val="anegp0gi0b9av8jahpyh"/>
          <w:color w:val="000000"/>
          <w:lang w:val="ru-RU"/>
        </w:rPr>
        <w:t xml:space="preserve">камерой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PC</w:t>
      </w:r>
      <w:r w:rsidRPr="00D92967">
        <w:rPr>
          <w:rStyle w:val="anegp0gi0b9av8jahpyh"/>
          <w:color w:val="000000"/>
          <w:lang w:val="ru-RU" w:eastAsia="zh-CN"/>
        </w:rPr>
        <w:t>3-</w:t>
      </w:r>
      <w:r w:rsidRPr="00D92967">
        <w:rPr>
          <w:rStyle w:val="anegp0gi0b9av8jahpyh"/>
          <w:color w:val="000000"/>
          <w:lang w:val="en-US" w:eastAsia="zh-CN"/>
        </w:rPr>
        <w:t>HI</w:t>
      </w:r>
      <w:r w:rsidRPr="00D92967">
        <w:rPr>
          <w:rStyle w:val="anegp0gi0b9av8jahpyh"/>
          <w:color w:val="000000"/>
          <w:lang w:val="ru-RU" w:eastAsia="zh-CN"/>
        </w:rPr>
        <w:t>20</w:t>
      </w:r>
      <w:r w:rsidRPr="00D92967">
        <w:rPr>
          <w:rStyle w:val="anegp0gi0b9av8jahpyh"/>
          <w:color w:val="000000"/>
          <w:lang w:val="en-US" w:eastAsia="zh-CN"/>
        </w:rPr>
        <w:t>M</w:t>
      </w:r>
      <w:r w:rsidRPr="00D92967">
        <w:rPr>
          <w:lang w:val="ru-RU"/>
        </w:rPr>
        <w:t xml:space="preserve">, с повторностью 3 стекла на одно животное. В дальнейшем полученные результаты нормировали на 1 грамм образца </w:t>
      </w:r>
      <w:r w:rsidRPr="00D92967">
        <w:rPr>
          <w:lang w:val="ru-RU"/>
        </w:rPr>
        <w:fldChar w:fldCharType="begin"/>
      </w:r>
      <w:r w:rsidRPr="00D92967">
        <w:rPr>
          <w:lang w:val="ru-RU"/>
        </w:rPr>
        <w:instrText xml:space="preserve"> ADDIN ZOTERO_ITEM CSL_CITATION {"citationID":"jTvL26xc","properties":{"formattedCitation":"(Katz, Chaves, Pellegrino, 1972)","plainCitation":"(Katz, Chaves, Pellegrino, 1972)","dontUpdate":true,"noteIndex":0},"citationItems":[{"id":108,"uris":["http://zotero.org/users/18479671/items/CRZSCEYH"],"itemData":{"id":108,"type":"article-journal","container-title":"Revista Do Instituto De Medicina Tropical De Sao Paulo","ISSN":"0036-4665","issue":"6","journalAbbreviation":"Rev Inst Med Trop Sao Paulo","language":"eng","page":"397-400","PMID":"4675644","source":"PubMed","title":"A simple device for quantitative stool thick-smear technique in Schistosomiasis mansoni","volume":"14","author":[{"family":"Katz","given":"N."},{"family":"Chaves","given":"A."},{"family":"Pellegrino","given":"J."}],"issued":{"date-parts":[["1972"]]}}}],"schema":"https://github.com/citation-style-language/schema/raw/master/csl-citation.json"} </w:instrText>
      </w:r>
      <w:r w:rsidRPr="00D92967">
        <w:rPr>
          <w:lang w:val="ru-RU"/>
        </w:rPr>
        <w:fldChar w:fldCharType="separate"/>
      </w:r>
      <w:r w:rsidRPr="00D92967">
        <w:rPr>
          <w:noProof/>
          <w:lang w:val="ru-RU"/>
        </w:rPr>
        <w:t xml:space="preserve">(Katz </w:t>
      </w:r>
      <w:r w:rsidRPr="00D92967">
        <w:rPr>
          <w:color w:val="000000" w:themeColor="text1"/>
        </w:rPr>
        <w:t>et</w:t>
      </w:r>
      <w:r w:rsidRPr="00D92967">
        <w:rPr>
          <w:color w:val="000000" w:themeColor="text1"/>
          <w:lang w:val="ru-RU"/>
        </w:rPr>
        <w:t xml:space="preserve"> </w:t>
      </w:r>
      <w:r w:rsidRPr="00D92967">
        <w:rPr>
          <w:color w:val="000000" w:themeColor="text1"/>
        </w:rPr>
        <w:t>al</w:t>
      </w:r>
      <w:r w:rsidRPr="00D92967">
        <w:rPr>
          <w:color w:val="000000" w:themeColor="text1"/>
          <w:lang w:val="ru-RU"/>
        </w:rPr>
        <w:t>.</w:t>
      </w:r>
      <w:r w:rsidRPr="00D92967">
        <w:rPr>
          <w:noProof/>
          <w:lang w:val="ru-RU"/>
        </w:rPr>
        <w:t>, 1972)</w:t>
      </w:r>
      <w:r w:rsidRPr="00D92967">
        <w:rPr>
          <w:lang w:val="ru-RU"/>
        </w:rPr>
        <w:fldChar w:fldCharType="end"/>
      </w:r>
      <w:r w:rsidRPr="00D92967">
        <w:rPr>
          <w:lang w:val="ru-RU"/>
        </w:rPr>
        <w:t>.</w:t>
      </w:r>
    </w:p>
    <w:p w14:paraId="0CF67BDC" w14:textId="265CFBD1" w:rsidR="00D12E93" w:rsidRPr="00D92967" w:rsidRDefault="00D12E93" w:rsidP="00D12E93">
      <w:pPr>
        <w:spacing w:after="0" w:line="276" w:lineRule="auto"/>
        <w:jc w:val="both"/>
        <w:rPr>
          <w:rFonts w:ascii="Times New Roman" w:hAnsi="Times New Roman" w:cs="Times New Roman"/>
          <w:lang w:val="ru-RU"/>
        </w:rPr>
      </w:pPr>
    </w:p>
    <w:p w14:paraId="2574E4D4" w14:textId="77777777" w:rsidR="00D12E93" w:rsidRPr="00D12E93" w:rsidRDefault="00D12E93" w:rsidP="00D12E93">
      <w:pPr>
        <w:pStyle w:val="ad"/>
        <w:shd w:val="clear" w:color="auto" w:fill="FFFFFF"/>
        <w:spacing w:beforeAutospacing="0" w:afterAutospacing="0" w:line="276" w:lineRule="auto"/>
        <w:jc w:val="both"/>
        <w:rPr>
          <w:rStyle w:val="anegp0gi0b9av8jahpyh"/>
          <w:color w:val="000000"/>
          <w:lang w:val="ru-RU"/>
        </w:rPr>
      </w:pPr>
    </w:p>
    <w:p w14:paraId="11E241E7" w14:textId="77777777" w:rsidR="005B09AF" w:rsidRPr="005B09AF" w:rsidRDefault="005B09AF" w:rsidP="00EA61AB">
      <w:pPr>
        <w:spacing w:after="0" w:line="276" w:lineRule="auto"/>
        <w:jc w:val="both"/>
        <w:rPr>
          <w:rFonts w:ascii="Times New Roman" w:hAnsi="Times New Roman" w:cs="Times New Roman"/>
          <w:bdr w:val="none" w:sz="0" w:space="0" w:color="auto" w:frame="1"/>
          <w:lang w:val="ru-RU"/>
        </w:rPr>
      </w:pPr>
    </w:p>
    <w:p w14:paraId="233502D2" w14:textId="77777777" w:rsidR="002C18B1" w:rsidRPr="00D92967" w:rsidRDefault="002C18B1" w:rsidP="00EA61AB">
      <w:pPr>
        <w:spacing w:after="0" w:line="276" w:lineRule="auto"/>
        <w:jc w:val="both"/>
        <w:rPr>
          <w:rFonts w:ascii="Times New Roman" w:eastAsia="Times New Roman" w:hAnsi="Times New Roman" w:cs="Times New Roman"/>
          <w:b/>
          <w:bCs/>
          <w:color w:val="000000"/>
          <w:kern w:val="0"/>
          <w:lang w:eastAsia="ja-JP"/>
          <w14:ligatures w14:val="none"/>
        </w:rPr>
      </w:pPr>
      <w:r w:rsidRPr="00D92967">
        <w:rPr>
          <w:rFonts w:ascii="Times New Roman" w:eastAsia="Times New Roman" w:hAnsi="Times New Roman" w:cs="Times New Roman"/>
          <w:b/>
          <w:bCs/>
          <w:color w:val="000000"/>
          <w:kern w:val="0"/>
          <w:lang w:eastAsia="ja-JP"/>
          <w14:ligatures w14:val="none"/>
        </w:rPr>
        <w:t xml:space="preserve">Statistical analysis </w:t>
      </w:r>
    </w:p>
    <w:p w14:paraId="248964A1" w14:textId="1EE06FFD" w:rsidR="00883BCB" w:rsidRPr="00D92967" w:rsidRDefault="002C18B1" w:rsidP="00EA61AB">
      <w:pPr>
        <w:spacing w:after="0" w:line="276" w:lineRule="auto"/>
        <w:jc w:val="both"/>
        <w:rPr>
          <w:rFonts w:ascii="Times New Roman" w:eastAsia="Times New Roman" w:hAnsi="Times New Roman" w:cs="Times New Roman"/>
          <w:color w:val="000000"/>
          <w:kern w:val="0"/>
          <w:lang w:eastAsia="ja-JP"/>
          <w14:ligatures w14:val="none"/>
        </w:rPr>
      </w:pPr>
      <w:r w:rsidRPr="00D92967">
        <w:rPr>
          <w:rFonts w:ascii="Times New Roman" w:eastAsia="Times New Roman" w:hAnsi="Times New Roman" w:cs="Times New Roman"/>
          <w:color w:val="000000"/>
          <w:kern w:val="0"/>
          <w:lang w:eastAsia="ja-JP"/>
          <w14:ligatures w14:val="none"/>
        </w:rPr>
        <w:t xml:space="preserve">Statistical analysis was performed using Python (version 3.13.5). Data preprocessing was carried out with the </w:t>
      </w:r>
      <w:proofErr w:type="gramStart"/>
      <w:r w:rsidRPr="00D92967">
        <w:rPr>
          <w:rFonts w:ascii="Times New Roman" w:eastAsia="Times New Roman" w:hAnsi="Times New Roman" w:cs="Times New Roman"/>
          <w:color w:val="000000"/>
          <w:kern w:val="0"/>
          <w:lang w:eastAsia="ja-JP"/>
          <w14:ligatures w14:val="none"/>
        </w:rPr>
        <w:t>pandas</w:t>
      </w:r>
      <w:proofErr w:type="gramEnd"/>
      <w:r w:rsidRPr="00D92967">
        <w:rPr>
          <w:rFonts w:ascii="Times New Roman" w:eastAsia="Times New Roman" w:hAnsi="Times New Roman" w:cs="Times New Roman"/>
          <w:color w:val="000000"/>
          <w:kern w:val="0"/>
          <w:lang w:eastAsia="ja-JP"/>
          <w14:ligatures w14:val="none"/>
        </w:rPr>
        <w:t xml:space="preserve"> package (version 2.3.1). The Shapiro-Wilk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was used to assess the normality of data distribution in each group. For multiple comparisons, the </w:t>
      </w:r>
      <w:proofErr w:type="spellStart"/>
      <w:r w:rsidRPr="00D92967">
        <w:rPr>
          <w:rFonts w:ascii="Times New Roman" w:eastAsia="Times New Roman" w:hAnsi="Times New Roman" w:cs="Times New Roman"/>
          <w:color w:val="000000"/>
          <w:kern w:val="0"/>
          <w:lang w:eastAsia="ja-JP"/>
          <w14:ligatures w14:val="none"/>
        </w:rPr>
        <w:lastRenderedPageBreak/>
        <w:t>Kruskal</w:t>
      </w:r>
      <w:proofErr w:type="spellEnd"/>
      <w:r w:rsidRPr="00D92967">
        <w:rPr>
          <w:rFonts w:ascii="Times New Roman" w:eastAsia="Times New Roman" w:hAnsi="Times New Roman" w:cs="Times New Roman"/>
          <w:color w:val="000000"/>
          <w:kern w:val="0"/>
          <w:lang w:eastAsia="ja-JP"/>
          <w14:ligatures w14:val="none"/>
        </w:rPr>
        <w:t>-Wallis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t>
      </w:r>
      <w:proofErr w:type="gramStart"/>
      <w:r w:rsidRPr="00D92967">
        <w:rPr>
          <w:rFonts w:ascii="Times New Roman" w:eastAsia="Times New Roman" w:hAnsi="Times New Roman" w:cs="Times New Roman"/>
          <w:color w:val="000000"/>
          <w:kern w:val="0"/>
          <w:lang w:eastAsia="ja-JP"/>
          <w14:ligatures w14:val="none"/>
        </w:rPr>
        <w:t>was applied</w:t>
      </w:r>
      <w:proofErr w:type="gramEnd"/>
      <w:r w:rsidRPr="00D92967">
        <w:rPr>
          <w:rFonts w:ascii="Times New Roman" w:eastAsia="Times New Roman" w:hAnsi="Times New Roman" w:cs="Times New Roman"/>
          <w:color w:val="000000"/>
          <w:kern w:val="0"/>
          <w:lang w:eastAsia="ja-JP"/>
          <w14:ligatures w14:val="none"/>
        </w:rPr>
        <w:t>, followed by pairwise Wilcoxon tests (</w:t>
      </w:r>
      <w:proofErr w:type="spellStart"/>
      <w:r w:rsidRPr="00D92967">
        <w:rPr>
          <w:rFonts w:ascii="Times New Roman" w:eastAsia="Times New Roman" w:hAnsi="Times New Roman" w:cs="Times New Roman"/>
          <w:color w:val="000000"/>
          <w:kern w:val="0"/>
          <w:lang w:eastAsia="ja-JP"/>
          <w14:ligatures w14:val="none"/>
        </w:rPr>
        <w:t>scikit_posthocs</w:t>
      </w:r>
      <w:proofErr w:type="spellEnd"/>
      <w:r w:rsidRPr="00D92967">
        <w:rPr>
          <w:rFonts w:ascii="Times New Roman" w:eastAsia="Times New Roman" w:hAnsi="Times New Roman" w:cs="Times New Roman"/>
          <w:color w:val="000000"/>
          <w:kern w:val="0"/>
          <w:lang w:eastAsia="ja-JP"/>
          <w14:ligatures w14:val="none"/>
        </w:rPr>
        <w:t xml:space="preserve"> package, version 0.11.4) with Benjamini-Hochberg correction for p-value adjustment. Spearman’s rank correlation was calculated using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Statistical significance was defined as P &lt; 0.05. Data visualizations were generated using Matplotlib package (version 3.10.3) and Seaborn package (version 0.3.12).</w:t>
      </w:r>
    </w:p>
    <w:p w14:paraId="1FE2444F" w14:textId="77777777" w:rsidR="00902E4D" w:rsidRPr="00D92967" w:rsidRDefault="00902E4D" w:rsidP="00EA61AB">
      <w:pPr>
        <w:spacing w:after="0" w:line="276" w:lineRule="auto"/>
        <w:jc w:val="both"/>
        <w:rPr>
          <w:rFonts w:ascii="Times New Roman" w:eastAsia="Times New Roman" w:hAnsi="Times New Roman" w:cs="Times New Roman"/>
          <w:color w:val="000000"/>
          <w:kern w:val="0"/>
          <w:lang w:eastAsia="ja-JP"/>
          <w14:ligatures w14:val="none"/>
        </w:rPr>
      </w:pPr>
    </w:p>
    <w:p w14:paraId="6C4EA83C" w14:textId="7BD8F859" w:rsidR="00902E4D" w:rsidRPr="0054056A" w:rsidRDefault="00902E4D" w:rsidP="00EA61AB">
      <w:pPr>
        <w:spacing w:after="0" w:line="276" w:lineRule="auto"/>
        <w:jc w:val="both"/>
        <w:rPr>
          <w:rFonts w:ascii="Times New Roman" w:eastAsia="Times New Roman" w:hAnsi="Times New Roman" w:cs="Times New Roman"/>
          <w:b/>
          <w:bCs/>
          <w:color w:val="000000"/>
          <w:kern w:val="0"/>
          <w:lang w:val="ru-RU" w:eastAsia="ja-JP"/>
          <w14:ligatures w14:val="none"/>
        </w:rPr>
      </w:pPr>
      <w:r w:rsidRPr="00D92967">
        <w:rPr>
          <w:rFonts w:ascii="Times New Roman" w:eastAsia="Times New Roman" w:hAnsi="Times New Roman" w:cs="Times New Roman"/>
          <w:b/>
          <w:bCs/>
          <w:color w:val="000000"/>
          <w:kern w:val="0"/>
          <w:lang w:eastAsia="ja-JP"/>
          <w14:ligatures w14:val="none"/>
        </w:rPr>
        <w:t>Results</w:t>
      </w:r>
    </w:p>
    <w:p w14:paraId="1CFDA135" w14:textId="77777777" w:rsidR="00830868" w:rsidRPr="00D92967" w:rsidRDefault="00830868" w:rsidP="00EA61AB">
      <w:pPr>
        <w:spacing w:after="0" w:line="276" w:lineRule="auto"/>
        <w:rPr>
          <w:rFonts w:ascii="Times New Roman" w:hAnsi="Times New Roman" w:cs="Times New Roman"/>
          <w:i/>
          <w:iCs/>
          <w:lang w:val="ru-RU"/>
        </w:rPr>
      </w:pPr>
      <w:bookmarkStart w:id="289" w:name="_Toc231233109"/>
      <w:bookmarkStart w:id="290" w:name="_Toc227240628"/>
      <w:r w:rsidRPr="00D92967">
        <w:rPr>
          <w:rStyle w:val="anegp0gi0b9av8jahpyh"/>
          <w:rFonts w:ascii="Times New Roman" w:hAnsi="Times New Roman" w:cs="Times New Roman"/>
          <w:b/>
          <w:bCs/>
          <w:color w:val="000000"/>
          <w:lang w:val="ru-RU"/>
        </w:rPr>
        <w:t xml:space="preserve">Интенсивность инвазии </w:t>
      </w:r>
      <w:r w:rsidRPr="00D92967">
        <w:rPr>
          <w:rFonts w:ascii="Times New Roman" w:hAnsi="Times New Roman" w:cs="Times New Roman"/>
          <w:b/>
          <w:bCs/>
          <w:i/>
          <w:iCs/>
          <w:lang w:val="ru-RU"/>
        </w:rPr>
        <w:t xml:space="preserve">О. </w:t>
      </w:r>
      <w:r w:rsidRPr="00D92967">
        <w:rPr>
          <w:rFonts w:ascii="Times New Roman" w:hAnsi="Times New Roman" w:cs="Times New Roman"/>
          <w:b/>
          <w:bCs/>
          <w:i/>
          <w:iCs/>
        </w:rPr>
        <w:t>felineus</w:t>
      </w:r>
      <w:r w:rsidRPr="00D92967">
        <w:rPr>
          <w:rStyle w:val="anegp0gi0b9av8jahpyh"/>
          <w:rFonts w:ascii="Times New Roman" w:hAnsi="Times New Roman" w:cs="Times New Roman"/>
          <w:b/>
          <w:bCs/>
          <w:color w:val="000000"/>
          <w:lang w:val="ru-RU"/>
        </w:rPr>
        <w:t xml:space="preserve"> у различных лабораторных животных</w:t>
      </w:r>
      <w:bookmarkEnd w:id="289"/>
      <w:r w:rsidRPr="00D92967">
        <w:rPr>
          <w:rStyle w:val="anegp0gi0b9av8jahpyh"/>
          <w:rFonts w:ascii="Times New Roman" w:hAnsi="Times New Roman" w:cs="Times New Roman"/>
          <w:b/>
          <w:bCs/>
          <w:color w:val="000000"/>
          <w:lang w:val="ru-RU"/>
        </w:rPr>
        <w:t xml:space="preserve"> </w:t>
      </w:r>
      <w:bookmarkEnd w:id="290"/>
    </w:p>
    <w:p w14:paraId="4EF805F7" w14:textId="5CA2927D" w:rsidR="00902E4D" w:rsidRPr="00D92967" w:rsidRDefault="004158BB" w:rsidP="001F4BAB">
      <w:pPr>
        <w:spacing w:after="0" w:line="276" w:lineRule="auto"/>
        <w:ind w:firstLine="567"/>
        <w:jc w:val="both"/>
        <w:rPr>
          <w:rFonts w:ascii="Times New Roman" w:hAnsi="Times New Roman" w:cs="Times New Roman"/>
          <w:color w:val="000000"/>
        </w:rPr>
      </w:pPr>
      <w:r w:rsidRPr="00D92967">
        <w:rPr>
          <w:rFonts w:ascii="Times New Roman" w:hAnsi="Times New Roman" w:cs="Times New Roman"/>
        </w:rPr>
        <w:t>Pic</w:t>
      </w:r>
      <w:r w:rsidRPr="00D92967">
        <w:rPr>
          <w:rFonts w:ascii="Times New Roman" w:hAnsi="Times New Roman" w:cs="Times New Roman"/>
          <w:lang w:val="ru-RU"/>
        </w:rPr>
        <w:t xml:space="preserve"> 2</w:t>
      </w:r>
      <w:r w:rsidRPr="00D92967">
        <w:rPr>
          <w:rFonts w:ascii="Times New Roman" w:hAnsi="Times New Roman" w:cs="Times New Roman"/>
        </w:rPr>
        <w:t>A</w:t>
      </w:r>
      <w:r w:rsidRPr="00D92967">
        <w:rPr>
          <w:rFonts w:ascii="Times New Roman" w:hAnsi="Times New Roman" w:cs="Times New Roman"/>
          <w:lang w:val="ru-RU"/>
        </w:rPr>
        <w:t xml:space="preserve"> </w:t>
      </w:r>
      <w:r w:rsidRPr="00D92967">
        <w:rPr>
          <w:rFonts w:ascii="Times New Roman" w:hAnsi="Times New Roman" w:cs="Times New Roman"/>
        </w:rPr>
        <w:t>shows</w:t>
      </w:r>
      <w:r w:rsidRPr="00D92967">
        <w:rPr>
          <w:rFonts w:ascii="Times New Roman" w:hAnsi="Times New Roman" w:cs="Times New Roman"/>
          <w:lang w:val="ru-RU"/>
        </w:rPr>
        <w:t xml:space="preserve"> </w:t>
      </w:r>
      <w:r w:rsidR="00830868" w:rsidRPr="00D92967">
        <w:rPr>
          <w:rFonts w:ascii="Times New Roman" w:hAnsi="Times New Roman" w:cs="Times New Roman"/>
          <w:lang w:val="ru-RU"/>
        </w:rPr>
        <w:t xml:space="preserve">При заражении </w:t>
      </w:r>
      <w:r w:rsidR="00830868" w:rsidRPr="00D92967">
        <w:rPr>
          <w:rFonts w:ascii="Times New Roman" w:hAnsi="Times New Roman" w:cs="Times New Roman"/>
        </w:rPr>
        <w:t>M</w:t>
      </w:r>
      <w:r w:rsidR="00830868" w:rsidRPr="00D92967">
        <w:rPr>
          <w:rFonts w:ascii="Times New Roman" w:hAnsi="Times New Roman" w:cs="Times New Roman"/>
          <w:lang w:val="ru-RU"/>
        </w:rPr>
        <w:t xml:space="preserve">. </w:t>
      </w:r>
      <w:proofErr w:type="spellStart"/>
      <w:r w:rsidR="00830868" w:rsidRPr="00D92967">
        <w:rPr>
          <w:rFonts w:ascii="Times New Roman" w:hAnsi="Times New Roman" w:cs="Times New Roman"/>
        </w:rPr>
        <w:t>auratus</w:t>
      </w:r>
      <w:proofErr w:type="spellEnd"/>
      <w:r w:rsidR="00830868" w:rsidRPr="00D92967">
        <w:rPr>
          <w:rFonts w:ascii="Times New Roman" w:hAnsi="Times New Roman" w:cs="Times New Roman"/>
          <w:lang w:val="ru-RU"/>
        </w:rPr>
        <w:t xml:space="preserve"> среднее количество гельминтов составило 25 </w:t>
      </w:r>
      <w:proofErr w:type="spellStart"/>
      <w:r w:rsidR="00830868" w:rsidRPr="00D92967">
        <w:rPr>
          <w:rFonts w:ascii="Times New Roman" w:hAnsi="Times New Roman" w:cs="Times New Roman"/>
          <w:lang w:val="ru-RU"/>
        </w:rPr>
        <w:t>шт</w:t>
      </w:r>
      <w:proofErr w:type="spellEnd"/>
      <w:r w:rsidR="00830868" w:rsidRPr="00D92967">
        <w:rPr>
          <w:rFonts w:ascii="Times New Roman" w:hAnsi="Times New Roman" w:cs="Times New Roman"/>
          <w:lang w:val="ru-RU"/>
        </w:rPr>
        <w:t xml:space="preserve">/животное на 1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proofErr w:type="spellStart"/>
      <w:r w:rsidR="00830868" w:rsidRPr="00D92967">
        <w:rPr>
          <w:rFonts w:ascii="Times New Roman" w:hAnsi="Times New Roman" w:cs="Times New Roman"/>
        </w:rPr>
        <w:t>i</w:t>
      </w:r>
      <w:proofErr w:type="spellEnd"/>
      <w:r w:rsidR="00830868" w:rsidRPr="00D92967">
        <w:rPr>
          <w:rFonts w:ascii="Times New Roman" w:hAnsi="Times New Roman" w:cs="Times New Roman"/>
          <w:lang w:val="ru-RU"/>
        </w:rPr>
        <w:t xml:space="preserve">. и 39 </w:t>
      </w:r>
      <w:proofErr w:type="spellStart"/>
      <w:r w:rsidR="00830868" w:rsidRPr="00D92967">
        <w:rPr>
          <w:rFonts w:ascii="Times New Roman" w:hAnsi="Times New Roman" w:cs="Times New Roman"/>
          <w:lang w:val="ru-RU"/>
        </w:rPr>
        <w:t>шт</w:t>
      </w:r>
      <w:proofErr w:type="spellEnd"/>
      <w:r w:rsidR="00830868" w:rsidRPr="00D92967">
        <w:rPr>
          <w:rFonts w:ascii="Times New Roman" w:hAnsi="Times New Roman" w:cs="Times New Roman"/>
          <w:lang w:val="ru-RU"/>
        </w:rPr>
        <w:t xml:space="preserve">/животное на 3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proofErr w:type="spellStart"/>
      <w:r w:rsidR="00830868" w:rsidRPr="00D92967">
        <w:rPr>
          <w:rFonts w:ascii="Times New Roman" w:hAnsi="Times New Roman" w:cs="Times New Roman"/>
        </w:rPr>
        <w:t>i</w:t>
      </w:r>
      <w:proofErr w:type="spellEnd"/>
      <w:r w:rsidR="00830868" w:rsidRPr="00D92967">
        <w:rPr>
          <w:rFonts w:ascii="Times New Roman" w:hAnsi="Times New Roman" w:cs="Times New Roman"/>
          <w:lang w:val="ru-RU"/>
        </w:rPr>
        <w:t>.</w:t>
      </w:r>
      <w:r w:rsidR="00F874F6" w:rsidRPr="00D92967">
        <w:rPr>
          <w:rFonts w:ascii="Times New Roman" w:hAnsi="Times New Roman" w:cs="Times New Roman"/>
          <w:lang w:val="ru-RU"/>
        </w:rPr>
        <w:t xml:space="preserve"> </w:t>
      </w:r>
      <w:r w:rsidR="00F874F6" w:rsidRPr="00D92967">
        <w:rPr>
          <w:rFonts w:ascii="Times New Roman" w:hAnsi="Times New Roman" w:cs="Times New Roman"/>
          <w:color w:val="000000"/>
          <w:lang w:val="ru-RU"/>
        </w:rPr>
        <w:t>У мышей линии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на 1 месяце были обнаружены единичные особи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однако на 3-ем месяце их среднее количество составило 4 </w:t>
      </w:r>
      <w:proofErr w:type="spellStart"/>
      <w:r w:rsidR="00F874F6" w:rsidRPr="00D92967">
        <w:rPr>
          <w:rFonts w:ascii="Times New Roman" w:hAnsi="Times New Roman" w:cs="Times New Roman"/>
          <w:color w:val="000000"/>
          <w:lang w:val="ru-RU"/>
        </w:rPr>
        <w:t>шт</w:t>
      </w:r>
      <w:proofErr w:type="spellEnd"/>
      <w:r w:rsidR="00F874F6" w:rsidRPr="00D92967">
        <w:rPr>
          <w:rFonts w:ascii="Times New Roman" w:hAnsi="Times New Roman" w:cs="Times New Roman"/>
          <w:color w:val="000000"/>
          <w:lang w:val="ru-RU"/>
        </w:rPr>
        <w:t xml:space="preserve">/животное. У мышей линии </w:t>
      </w:r>
      <w:r w:rsidR="00F874F6" w:rsidRPr="00D92967">
        <w:rPr>
          <w:rFonts w:ascii="Times New Roman" w:hAnsi="Times New Roman" w:cs="Times New Roman"/>
          <w:color w:val="000000"/>
        </w:rPr>
        <w:t>BALB</w:t>
      </w:r>
      <w:r w:rsidR="00F874F6" w:rsidRPr="00D92967">
        <w:rPr>
          <w:rFonts w:ascii="Times New Roman" w:hAnsi="Times New Roman" w:cs="Times New Roman"/>
          <w:color w:val="000000"/>
          <w:lang w:val="ru-RU"/>
        </w:rPr>
        <w:t>/</w:t>
      </w:r>
      <w:r w:rsidR="00F874F6" w:rsidRPr="00D92967">
        <w:rPr>
          <w:rFonts w:ascii="Times New Roman" w:hAnsi="Times New Roman" w:cs="Times New Roman"/>
          <w:color w:val="000000"/>
        </w:rPr>
        <w:t>c</w:t>
      </w:r>
      <w:r w:rsidR="00F874F6" w:rsidRPr="00D92967">
        <w:rPr>
          <w:rFonts w:ascii="Times New Roman" w:hAnsi="Times New Roman" w:cs="Times New Roman"/>
          <w:color w:val="000000"/>
          <w:lang w:val="ru-RU"/>
        </w:rPr>
        <w:t xml:space="preserve"> количество гельминтов было ниже, чем у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w:t>
      </w:r>
      <w:r w:rsidR="00D54EE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не были обнаружены на 1-ом месяце, </w:t>
      </w:r>
      <w:r w:rsidR="00D50D4A">
        <w:rPr>
          <w:rFonts w:ascii="Times New Roman" w:hAnsi="Times New Roman" w:cs="Times New Roman"/>
          <w:color w:val="000000"/>
          <w:lang w:val="ru-RU"/>
        </w:rPr>
        <w:t>а</w:t>
      </w:r>
      <w:r w:rsidR="00F874F6" w:rsidRPr="00D92967">
        <w:rPr>
          <w:rFonts w:ascii="Times New Roman" w:hAnsi="Times New Roman" w:cs="Times New Roman"/>
          <w:color w:val="000000"/>
          <w:lang w:val="ru-RU"/>
        </w:rPr>
        <w:t xml:space="preserve"> на 3-ем месяце </w:t>
      </w:r>
      <w:r w:rsidR="00F874F6" w:rsidRPr="00D92967">
        <w:rPr>
          <w:rFonts w:ascii="Times New Roman" w:hAnsi="Times New Roman" w:cs="Times New Roman"/>
          <w:color w:val="000000"/>
        </w:rPr>
        <w:t>p</w:t>
      </w:r>
      <w:r w:rsidR="00F874F6" w:rsidRPr="00D92967">
        <w:rPr>
          <w:rFonts w:ascii="Times New Roman" w:hAnsi="Times New Roman" w:cs="Times New Roman"/>
          <w:color w:val="000000"/>
          <w:lang w:val="ru-RU"/>
        </w:rPr>
        <w:t xml:space="preserve">. </w:t>
      </w:r>
      <w:proofErr w:type="spellStart"/>
      <w:r w:rsidR="00F874F6" w:rsidRPr="00D92967">
        <w:rPr>
          <w:rFonts w:ascii="Times New Roman" w:hAnsi="Times New Roman" w:cs="Times New Roman"/>
          <w:color w:val="000000"/>
        </w:rPr>
        <w:t>i</w:t>
      </w:r>
      <w:proofErr w:type="spellEnd"/>
      <w:r w:rsidR="00F874F6" w:rsidRPr="00D92967">
        <w:rPr>
          <w:rFonts w:ascii="Times New Roman" w:hAnsi="Times New Roman" w:cs="Times New Roman"/>
          <w:color w:val="000000"/>
          <w:lang w:val="ru-RU"/>
        </w:rPr>
        <w:t xml:space="preserve">. </w:t>
      </w:r>
      <w:r w:rsidR="00D50D4A">
        <w:rPr>
          <w:rFonts w:ascii="Times New Roman" w:hAnsi="Times New Roman" w:cs="Times New Roman"/>
          <w:color w:val="000000"/>
          <w:lang w:val="ru-RU"/>
        </w:rPr>
        <w:t>и</w:t>
      </w:r>
      <w:r w:rsidR="00F874F6" w:rsidRPr="00D92967">
        <w:rPr>
          <w:rFonts w:ascii="Times New Roman" w:hAnsi="Times New Roman" w:cs="Times New Roman"/>
          <w:color w:val="000000"/>
          <w:lang w:val="ru-RU"/>
        </w:rPr>
        <w:t xml:space="preserve">х количество составило 1 </w:t>
      </w:r>
      <w:proofErr w:type="spellStart"/>
      <w:r w:rsidR="00F874F6" w:rsidRPr="00D92967">
        <w:rPr>
          <w:rFonts w:ascii="Times New Roman" w:hAnsi="Times New Roman" w:cs="Times New Roman"/>
          <w:color w:val="000000"/>
          <w:lang w:val="ru-RU"/>
        </w:rPr>
        <w:t>шт</w:t>
      </w:r>
      <w:proofErr w:type="spellEnd"/>
      <w:r w:rsidR="00F874F6" w:rsidRPr="00D92967">
        <w:rPr>
          <w:rFonts w:ascii="Times New Roman" w:hAnsi="Times New Roman" w:cs="Times New Roman"/>
          <w:color w:val="000000"/>
          <w:lang w:val="ru-RU"/>
        </w:rPr>
        <w:t xml:space="preserve">/животное. </w:t>
      </w:r>
      <w:r w:rsidR="00F874F6" w:rsidRPr="00D92967">
        <w:rPr>
          <w:rFonts w:ascii="Times New Roman" w:hAnsi="Times New Roman" w:cs="Times New Roman"/>
          <w:color w:val="000000"/>
        </w:rPr>
        <w:t>Worms were not detected</w:t>
      </w:r>
      <w:r w:rsidR="000B3F2F" w:rsidRPr="00AB4E0B">
        <w:rPr>
          <w:rFonts w:ascii="Times New Roman" w:hAnsi="Times New Roman" w:cs="Times New Roman"/>
          <w:color w:val="000000"/>
        </w:rPr>
        <w:t xml:space="preserve"> </w:t>
      </w:r>
      <w:r w:rsidR="000B3F2F" w:rsidRPr="00D92967">
        <w:rPr>
          <w:rFonts w:ascii="Times New Roman" w:hAnsi="Times New Roman" w:cs="Times New Roman"/>
          <w:color w:val="000000"/>
        </w:rPr>
        <w:t>in WISTAR rat line</w:t>
      </w:r>
      <w:r w:rsidR="00AB4E0B" w:rsidRPr="00AB4E0B">
        <w:rPr>
          <w:rFonts w:ascii="Times New Roman" w:hAnsi="Times New Roman" w:cs="Times New Roman"/>
          <w:color w:val="000000"/>
        </w:rPr>
        <w:t xml:space="preserve"> </w:t>
      </w:r>
      <w:r w:rsidR="00AB4E0B">
        <w:rPr>
          <w:rFonts w:ascii="Times New Roman" w:hAnsi="Times New Roman" w:cs="Times New Roman"/>
          <w:color w:val="000000"/>
        </w:rPr>
        <w:t>liver</w:t>
      </w:r>
      <w:r w:rsidR="00F874F6" w:rsidRPr="00D92967">
        <w:rPr>
          <w:rFonts w:ascii="Times New Roman" w:hAnsi="Times New Roman" w:cs="Times New Roman"/>
          <w:color w:val="000000"/>
        </w:rPr>
        <w:t xml:space="preserve"> both 1 and 3 month p. </w:t>
      </w:r>
      <w:proofErr w:type="spellStart"/>
      <w:r w:rsidR="00F874F6" w:rsidRPr="00D92967">
        <w:rPr>
          <w:rFonts w:ascii="Times New Roman" w:hAnsi="Times New Roman" w:cs="Times New Roman"/>
          <w:color w:val="000000"/>
        </w:rPr>
        <w:t>i</w:t>
      </w:r>
      <w:proofErr w:type="spellEnd"/>
      <w:proofErr w:type="gramStart"/>
      <w:r w:rsidR="00F874F6" w:rsidRPr="00D92967">
        <w:rPr>
          <w:rFonts w:ascii="Times New Roman" w:hAnsi="Times New Roman" w:cs="Times New Roman"/>
          <w:color w:val="000000"/>
        </w:rPr>
        <w:t>..</w:t>
      </w:r>
      <w:proofErr w:type="gramEnd"/>
    </w:p>
    <w:p w14:paraId="47EAE7D4" w14:textId="77777777" w:rsidR="00EA61AB" w:rsidRPr="00711D59" w:rsidRDefault="00EA61AB" w:rsidP="001F4BAB">
      <w:pPr>
        <w:spacing w:after="0" w:line="276" w:lineRule="auto"/>
        <w:ind w:firstLine="567"/>
        <w:jc w:val="both"/>
        <w:rPr>
          <w:rFonts w:ascii="Times New Roman" w:hAnsi="Times New Roman" w:cs="Times New Roman"/>
          <w:color w:val="000000"/>
        </w:rPr>
      </w:pPr>
    </w:p>
    <w:p w14:paraId="4BF4D9C9" w14:textId="28252D07" w:rsidR="00BA3FB2" w:rsidRPr="00D92967" w:rsidRDefault="00BA3FB2" w:rsidP="001F4BAB">
      <w:pPr>
        <w:spacing w:after="0" w:line="276" w:lineRule="auto"/>
        <w:jc w:val="both"/>
        <w:rPr>
          <w:rFonts w:ascii="Times New Roman" w:hAnsi="Times New Roman" w:cs="Times New Roman"/>
          <w:b/>
          <w:bCs/>
          <w:color w:val="000000"/>
          <w:lang w:val="ru-RU"/>
        </w:rPr>
      </w:pPr>
      <w:r w:rsidRPr="00D92967">
        <w:rPr>
          <w:rFonts w:ascii="Times New Roman" w:hAnsi="Times New Roman" w:cs="Times New Roman"/>
          <w:b/>
          <w:bCs/>
          <w:color w:val="000000"/>
          <w:lang w:val="ru-RU"/>
        </w:rPr>
        <w:t xml:space="preserve">Оценка количества яиц </w:t>
      </w:r>
      <w:r w:rsidRPr="00D92967">
        <w:rPr>
          <w:rFonts w:ascii="Times New Roman" w:hAnsi="Times New Roman" w:cs="Times New Roman"/>
          <w:b/>
          <w:bCs/>
          <w:color w:val="000000"/>
        </w:rPr>
        <w:t>O</w:t>
      </w:r>
      <w:r w:rsidRPr="00D92967">
        <w:rPr>
          <w:rFonts w:ascii="Times New Roman" w:hAnsi="Times New Roman" w:cs="Times New Roman"/>
          <w:b/>
          <w:bCs/>
          <w:color w:val="000000"/>
          <w:lang w:val="ru-RU"/>
        </w:rPr>
        <w:t xml:space="preserve">. </w:t>
      </w:r>
      <w:r w:rsidRPr="00D92967">
        <w:rPr>
          <w:rFonts w:ascii="Times New Roman" w:hAnsi="Times New Roman" w:cs="Times New Roman"/>
          <w:b/>
          <w:bCs/>
          <w:color w:val="000000"/>
        </w:rPr>
        <w:t>felineus</w:t>
      </w:r>
      <w:r w:rsidRPr="00D92967">
        <w:rPr>
          <w:rFonts w:ascii="Times New Roman" w:hAnsi="Times New Roman" w:cs="Times New Roman"/>
          <w:b/>
          <w:bCs/>
          <w:color w:val="000000"/>
          <w:lang w:val="ru-RU"/>
        </w:rPr>
        <w:t xml:space="preserve"> в фекалиях лабораторных животных</w:t>
      </w:r>
    </w:p>
    <w:p w14:paraId="53E4E72F" w14:textId="26FF89EC" w:rsidR="00337D54" w:rsidRPr="005441BB" w:rsidRDefault="00271446" w:rsidP="00337D54">
      <w:pPr>
        <w:spacing w:after="0" w:line="276" w:lineRule="auto"/>
        <w:jc w:val="both"/>
        <w:rPr>
          <w:rFonts w:ascii="Times New Roman" w:hAnsi="Times New Roman" w:cs="Times New Roman"/>
          <w:color w:val="000000"/>
          <w:lang w:val="ru-RU" w:eastAsia="zh-CN"/>
        </w:rPr>
      </w:pPr>
      <w:r w:rsidRPr="00D92967">
        <w:rPr>
          <w:rFonts w:ascii="Times New Roman" w:hAnsi="Times New Roman" w:cs="Times New Roman"/>
          <w:color w:val="000000"/>
          <w:lang w:val="ru-RU"/>
        </w:rPr>
        <w:t xml:space="preserve">Количество яиц, обнаруженных в фекалиях, </w:t>
      </w:r>
      <w:commentRangeStart w:id="291"/>
      <w:r w:rsidRPr="00D92967">
        <w:rPr>
          <w:rFonts w:ascii="Times New Roman" w:hAnsi="Times New Roman" w:cs="Times New Roman"/>
          <w:color w:val="000000"/>
          <w:lang w:val="ru-RU"/>
        </w:rPr>
        <w:t>соответствовало уровню инвазии</w:t>
      </w:r>
      <w:commentRangeEnd w:id="291"/>
      <w:r w:rsidR="00D93BAB">
        <w:rPr>
          <w:rStyle w:val="af"/>
        </w:rPr>
        <w:commentReference w:id="291"/>
      </w:r>
      <w:r w:rsidRPr="00D92967">
        <w:rPr>
          <w:rFonts w:ascii="Times New Roman" w:hAnsi="Times New Roman" w:cs="Times New Roman"/>
          <w:color w:val="000000"/>
          <w:lang w:val="ru-RU"/>
        </w:rPr>
        <w:t xml:space="preserve">. </w:t>
      </w:r>
      <w:r w:rsidRPr="00D92967">
        <w:rPr>
          <w:rFonts w:ascii="Times New Roman" w:hAnsi="Times New Roman" w:cs="Times New Roman"/>
          <w:lang w:val="ru-RU"/>
        </w:rPr>
        <w:t xml:space="preserve">У сирийских хомячков наблюдался резкий рост продукции яиц </w:t>
      </w:r>
      <w:r w:rsidR="00AD206C">
        <w:rPr>
          <w:rFonts w:ascii="Times New Roman" w:hAnsi="Times New Roman" w:cs="Times New Roman"/>
        </w:rPr>
        <w:t>by</w:t>
      </w:r>
      <w:r w:rsidRPr="00D92967">
        <w:rPr>
          <w:rFonts w:ascii="Times New Roman" w:hAnsi="Times New Roman" w:cs="Times New Roman"/>
          <w:lang w:val="ru-RU"/>
        </w:rPr>
        <w:t xml:space="preserve"> </w:t>
      </w:r>
      <w:r w:rsidR="00AD206C">
        <w:rPr>
          <w:rFonts w:ascii="Times New Roman" w:hAnsi="Times New Roman" w:cs="Times New Roman"/>
        </w:rPr>
        <w:t>the</w:t>
      </w:r>
      <w:r w:rsidR="00AD206C" w:rsidRPr="00AD206C">
        <w:rPr>
          <w:rFonts w:ascii="Times New Roman" w:hAnsi="Times New Roman" w:cs="Times New Roman"/>
          <w:lang w:val="ru-RU"/>
        </w:rPr>
        <w:t xml:space="preserve"> </w:t>
      </w:r>
      <w:r w:rsidRPr="00D92967">
        <w:rPr>
          <w:rFonts w:ascii="Times New Roman" w:hAnsi="Times New Roman" w:cs="Times New Roman"/>
          <w:lang w:val="ru-RU"/>
        </w:rPr>
        <w:t>3</w:t>
      </w:r>
      <w:r w:rsidR="00AD206C" w:rsidRPr="00AD206C">
        <w:rPr>
          <w:rFonts w:ascii="Times New Roman" w:hAnsi="Times New Roman" w:cs="Times New Roman"/>
          <w:lang w:val="ru-RU"/>
        </w:rPr>
        <w:t xml:space="preserve"> </w:t>
      </w:r>
      <w:r w:rsidR="00AD206C">
        <w:rPr>
          <w:rFonts w:ascii="Times New Roman" w:hAnsi="Times New Roman" w:cs="Times New Roman"/>
        </w:rPr>
        <w:t>month</w:t>
      </w:r>
      <w:r w:rsidRPr="00D92967">
        <w:rPr>
          <w:rFonts w:ascii="Times New Roman" w:hAnsi="Times New Roman" w:cs="Times New Roman"/>
          <w:lang w:val="ru-RU"/>
        </w:rPr>
        <w:t xml:space="preserve"> месяцам, что свидетельствует о нарастании репродуктивной активности. У мышей C57Bl/6</w:t>
      </w:r>
      <w:r w:rsidRPr="00D92967">
        <w:rPr>
          <w:rFonts w:ascii="Times New Roman" w:hAnsi="Times New Roman" w:cs="Times New Roman"/>
          <w:color w:val="000000"/>
        </w:rPr>
        <w:t>j</w:t>
      </w:r>
      <w:r w:rsidRPr="00D92967">
        <w:rPr>
          <w:rFonts w:ascii="Times New Roman" w:hAnsi="Times New Roman" w:cs="Times New Roman"/>
          <w:lang w:val="ru-RU"/>
        </w:rPr>
        <w:t xml:space="preserve"> также регистрировалось увеличение числа яиц к 3 месяцам, однако </w:t>
      </w:r>
      <w:r w:rsidR="00F352C5">
        <w:rPr>
          <w:rFonts w:ascii="Times New Roman" w:hAnsi="Times New Roman" w:cs="Times New Roman"/>
          <w:lang w:val="ru-RU"/>
        </w:rPr>
        <w:t xml:space="preserve">их </w:t>
      </w:r>
      <w:r w:rsidRPr="00D92967">
        <w:rPr>
          <w:rFonts w:ascii="Times New Roman" w:hAnsi="Times New Roman" w:cs="Times New Roman"/>
          <w:lang w:val="ru-RU"/>
        </w:rPr>
        <w:t>абсолютн</w:t>
      </w:r>
      <w:r w:rsidR="00F352C5">
        <w:rPr>
          <w:rFonts w:ascii="Times New Roman" w:hAnsi="Times New Roman" w:cs="Times New Roman"/>
          <w:lang w:val="ru-RU"/>
        </w:rPr>
        <w:t>о</w:t>
      </w:r>
      <w:r w:rsidRPr="00D92967">
        <w:rPr>
          <w:rFonts w:ascii="Times New Roman" w:hAnsi="Times New Roman" w:cs="Times New Roman"/>
          <w:lang w:val="ru-RU"/>
        </w:rPr>
        <w:t xml:space="preserve">е </w:t>
      </w:r>
      <w:r w:rsidR="00F352C5">
        <w:rPr>
          <w:rFonts w:ascii="Times New Roman" w:hAnsi="Times New Roman" w:cs="Times New Roman"/>
          <w:lang w:val="ru-RU"/>
        </w:rPr>
        <w:t>количество</w:t>
      </w:r>
      <w:r w:rsidRPr="00D92967">
        <w:rPr>
          <w:rFonts w:ascii="Times New Roman" w:hAnsi="Times New Roman" w:cs="Times New Roman"/>
          <w:lang w:val="ru-RU"/>
        </w:rPr>
        <w:t xml:space="preserve"> оставались </w:t>
      </w:r>
      <w:r w:rsidR="00F352C5">
        <w:rPr>
          <w:rFonts w:ascii="Times New Roman" w:hAnsi="Times New Roman" w:cs="Times New Roman"/>
        </w:rPr>
        <w:t>relatively</w:t>
      </w:r>
      <w:r w:rsidR="00F352C5" w:rsidRPr="00F352C5">
        <w:rPr>
          <w:rFonts w:ascii="Times New Roman" w:hAnsi="Times New Roman" w:cs="Times New Roman"/>
          <w:lang w:val="ru-RU"/>
        </w:rPr>
        <w:t xml:space="preserve"> </w:t>
      </w:r>
      <w:r w:rsidR="00D93BAB">
        <w:rPr>
          <w:rFonts w:ascii="Times New Roman" w:hAnsi="Times New Roman" w:cs="Times New Roman"/>
        </w:rPr>
        <w:t>negligible</w:t>
      </w:r>
      <w:r w:rsidRPr="00D92967">
        <w:rPr>
          <w:rFonts w:ascii="Times New Roman" w:hAnsi="Times New Roman" w:cs="Times New Roman"/>
          <w:lang w:val="ru-RU"/>
        </w:rPr>
        <w:t xml:space="preserve">. У мышей линии BALB/c </w:t>
      </w:r>
      <w:r w:rsidRPr="00D92967">
        <w:rPr>
          <w:rFonts w:ascii="Times New Roman" w:hAnsi="Times New Roman" w:cs="Times New Roman"/>
          <w:lang w:val="ru-RU" w:eastAsia="zh-CN"/>
        </w:rPr>
        <w:t xml:space="preserve">на первом месяце инвазии не было обнаружено яиц, на 3-ем месяце только у двух животных было обнаружено 4 </w:t>
      </w:r>
      <w:r w:rsidR="00C33A97" w:rsidRPr="00D92967">
        <w:rPr>
          <w:rFonts w:ascii="Times New Roman" w:hAnsi="Times New Roman" w:cs="Times New Roman"/>
          <w:lang w:val="ru-RU" w:eastAsia="zh-CN"/>
        </w:rPr>
        <w:t>яйца</w:t>
      </w:r>
      <w:r w:rsidRPr="00D92967">
        <w:rPr>
          <w:rFonts w:ascii="Times New Roman" w:hAnsi="Times New Roman" w:cs="Times New Roman"/>
          <w:lang w:val="ru-RU" w:eastAsia="zh-CN"/>
        </w:rPr>
        <w:t xml:space="preserve"> на 1 грамм фекалий соответственно. </w:t>
      </w:r>
      <w:r w:rsidRPr="00D92967">
        <w:rPr>
          <w:rFonts w:ascii="Times New Roman" w:hAnsi="Times New Roman" w:cs="Times New Roman"/>
          <w:lang w:val="ru-RU"/>
        </w:rPr>
        <w:t xml:space="preserve">У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яйца в фекалиях не были обнаружены на всех сроках наблюдения.</w:t>
      </w:r>
      <w:r w:rsidR="00086D37" w:rsidRPr="00D92967">
        <w:rPr>
          <w:rFonts w:ascii="Times New Roman" w:hAnsi="Times New Roman" w:cs="Times New Roman"/>
          <w:lang w:val="ru-RU"/>
        </w:rPr>
        <w:t xml:space="preserve"> Средняя продукция яиц на одного червя также преобладала в группе </w:t>
      </w:r>
      <w:r w:rsidR="00086D37" w:rsidRPr="00D92967">
        <w:rPr>
          <w:rFonts w:ascii="Times New Roman" w:hAnsi="Times New Roman" w:cs="Times New Roman"/>
        </w:rPr>
        <w:t>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auratus</w:t>
      </w:r>
      <w:r w:rsidR="00086D37" w:rsidRPr="00D92967">
        <w:rPr>
          <w:rFonts w:ascii="Times New Roman" w:hAnsi="Times New Roman" w:cs="Times New Roman"/>
          <w:lang w:val="ru-RU"/>
        </w:rPr>
        <w:t>, достигая значения 40 яиц/червь. У мышей линии C57Bl/6</w:t>
      </w:r>
      <w:r w:rsidR="00086D37" w:rsidRPr="00D92967">
        <w:rPr>
          <w:rFonts w:ascii="Times New Roman" w:hAnsi="Times New Roman" w:cs="Times New Roman"/>
          <w:color w:val="000000"/>
        </w:rPr>
        <w:t>j</w:t>
      </w:r>
      <w:r w:rsidR="00086D37" w:rsidRPr="00D92967">
        <w:rPr>
          <w:rFonts w:ascii="Times New Roman" w:hAnsi="Times New Roman" w:cs="Times New Roman"/>
          <w:color w:val="000000"/>
          <w:lang w:val="ru-RU"/>
        </w:rPr>
        <w:t xml:space="preserve"> этот параметр был ниже и составил 10 яиц/червь, у мышей линии </w:t>
      </w:r>
      <w:r w:rsidR="00086D37" w:rsidRPr="00D92967">
        <w:rPr>
          <w:rFonts w:ascii="Times New Roman" w:hAnsi="Times New Roman" w:cs="Times New Roman"/>
          <w:lang w:val="ru-RU"/>
        </w:rPr>
        <w:t xml:space="preserve">BALB/c – 4 </w:t>
      </w:r>
      <w:r w:rsidR="00086D37" w:rsidRPr="00D92967">
        <w:rPr>
          <w:rFonts w:ascii="Times New Roman" w:hAnsi="Times New Roman" w:cs="Times New Roman"/>
        </w:rPr>
        <w:t>egg</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per</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worm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No</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eggs</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were</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detected</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in</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WISTAR</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rat</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line</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feces</w:t>
      </w:r>
      <w:r w:rsidR="00337D54" w:rsidRPr="00711D59">
        <w:rPr>
          <w:rFonts w:ascii="Times New Roman" w:hAnsi="Times New Roman" w:cs="Times New Roman"/>
          <w:color w:val="000000"/>
          <w:lang w:val="ru-RU" w:eastAsia="zh-CN"/>
        </w:rPr>
        <w:t xml:space="preserve">. </w:t>
      </w:r>
      <w:r w:rsidR="00337D54">
        <w:rPr>
          <w:rFonts w:ascii="Times New Roman" w:hAnsi="Times New Roman" w:cs="Times New Roman"/>
          <w:color w:val="000000"/>
          <w:lang w:eastAsia="zh-CN"/>
        </w:rPr>
        <w:t>Egg</w:t>
      </w:r>
      <w:r w:rsidR="00337D54">
        <w:rPr>
          <w:rFonts w:ascii="Times New Roman" w:hAnsi="Times New Roman" w:cs="Times New Roman"/>
          <w:color w:val="000000"/>
          <w:lang w:val="ru-RU" w:eastAsia="zh-CN"/>
        </w:rPr>
        <w:t xml:space="preserve"> </w:t>
      </w:r>
      <w:r w:rsidR="00337D54">
        <w:rPr>
          <w:rFonts w:ascii="Times New Roman" w:hAnsi="Times New Roman" w:cs="Times New Roman"/>
          <w:color w:val="000000"/>
          <w:lang w:eastAsia="zh-CN"/>
        </w:rPr>
        <w:t>granulomas</w:t>
      </w:r>
      <w:r w:rsidR="00337D54" w:rsidRPr="000205A3">
        <w:rPr>
          <w:rFonts w:ascii="Times New Roman" w:hAnsi="Times New Roman" w:cs="Times New Roman"/>
          <w:color w:val="000000"/>
          <w:lang w:val="ru-RU" w:eastAsia="zh-CN"/>
        </w:rPr>
        <w:t xml:space="preserve"> </w:t>
      </w:r>
      <w:r w:rsidR="00337D54">
        <w:rPr>
          <w:rFonts w:ascii="Times New Roman" w:hAnsi="Times New Roman" w:cs="Times New Roman"/>
          <w:color w:val="000000"/>
          <w:lang w:val="ru-RU" w:eastAsia="zh-CN"/>
        </w:rPr>
        <w:t>были обнаружены только при заражении Сирийский хомячков и отсутствовали у других лабораторных животных (</w:t>
      </w:r>
      <w:r w:rsidR="00337D54" w:rsidRPr="000205A3">
        <w:rPr>
          <w:rFonts w:ascii="Times New Roman" w:hAnsi="Times New Roman" w:cs="Times New Roman"/>
          <w:color w:val="000000"/>
          <w:lang w:eastAsia="zh-CN"/>
        </w:rPr>
        <w:t>Chi</w:t>
      </w:r>
      <w:r w:rsidR="00337D54" w:rsidRPr="000205A3">
        <w:rPr>
          <w:rFonts w:ascii="Times New Roman" w:hAnsi="Times New Roman" w:cs="Times New Roman"/>
          <w:color w:val="000000"/>
          <w:lang w:val="ru-RU" w:eastAsia="zh-CN"/>
        </w:rPr>
        <w:t>-</w:t>
      </w:r>
      <w:r w:rsidR="00337D54" w:rsidRPr="000205A3">
        <w:rPr>
          <w:rFonts w:ascii="Times New Roman" w:hAnsi="Times New Roman" w:cs="Times New Roman"/>
          <w:color w:val="000000"/>
          <w:lang w:eastAsia="zh-CN"/>
        </w:rPr>
        <w:t>Square</w:t>
      </w:r>
      <w:r w:rsidR="00337D54" w:rsidRPr="000205A3">
        <w:rPr>
          <w:rFonts w:ascii="Times New Roman" w:hAnsi="Times New Roman" w:cs="Times New Roman"/>
          <w:color w:val="000000"/>
          <w:lang w:val="ru-RU" w:eastAsia="zh-CN"/>
        </w:rPr>
        <w:t xml:space="preserve"> </w:t>
      </w:r>
      <w:r w:rsidR="00337D54" w:rsidRPr="000205A3">
        <w:rPr>
          <w:rFonts w:ascii="Times New Roman" w:hAnsi="Times New Roman" w:cs="Times New Roman"/>
          <w:color w:val="000000"/>
          <w:lang w:eastAsia="zh-CN"/>
        </w:rPr>
        <w:t>Tests</w:t>
      </w:r>
      <w:r w:rsidR="00337D54" w:rsidRPr="000205A3">
        <w:rPr>
          <w:rFonts w:ascii="Times New Roman" w:hAnsi="Times New Roman" w:cs="Times New Roman"/>
          <w:color w:val="000000"/>
          <w:lang w:val="ru-RU" w:eastAsia="zh-CN"/>
        </w:rPr>
        <w:t xml:space="preserve">: </w:t>
      </w:r>
      <w:r w:rsidR="00337D54">
        <w:rPr>
          <w:rFonts w:ascii="Times New Roman" w:hAnsi="Times New Roman" w:cs="Times New Roman"/>
          <w:color w:val="000000"/>
          <w:lang w:val="ru-RU" w:eastAsia="zh-CN"/>
        </w:rPr>
        <w:t>χ</w:t>
      </w:r>
      <w:r w:rsidR="00337D54" w:rsidRPr="000205A3">
        <w:rPr>
          <w:rFonts w:ascii="Times New Roman" w:hAnsi="Times New Roman" w:cs="Times New Roman"/>
          <w:color w:val="000000"/>
          <w:vertAlign w:val="superscript"/>
          <w:lang w:val="ru-RU" w:eastAsia="zh-CN"/>
        </w:rPr>
        <w:t>2</w:t>
      </w:r>
      <w:r w:rsidR="00337D54" w:rsidRPr="000205A3">
        <w:rPr>
          <w:rFonts w:ascii="Times New Roman" w:hAnsi="Times New Roman" w:cs="Times New Roman"/>
          <w:color w:val="000000"/>
          <w:lang w:val="ru-RU" w:eastAsia="zh-CN"/>
        </w:rPr>
        <w:t xml:space="preserve">=20, </w:t>
      </w:r>
      <w:r w:rsidR="00337D54">
        <w:rPr>
          <w:rFonts w:ascii="Times New Roman" w:hAnsi="Times New Roman" w:cs="Times New Roman"/>
          <w:color w:val="000000"/>
          <w:lang w:eastAsia="zh-CN"/>
        </w:rPr>
        <w:t>P</w:t>
      </w:r>
      <w:r w:rsidR="00337D54" w:rsidRPr="000205A3">
        <w:rPr>
          <w:rFonts w:ascii="Times New Roman" w:hAnsi="Times New Roman" w:cs="Times New Roman"/>
          <w:color w:val="000000"/>
          <w:lang w:val="ru-RU" w:eastAsia="zh-CN"/>
        </w:rPr>
        <w:t>&lt;0.001</w:t>
      </w:r>
      <w:r w:rsidR="00337D54">
        <w:rPr>
          <w:rFonts w:ascii="Times New Roman" w:hAnsi="Times New Roman" w:cs="Times New Roman"/>
          <w:color w:val="000000"/>
          <w:lang w:val="ru-RU" w:eastAsia="zh-CN"/>
        </w:rPr>
        <w:t xml:space="preserve">). </w:t>
      </w:r>
    </w:p>
    <w:p w14:paraId="49AFE762" w14:textId="0F85CB0C" w:rsidR="00BA3FB2" w:rsidRPr="00337D54" w:rsidRDefault="00BA3FB2" w:rsidP="001F4BAB">
      <w:pPr>
        <w:spacing w:after="0" w:line="276" w:lineRule="auto"/>
        <w:ind w:firstLine="567"/>
        <w:jc w:val="both"/>
        <w:rPr>
          <w:rFonts w:ascii="Times New Roman" w:hAnsi="Times New Roman" w:cs="Times New Roman"/>
          <w:lang w:val="ru-RU"/>
        </w:rPr>
      </w:pPr>
    </w:p>
    <w:p w14:paraId="4B3CFFB5" w14:textId="0358551A" w:rsidR="00EA61AB" w:rsidRDefault="000F42BE" w:rsidP="001F4BAB">
      <w:pPr>
        <w:spacing w:after="0" w:line="276" w:lineRule="auto"/>
        <w:ind w:firstLine="567"/>
        <w:jc w:val="both"/>
        <w:rPr>
          <w:rFonts w:ascii="Times New Roman" w:hAnsi="Times New Roman" w:cs="Times New Roman"/>
        </w:rPr>
      </w:pPr>
      <w:r>
        <w:rPr>
          <w:noProof/>
          <w:lang w:val="ru-RU" w:eastAsia="ru-RU"/>
        </w:rPr>
        <w:lastRenderedPageBreak/>
        <w:drawing>
          <wp:inline distT="0" distB="0" distL="0" distR="0" wp14:anchorId="6EC57D71" wp14:editId="296A3E54">
            <wp:extent cx="5760720" cy="6431280"/>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6431280"/>
                    </a:xfrm>
                    <a:prstGeom prst="rect">
                      <a:avLst/>
                    </a:prstGeom>
                    <a:noFill/>
                    <a:ln>
                      <a:noFill/>
                    </a:ln>
                  </pic:spPr>
                </pic:pic>
              </a:graphicData>
            </a:graphic>
          </wp:inline>
        </w:drawing>
      </w:r>
    </w:p>
    <w:p w14:paraId="6E0F10F6" w14:textId="77777777" w:rsidR="000F42BE" w:rsidRPr="00711D59" w:rsidRDefault="000F42BE" w:rsidP="000F42BE">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t>Figure 2. Estimation of parasite burden among experimental animal*P&lt;0.05</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sidRPr="00F723D8">
        <w:rPr>
          <w:rFonts w:ascii="Times New Roman" w:hAnsi="Times New Roman" w:cs="Times New Roman"/>
          <w:b/>
          <w:bCs/>
          <w:color w:val="000000"/>
        </w:rPr>
        <w:t>+</w:t>
      </w:r>
      <w:r w:rsidRPr="001F342D">
        <w:rPr>
          <w:rFonts w:ascii="Times New Roman" w:hAnsi="Times New Roman" w:cs="Times New Roman"/>
          <w:color w:val="000000"/>
        </w:rPr>
        <w:t>P&lt;0.05</w:t>
      </w:r>
      <w:r>
        <w:rPr>
          <w:rFonts w:ascii="Times New Roman" w:hAnsi="Times New Roman" w:cs="Times New Roman"/>
          <w:color w:val="000000"/>
        </w:rPr>
        <w:t xml:space="preserve">, </w:t>
      </w:r>
      <w:r w:rsidRPr="002F5B9C">
        <w:rPr>
          <w:rFonts w:ascii="Times New Roman" w:hAnsi="Times New Roman" w:cs="Times New Roman"/>
          <w:b/>
          <w:bCs/>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w:t>
      </w:r>
      <w:r>
        <w:rPr>
          <w:rFonts w:ascii="Times New Roman" w:hAnsi="Times New Roman" w:cs="Times New Roman"/>
          <w:color w:val="000000"/>
        </w:rPr>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w:t>
      </w:r>
      <w:proofErr w:type="gramStart"/>
      <w:r w:rsidRPr="001F342D">
        <w:rPr>
          <w:rFonts w:ascii="Times New Roman" w:hAnsi="Times New Roman" w:cs="Times New Roman"/>
          <w:color w:val="000000"/>
        </w:rPr>
        <w:t>..</w:t>
      </w:r>
      <w:proofErr w:type="gramEnd"/>
      <w:r w:rsidRPr="001F342D">
        <w:rPr>
          <w:rFonts w:ascii="Times New Roman" w:hAnsi="Times New Roman" w:cs="Times New Roman"/>
          <w:color w:val="000000"/>
        </w:rPr>
        <w:t xml:space="preserve"> Arrows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point</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operculum</w:t>
      </w:r>
    </w:p>
    <w:p w14:paraId="69229084" w14:textId="77777777" w:rsidR="000F42BE" w:rsidRPr="00711D59" w:rsidRDefault="000F42BE" w:rsidP="001F4BAB">
      <w:pPr>
        <w:spacing w:after="0" w:line="276" w:lineRule="auto"/>
        <w:ind w:firstLine="567"/>
        <w:jc w:val="both"/>
        <w:rPr>
          <w:rFonts w:ascii="Times New Roman" w:hAnsi="Times New Roman" w:cs="Times New Roman"/>
          <w:lang w:val="ru-RU"/>
        </w:rPr>
      </w:pPr>
    </w:p>
    <w:p w14:paraId="65160AE0" w14:textId="396310D8" w:rsidR="00EA61AB" w:rsidRPr="00711D59" w:rsidRDefault="00EA61AB" w:rsidP="001F4BAB">
      <w:pPr>
        <w:spacing w:after="0" w:line="276" w:lineRule="auto"/>
        <w:rPr>
          <w:rStyle w:val="anegp0gi0b9av8jahpyh"/>
          <w:rFonts w:ascii="Times New Roman" w:hAnsi="Times New Roman" w:cs="Times New Roman"/>
          <w:b/>
          <w:bCs/>
          <w:color w:val="000000"/>
          <w:lang w:val="ru-RU"/>
        </w:rPr>
      </w:pPr>
      <w:bookmarkStart w:id="292" w:name="_Toc231233110"/>
      <w:r w:rsidRPr="00D92967">
        <w:rPr>
          <w:rStyle w:val="anegp0gi0b9av8jahpyh"/>
          <w:rFonts w:ascii="Times New Roman" w:hAnsi="Times New Roman" w:cs="Times New Roman"/>
          <w:b/>
          <w:bCs/>
          <w:color w:val="000000"/>
          <w:lang w:val="ru-RU"/>
        </w:rPr>
        <w:t>Оценка</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АЛТ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и</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АСТ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у</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модельных</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животных</w:t>
      </w:r>
      <w:bookmarkEnd w:id="292"/>
    </w:p>
    <w:p w14:paraId="01F31FC7" w14:textId="1CB65DA3" w:rsidR="00C94556" w:rsidRPr="00711D59" w:rsidRDefault="00EA61AB" w:rsidP="001F4BAB">
      <w:pPr>
        <w:spacing w:after="0" w:line="276" w:lineRule="auto"/>
        <w:ind w:firstLine="566"/>
        <w:jc w:val="both"/>
        <w:rPr>
          <w:rFonts w:ascii="Times New Roman" w:hAnsi="Times New Roman" w:cs="Times New Roman"/>
          <w:color w:val="000000"/>
          <w:lang w:val="ru-RU" w:eastAsia="zh-CN"/>
        </w:rPr>
      </w:pPr>
      <w:r w:rsidRPr="00D92967">
        <w:rPr>
          <w:rFonts w:ascii="Times New Roman" w:hAnsi="Times New Roman" w:cs="Times New Roman"/>
          <w:lang w:val="ru-RU"/>
        </w:rPr>
        <w:t>Для оценки состояния печени у зараженных животных определяли активность АЛТ</w:t>
      </w:r>
      <w:r w:rsidR="00442637" w:rsidRPr="00D92967">
        <w:rPr>
          <w:rFonts w:ascii="Times New Roman" w:hAnsi="Times New Roman" w:cs="Times New Roman"/>
          <w:lang w:val="ru-RU"/>
        </w:rPr>
        <w:t xml:space="preserve"> и </w:t>
      </w:r>
      <w:r w:rsidRPr="00D92967">
        <w:rPr>
          <w:rFonts w:ascii="Times New Roman" w:hAnsi="Times New Roman" w:cs="Times New Roman"/>
          <w:lang w:val="ru-RU"/>
        </w:rPr>
        <w:t>АСТ</w:t>
      </w:r>
      <w:r w:rsidR="009C13BB" w:rsidRPr="00D92967">
        <w:rPr>
          <w:rFonts w:ascii="Times New Roman" w:hAnsi="Times New Roman" w:cs="Times New Roman"/>
          <w:lang w:val="ru-RU"/>
        </w:rPr>
        <w:t xml:space="preserve"> </w:t>
      </w:r>
      <w:r w:rsidRPr="00D92967">
        <w:rPr>
          <w:rFonts w:ascii="Times New Roman" w:hAnsi="Times New Roman" w:cs="Times New Roman"/>
          <w:lang w:val="ru-RU"/>
        </w:rPr>
        <w:t>в сыворотке крови</w:t>
      </w:r>
      <w:r w:rsidR="00510825" w:rsidRPr="00510825">
        <w:rPr>
          <w:rFonts w:ascii="Times New Roman" w:hAnsi="Times New Roman" w:cs="Times New Roman"/>
          <w:lang w:val="ru-RU"/>
        </w:rPr>
        <w:t xml:space="preserve">. </w:t>
      </w:r>
      <w:r w:rsidRPr="00D92967">
        <w:rPr>
          <w:rFonts w:ascii="Times New Roman" w:hAnsi="Times New Roman" w:cs="Times New Roman"/>
          <w:lang w:val="ru-RU"/>
        </w:rPr>
        <w:t xml:space="preserve">Активность АЛТ и АСТ достоверно возрастала у сирийских </w:t>
      </w:r>
      <w:r w:rsidRPr="00D92967">
        <w:rPr>
          <w:rFonts w:ascii="Times New Roman" w:hAnsi="Times New Roman" w:cs="Times New Roman"/>
          <w:color w:val="000000" w:themeColor="text1"/>
          <w:lang w:val="ru-RU"/>
        </w:rPr>
        <w:t xml:space="preserve">хомячков </w:t>
      </w:r>
      <w:r w:rsidRPr="00D92967">
        <w:rPr>
          <w:rFonts w:ascii="Times New Roman" w:hAnsi="Times New Roman" w:cs="Times New Roman"/>
          <w:lang w:val="ru-RU"/>
        </w:rPr>
        <w:t xml:space="preserve">к 3 месяцу инвазии. </w:t>
      </w:r>
      <w:r w:rsidRPr="00D92967">
        <w:rPr>
          <w:rFonts w:ascii="Times New Roman" w:hAnsi="Times New Roman" w:cs="Times New Roman"/>
          <w:color w:val="000000"/>
          <w:lang w:val="ru-RU" w:eastAsia="zh-CN"/>
        </w:rPr>
        <w:t xml:space="preserve">У мышей линий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B</w:t>
      </w:r>
      <w:r w:rsidRPr="00D92967">
        <w:rPr>
          <w:rFonts w:ascii="Times New Roman" w:hAnsi="Times New Roman" w:cs="Times New Roman"/>
          <w:color w:val="000000"/>
        </w:rPr>
        <w:t>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а также у</w:t>
      </w:r>
      <w:r w:rsidRPr="00D92967">
        <w:rPr>
          <w:rFonts w:ascii="Times New Roman" w:hAnsi="Times New Roman" w:cs="Times New Roman"/>
          <w:color w:val="000000"/>
          <w:lang w:val="ru-RU" w:eastAsia="zh-CN"/>
        </w:rPr>
        <w:t xml:space="preserve">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hAnsi="Times New Roman" w:cs="Times New Roman"/>
          <w:color w:val="000000"/>
          <w:lang w:val="ru-RU" w:eastAsia="zh-CN"/>
        </w:rPr>
        <w:t xml:space="preserve">активность трансаминаз оставалась в пределах контрольных значений на </w:t>
      </w:r>
      <w:r w:rsidR="009C13BB" w:rsidRPr="00D92967">
        <w:rPr>
          <w:rFonts w:ascii="Times New Roman" w:hAnsi="Times New Roman" w:cs="Times New Roman"/>
          <w:color w:val="000000"/>
          <w:lang w:val="ru-RU" w:eastAsia="zh-CN"/>
        </w:rPr>
        <w:t xml:space="preserve">как </w:t>
      </w:r>
      <w:r w:rsidR="00C94556" w:rsidRPr="00D92967">
        <w:rPr>
          <w:rFonts w:ascii="Times New Roman" w:hAnsi="Times New Roman" w:cs="Times New Roman"/>
          <w:color w:val="000000"/>
          <w:lang w:val="ru-RU" w:eastAsia="zh-CN"/>
        </w:rPr>
        <w:t>н</w:t>
      </w:r>
      <w:r w:rsidR="009C13BB" w:rsidRPr="00D92967">
        <w:rPr>
          <w:rFonts w:ascii="Times New Roman" w:hAnsi="Times New Roman" w:cs="Times New Roman"/>
          <w:color w:val="000000"/>
          <w:lang w:val="ru-RU" w:eastAsia="zh-CN"/>
        </w:rPr>
        <w:t>а 1-ом, так и на 3-ем месяце исследования.</w:t>
      </w:r>
    </w:p>
    <w:p w14:paraId="43B82247"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6B3E4422"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4A5ADA14" w14:textId="77777777" w:rsidR="00C94556" w:rsidRPr="00D92967" w:rsidRDefault="00C94556" w:rsidP="001F4BAB">
      <w:pPr>
        <w:spacing w:after="0" w:line="276" w:lineRule="auto"/>
        <w:ind w:firstLine="566"/>
        <w:jc w:val="both"/>
        <w:rPr>
          <w:rFonts w:ascii="Times New Roman" w:hAnsi="Times New Roman" w:cs="Times New Roman"/>
          <w:color w:val="000000"/>
          <w:lang w:val="ru-RU" w:eastAsia="zh-CN"/>
        </w:rPr>
      </w:pPr>
    </w:p>
    <w:p w14:paraId="43D0E700" w14:textId="04AE6D03" w:rsidR="00C94556" w:rsidRPr="00D92967" w:rsidRDefault="00C94556" w:rsidP="001F4BAB">
      <w:pPr>
        <w:spacing w:after="0" w:line="276" w:lineRule="auto"/>
        <w:jc w:val="both"/>
        <w:rPr>
          <w:rFonts w:ascii="Times New Roman" w:hAnsi="Times New Roman" w:cs="Times New Roman"/>
          <w:color w:val="000000"/>
          <w:lang w:val="ru-RU" w:eastAsia="zh-CN"/>
        </w:rPr>
      </w:pPr>
      <w:r w:rsidRPr="00D92967">
        <w:rPr>
          <w:rFonts w:ascii="Times New Roman" w:hAnsi="Times New Roman" w:cs="Times New Roman"/>
          <w:b/>
          <w:bCs/>
          <w:lang w:val="ru-RU"/>
        </w:rPr>
        <w:lastRenderedPageBreak/>
        <w:t xml:space="preserve">Оценка </w:t>
      </w:r>
      <w:r w:rsidR="00CB41E0">
        <w:rPr>
          <w:rFonts w:ascii="Times New Roman" w:hAnsi="Times New Roman" w:cs="Times New Roman"/>
          <w:b/>
          <w:bCs/>
          <w:lang w:val="ru-RU"/>
        </w:rPr>
        <w:t>гистологических</w:t>
      </w:r>
      <w:r w:rsidRPr="00D92967">
        <w:rPr>
          <w:rFonts w:ascii="Times New Roman" w:hAnsi="Times New Roman" w:cs="Times New Roman"/>
          <w:b/>
          <w:bCs/>
          <w:lang w:val="ru-RU"/>
        </w:rPr>
        <w:t xml:space="preserve"> изменений в печени лабораторных животных</w:t>
      </w:r>
    </w:p>
    <w:p w14:paraId="7923C2ED" w14:textId="5A6D5647" w:rsidR="006F5FF8" w:rsidRPr="005441BB" w:rsidRDefault="006F5FF8" w:rsidP="006F5FF8">
      <w:pPr>
        <w:spacing w:after="0" w:line="276" w:lineRule="auto"/>
        <w:jc w:val="both"/>
        <w:rPr>
          <w:rFonts w:ascii="Times New Roman" w:hAnsi="Times New Roman" w:cs="Times New Roman"/>
          <w:color w:val="000000"/>
          <w:lang w:val="ru-RU" w:eastAsia="zh-CN"/>
        </w:rPr>
      </w:pPr>
      <w:r w:rsidRPr="001F342D">
        <w:rPr>
          <w:rFonts w:ascii="Times New Roman" w:hAnsi="Times New Roman" w:cs="Times New Roman"/>
          <w:color w:val="000000"/>
          <w:lang w:eastAsia="zh-CN"/>
        </w:rPr>
        <w:t>Figure</w:t>
      </w:r>
      <w:r w:rsidRPr="006F5FF8">
        <w:rPr>
          <w:rFonts w:ascii="Times New Roman" w:hAnsi="Times New Roman" w:cs="Times New Roman"/>
          <w:color w:val="000000"/>
          <w:lang w:val="ru-RU" w:eastAsia="zh-CN"/>
        </w:rPr>
        <w:t xml:space="preserve"> 3</w:t>
      </w:r>
      <w:r>
        <w:rPr>
          <w:rFonts w:ascii="Times New Roman" w:hAnsi="Times New Roman" w:cs="Times New Roman"/>
          <w:color w:val="000000"/>
          <w:lang w:val="ru-RU" w:eastAsia="zh-CN"/>
        </w:rPr>
        <w:t xml:space="preserve"> </w:t>
      </w:r>
      <w:r w:rsidRPr="001F342D">
        <w:rPr>
          <w:rFonts w:ascii="Times New Roman" w:hAnsi="Times New Roman" w:cs="Times New Roman"/>
          <w:color w:val="000000"/>
          <w:lang w:eastAsia="zh-CN"/>
        </w:rPr>
        <w:t>represents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гистологическ</w:t>
      </w:r>
      <w:r w:rsidR="004421C9">
        <w:rPr>
          <w:rFonts w:ascii="Times New Roman" w:hAnsi="Times New Roman" w:cs="Times New Roman"/>
          <w:color w:val="000000"/>
          <w:lang w:val="ru-RU" w:eastAsia="zh-CN"/>
        </w:rPr>
        <w:t xml:space="preserve">ие изменения в ткани </w:t>
      </w:r>
      <w:r>
        <w:rPr>
          <w:rFonts w:ascii="Times New Roman" w:hAnsi="Times New Roman" w:cs="Times New Roman"/>
          <w:color w:val="000000"/>
          <w:lang w:val="ru-RU" w:eastAsia="zh-CN"/>
        </w:rPr>
        <w:t xml:space="preserve">в зависимости от вида лабораторных животных. Гиперплазия эпителия желчных протоков преобладала у Сирийских хомячков и была детектирована на 1 и 3 месяце исследования </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median</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values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were</w:t>
      </w:r>
      <w:r w:rsidRPr="006F5FF8">
        <w:rPr>
          <w:rFonts w:ascii="Times New Roman" w:hAnsi="Times New Roman" w:cs="Times New Roman"/>
          <w:color w:val="000000"/>
          <w:lang w:val="ru-RU" w:eastAsia="zh-CN"/>
        </w:rPr>
        <w:t xml:space="preserve"> 6.4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8.4 </w:t>
      </w:r>
      <w:r>
        <w:rPr>
          <w:rFonts w:ascii="Times New Roman" w:hAnsi="Times New Roman" w:cs="Times New Roman"/>
          <w:color w:val="000000"/>
          <w:lang w:eastAsia="zh-CN"/>
        </w:rPr>
        <w:t>respectively</w:t>
      </w:r>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У мышей этот параметр был менее выражен у мышей. У мышей линии </w:t>
      </w:r>
      <w:proofErr w:type="spellStart"/>
      <w:r>
        <w:rPr>
          <w:rFonts w:ascii="Times New Roman" w:hAnsi="Times New Roman" w:cs="Times New Roman"/>
          <w:color w:val="000000"/>
          <w:lang w:eastAsia="zh-CN"/>
        </w:rPr>
        <w:t>Balb</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c</w:t>
      </w:r>
      <w:r>
        <w:rPr>
          <w:rFonts w:ascii="Times New Roman" w:hAnsi="Times New Roman" w:cs="Times New Roman"/>
          <w:color w:val="000000"/>
          <w:lang w:val="ru-RU" w:eastAsia="zh-CN"/>
        </w:rPr>
        <w:t xml:space="preserve"> уровень гиперплазии составил </w:t>
      </w:r>
      <w:r w:rsidRPr="006F5FF8">
        <w:rPr>
          <w:rFonts w:ascii="Times New Roman" w:hAnsi="Times New Roman" w:cs="Times New Roman"/>
          <w:color w:val="000000"/>
          <w:lang w:val="ru-RU" w:eastAsia="zh-CN"/>
        </w:rPr>
        <w:t xml:space="preserve">4.1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1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5.6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У мышей линии </w:t>
      </w:r>
      <w:r>
        <w:rPr>
          <w:rFonts w:ascii="Times New Roman" w:hAnsi="Times New Roman" w:cs="Times New Roman"/>
          <w:color w:val="000000"/>
          <w:lang w:eastAsia="zh-CN"/>
        </w:rPr>
        <w:t>C</w:t>
      </w:r>
      <w:r w:rsidRPr="006F5FF8">
        <w:rPr>
          <w:rFonts w:ascii="Times New Roman" w:hAnsi="Times New Roman" w:cs="Times New Roman"/>
          <w:color w:val="000000"/>
          <w:lang w:val="ru-RU" w:eastAsia="zh-CN"/>
        </w:rPr>
        <w:t>57</w:t>
      </w:r>
      <w:proofErr w:type="spellStart"/>
      <w:r>
        <w:rPr>
          <w:rFonts w:ascii="Times New Roman" w:hAnsi="Times New Roman" w:cs="Times New Roman"/>
          <w:color w:val="000000"/>
          <w:lang w:eastAsia="zh-CN"/>
        </w:rPr>
        <w:t>Bl</w:t>
      </w:r>
      <w:proofErr w:type="spellEnd"/>
      <w:r>
        <w:rPr>
          <w:rFonts w:ascii="Times New Roman" w:hAnsi="Times New Roman" w:cs="Times New Roman"/>
          <w:color w:val="000000"/>
          <w:lang w:val="ru-RU" w:eastAsia="zh-CN"/>
        </w:rPr>
        <w:t>/6</w:t>
      </w:r>
      <w:r>
        <w:rPr>
          <w:rFonts w:ascii="Times New Roman" w:hAnsi="Times New Roman" w:cs="Times New Roman"/>
          <w:color w:val="000000"/>
          <w:lang w:eastAsia="zh-CN"/>
        </w:rPr>
        <w:t>j</w:t>
      </w:r>
      <w:r>
        <w:rPr>
          <w:rFonts w:ascii="Times New Roman" w:hAnsi="Times New Roman" w:cs="Times New Roman"/>
          <w:color w:val="000000"/>
          <w:lang w:val="ru-RU" w:eastAsia="zh-CN"/>
        </w:rPr>
        <w:t xml:space="preserve"> уровень гиперплазии эпителия был повышен на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медианное значение составило 3.2. Воспалительная инфильтрация также была более выражена у Сирийских хомячков. </w:t>
      </w:r>
      <w:r>
        <w:rPr>
          <w:rFonts w:ascii="Times New Roman" w:hAnsi="Times New Roman" w:cs="Times New Roman"/>
          <w:color w:val="000000"/>
          <w:lang w:eastAsia="zh-CN"/>
        </w:rPr>
        <w:t>Median</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value</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was</w:t>
      </w:r>
      <w:r w:rsidRPr="00D12E93">
        <w:rPr>
          <w:rFonts w:ascii="Times New Roman" w:hAnsi="Times New Roman" w:cs="Times New Roman"/>
          <w:color w:val="000000"/>
          <w:lang w:val="ru-RU" w:eastAsia="zh-CN"/>
        </w:rPr>
        <w:t xml:space="preserve"> 6.7 </w:t>
      </w:r>
      <w:r>
        <w:rPr>
          <w:rFonts w:ascii="Times New Roman" w:hAnsi="Times New Roman" w:cs="Times New Roman"/>
          <w:color w:val="000000"/>
          <w:lang w:eastAsia="zh-CN"/>
        </w:rPr>
        <w:t>at</w:t>
      </w:r>
      <w:r w:rsidRPr="00D12E93">
        <w:rPr>
          <w:rFonts w:ascii="Times New Roman" w:hAnsi="Times New Roman" w:cs="Times New Roman"/>
          <w:color w:val="000000"/>
          <w:lang w:val="ru-RU" w:eastAsia="zh-CN"/>
        </w:rPr>
        <w:t xml:space="preserve"> 1 </w:t>
      </w:r>
      <w:r>
        <w:rPr>
          <w:rFonts w:ascii="Times New Roman" w:hAnsi="Times New Roman" w:cs="Times New Roman"/>
          <w:color w:val="000000"/>
          <w:lang w:eastAsia="zh-CN"/>
        </w:rPr>
        <w:t>m</w:t>
      </w:r>
      <w:r w:rsidRPr="00D12E93">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D12E93">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and</w:t>
      </w:r>
      <w:r w:rsidRPr="00D12E93">
        <w:rPr>
          <w:rFonts w:ascii="Times New Roman" w:hAnsi="Times New Roman" w:cs="Times New Roman"/>
          <w:color w:val="000000"/>
          <w:lang w:val="ru-RU" w:eastAsia="zh-CN"/>
        </w:rPr>
        <w:t xml:space="preserve"> 11.0 </w:t>
      </w:r>
      <w:r>
        <w:rPr>
          <w:rFonts w:ascii="Times New Roman" w:hAnsi="Times New Roman" w:cs="Times New Roman"/>
          <w:color w:val="000000"/>
          <w:lang w:eastAsia="zh-CN"/>
        </w:rPr>
        <w:t>at</w:t>
      </w:r>
      <w:r w:rsidRPr="00D12E93">
        <w:rPr>
          <w:rFonts w:ascii="Times New Roman" w:hAnsi="Times New Roman" w:cs="Times New Roman"/>
          <w:color w:val="000000"/>
          <w:lang w:val="ru-RU" w:eastAsia="zh-CN"/>
        </w:rPr>
        <w:t xml:space="preserve"> 3 </w:t>
      </w:r>
      <w:r>
        <w:rPr>
          <w:rFonts w:ascii="Times New Roman" w:hAnsi="Times New Roman" w:cs="Times New Roman"/>
          <w:color w:val="000000"/>
          <w:lang w:eastAsia="zh-CN"/>
        </w:rPr>
        <w:t>m</w:t>
      </w:r>
      <w:r w:rsidRPr="00D12E93">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D12E93">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Уровень</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инфильтрации</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у</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мышей</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был</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ниже</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 xml:space="preserve">In </w:t>
      </w:r>
      <w:proofErr w:type="spellStart"/>
      <w:r>
        <w:rPr>
          <w:rFonts w:ascii="Times New Roman" w:hAnsi="Times New Roman" w:cs="Times New Roman"/>
          <w:color w:val="000000"/>
          <w:lang w:eastAsia="zh-CN"/>
        </w:rPr>
        <w:t>Balb</w:t>
      </w:r>
      <w:proofErr w:type="spellEnd"/>
      <w:r>
        <w:rPr>
          <w:rFonts w:ascii="Times New Roman" w:hAnsi="Times New Roman" w:cs="Times New Roman"/>
          <w:color w:val="000000"/>
          <w:lang w:eastAsia="zh-CN"/>
        </w:rPr>
        <w:t xml:space="preserve">/c mice median values were 4.7 and 3.9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respectively. In C57Bl/6j mice median values were 1.8 and 1.4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respectively.</w:t>
      </w:r>
      <w:r w:rsidRPr="006F5FF8">
        <w:rPr>
          <w:rFonts w:ascii="Times New Roman" w:hAnsi="Times New Roman" w:cs="Times New Roman"/>
          <w:color w:val="000000"/>
          <w:lang w:eastAsia="zh-CN"/>
        </w:rPr>
        <w:t xml:space="preserve"> </w:t>
      </w:r>
      <w:r>
        <w:rPr>
          <w:rFonts w:ascii="Times New Roman" w:hAnsi="Times New Roman" w:cs="Times New Roman"/>
          <w:color w:val="000000"/>
          <w:lang w:val="ru-RU" w:eastAsia="zh-CN"/>
        </w:rPr>
        <w:t xml:space="preserve">Воспалительной инфильтрации не было обнаружено у крыс линии </w:t>
      </w:r>
      <w:r>
        <w:rPr>
          <w:rFonts w:ascii="Times New Roman" w:hAnsi="Times New Roman" w:cs="Times New Roman"/>
          <w:color w:val="000000"/>
          <w:lang w:eastAsia="zh-CN"/>
        </w:rPr>
        <w:t>Wistar</w:t>
      </w:r>
      <w:r w:rsidR="005441BB">
        <w:rPr>
          <w:rFonts w:ascii="Times New Roman" w:hAnsi="Times New Roman" w:cs="Times New Roman"/>
          <w:color w:val="000000"/>
          <w:lang w:val="ru-RU" w:eastAsia="zh-CN"/>
        </w:rPr>
        <w:t xml:space="preserve"> </w:t>
      </w:r>
    </w:p>
    <w:p w14:paraId="05B679B6" w14:textId="77777777" w:rsidR="006F5FF8" w:rsidRPr="00711D59" w:rsidRDefault="006F5FF8" w:rsidP="006F5FF8">
      <w:pPr>
        <w:spacing w:after="0" w:line="276" w:lineRule="auto"/>
        <w:jc w:val="both"/>
        <w:rPr>
          <w:rFonts w:ascii="Times New Roman" w:hAnsi="Times New Roman" w:cs="Times New Roman"/>
          <w:color w:val="000000"/>
          <w:lang w:val="ru-RU" w:eastAsia="zh-CN"/>
        </w:rPr>
      </w:pPr>
    </w:p>
    <w:p w14:paraId="4EC8AE0F" w14:textId="54B21E92" w:rsidR="000F42BE" w:rsidRPr="00337D54" w:rsidRDefault="000F42BE" w:rsidP="000F42BE">
      <w:pPr>
        <w:spacing w:after="0" w:line="276" w:lineRule="auto"/>
        <w:jc w:val="both"/>
        <w:rPr>
          <w:rFonts w:ascii="Times New Roman" w:hAnsi="Times New Roman" w:cs="Times New Roman"/>
          <w:color w:val="000000"/>
          <w:lang w:val="ru-RU"/>
        </w:rPr>
      </w:pPr>
      <w:r>
        <w:rPr>
          <w:rFonts w:ascii="Times New Roman" w:hAnsi="Times New Roman" w:cs="Times New Roman"/>
          <w:noProof/>
          <w:color w:val="000000"/>
          <w:lang w:val="ru-RU" w:eastAsia="ru-RU"/>
        </w:rPr>
        <w:drawing>
          <wp:inline distT="0" distB="0" distL="0" distR="0" wp14:anchorId="7D4DFF2A" wp14:editId="3442F19C">
            <wp:extent cx="5935980" cy="4053840"/>
            <wp:effectExtent l="0" t="0" r="7620" b="3810"/>
            <wp:docPr id="794999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4053840"/>
                    </a:xfrm>
                    <a:prstGeom prst="rect">
                      <a:avLst/>
                    </a:prstGeom>
                    <a:noFill/>
                    <a:ln>
                      <a:noFill/>
                    </a:ln>
                  </pic:spPr>
                </pic:pic>
              </a:graphicData>
            </a:graphic>
          </wp:inline>
        </w:drawing>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Figure</w:t>
      </w:r>
      <w:r w:rsidRPr="00711D59">
        <w:rPr>
          <w:rFonts w:ascii="Times New Roman" w:hAnsi="Times New Roman" w:cs="Times New Roman"/>
          <w:color w:val="000000"/>
          <w:lang w:val="ru-RU"/>
        </w:rPr>
        <w:t xml:space="preserve"> 3. </w:t>
      </w:r>
      <w:r w:rsidRPr="001F342D">
        <w:rPr>
          <w:rFonts w:ascii="Times New Roman" w:hAnsi="Times New Roman" w:cs="Times New Roman"/>
          <w:color w:val="000000"/>
        </w:rPr>
        <w:t xml:space="preserve">Histological manifestations of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Arrows</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point</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inflammatory</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infiltration</w:t>
      </w:r>
      <w:r w:rsidRPr="00337D54">
        <w:rPr>
          <w:rFonts w:ascii="Times New Roman" w:hAnsi="Times New Roman" w:cs="Times New Roman"/>
          <w:color w:val="000000"/>
          <w:lang w:val="ru-RU"/>
        </w:rPr>
        <w:t>.</w:t>
      </w:r>
    </w:p>
    <w:p w14:paraId="455B92A8" w14:textId="49C5705F" w:rsidR="006B4D5E" w:rsidRPr="00337D54" w:rsidRDefault="006B4D5E">
      <w:pPr>
        <w:rPr>
          <w:rFonts w:ascii="Times New Roman" w:hAnsi="Times New Roman" w:cs="Times New Roman"/>
          <w:color w:val="000000"/>
          <w:lang w:val="ru-RU"/>
        </w:rPr>
      </w:pPr>
      <w:r w:rsidRPr="00337D54">
        <w:rPr>
          <w:rFonts w:ascii="Times New Roman" w:hAnsi="Times New Roman" w:cs="Times New Roman"/>
          <w:color w:val="000000"/>
          <w:lang w:val="ru-RU"/>
        </w:rPr>
        <w:br w:type="page"/>
      </w:r>
    </w:p>
    <w:p w14:paraId="7B373352" w14:textId="11DAE4FB" w:rsidR="005D0736" w:rsidRPr="002A49D3" w:rsidRDefault="00337D54" w:rsidP="009D14E9">
      <w:pPr>
        <w:spacing w:after="0" w:line="276" w:lineRule="auto"/>
        <w:jc w:val="both"/>
        <w:rPr>
          <w:rFonts w:ascii="Times New Roman" w:hAnsi="Times New Roman" w:cs="Times New Roman"/>
          <w:color w:val="000000"/>
          <w:lang w:val="ru-RU" w:eastAsia="zh-CN"/>
        </w:rPr>
      </w:pPr>
      <w:r>
        <w:rPr>
          <w:rFonts w:ascii="Times New Roman" w:hAnsi="Times New Roman" w:cs="Times New Roman"/>
          <w:color w:val="000000"/>
          <w:lang w:val="ru-RU" w:eastAsia="zh-CN"/>
        </w:rPr>
        <w:lastRenderedPageBreak/>
        <w:t xml:space="preserve">Повышение </w:t>
      </w:r>
      <w:r w:rsidR="00E31757">
        <w:rPr>
          <w:rFonts w:ascii="Times New Roman" w:hAnsi="Times New Roman" w:cs="Times New Roman"/>
          <w:color w:val="000000"/>
          <w:lang w:val="ru-RU" w:eastAsia="zh-CN"/>
        </w:rPr>
        <w:t>уровня</w:t>
      </w:r>
      <w:r w:rsidR="000205A3">
        <w:rPr>
          <w:rFonts w:ascii="Times New Roman" w:hAnsi="Times New Roman" w:cs="Times New Roman"/>
          <w:color w:val="000000"/>
          <w:lang w:val="ru-RU" w:eastAsia="zh-CN"/>
        </w:rPr>
        <w:t xml:space="preserve"> фиброза </w:t>
      </w:r>
      <w:r>
        <w:rPr>
          <w:rFonts w:ascii="Times New Roman" w:hAnsi="Times New Roman" w:cs="Times New Roman"/>
          <w:color w:val="000000"/>
          <w:lang w:val="ru-RU" w:eastAsia="zh-CN"/>
        </w:rPr>
        <w:t xml:space="preserve">было обнаружено </w:t>
      </w:r>
      <w:r w:rsidR="000205A3">
        <w:rPr>
          <w:rFonts w:ascii="Times New Roman" w:hAnsi="Times New Roman" w:cs="Times New Roman"/>
          <w:color w:val="000000"/>
          <w:lang w:val="ru-RU" w:eastAsia="zh-CN"/>
        </w:rPr>
        <w:t xml:space="preserve">у мышей </w:t>
      </w:r>
      <w:proofErr w:type="spellStart"/>
      <w:r w:rsidR="000205A3">
        <w:rPr>
          <w:rFonts w:ascii="Times New Roman" w:hAnsi="Times New Roman" w:cs="Times New Roman"/>
          <w:color w:val="000000"/>
          <w:lang w:eastAsia="zh-CN"/>
        </w:rPr>
        <w:t>Balb</w:t>
      </w:r>
      <w:proofErr w:type="spellEnd"/>
      <w:r w:rsidR="000205A3" w:rsidRPr="00E11AA3">
        <w:rPr>
          <w:rFonts w:ascii="Times New Roman" w:hAnsi="Times New Roman" w:cs="Times New Roman"/>
          <w:color w:val="000000"/>
          <w:lang w:val="ru-RU" w:eastAsia="zh-CN"/>
        </w:rPr>
        <w:t>/</w:t>
      </w:r>
      <w:r w:rsidR="000205A3">
        <w:rPr>
          <w:rFonts w:ascii="Times New Roman" w:hAnsi="Times New Roman" w:cs="Times New Roman"/>
          <w:color w:val="000000"/>
          <w:lang w:eastAsia="zh-CN"/>
        </w:rPr>
        <w:t>c</w:t>
      </w:r>
      <w:r w:rsidR="000205A3" w:rsidRPr="00E11AA3">
        <w:rPr>
          <w:rFonts w:ascii="Times New Roman" w:hAnsi="Times New Roman" w:cs="Times New Roman"/>
          <w:color w:val="000000"/>
          <w:lang w:val="ru-RU" w:eastAsia="zh-CN"/>
        </w:rPr>
        <w:t xml:space="preserve"> </w:t>
      </w:r>
      <w:r w:rsidR="000205A3">
        <w:rPr>
          <w:rFonts w:ascii="Times New Roman" w:hAnsi="Times New Roman" w:cs="Times New Roman"/>
          <w:color w:val="000000"/>
          <w:lang w:val="ru-RU" w:eastAsia="zh-CN"/>
        </w:rPr>
        <w:t xml:space="preserve">и </w:t>
      </w:r>
      <w:r w:rsidR="000205A3">
        <w:rPr>
          <w:rFonts w:ascii="Times New Roman" w:hAnsi="Times New Roman" w:cs="Times New Roman"/>
          <w:color w:val="000000"/>
          <w:lang w:eastAsia="zh-CN"/>
        </w:rPr>
        <w:t>C</w:t>
      </w:r>
      <w:r w:rsidR="000205A3" w:rsidRPr="00E11AA3">
        <w:rPr>
          <w:rFonts w:ascii="Times New Roman" w:hAnsi="Times New Roman" w:cs="Times New Roman"/>
          <w:color w:val="000000"/>
          <w:lang w:val="ru-RU" w:eastAsia="zh-CN"/>
        </w:rPr>
        <w:t>57</w:t>
      </w:r>
      <w:proofErr w:type="spellStart"/>
      <w:r w:rsidR="000205A3">
        <w:rPr>
          <w:rFonts w:ascii="Times New Roman" w:hAnsi="Times New Roman" w:cs="Times New Roman"/>
          <w:color w:val="000000"/>
          <w:lang w:eastAsia="zh-CN"/>
        </w:rPr>
        <w:t>Bl</w:t>
      </w:r>
      <w:proofErr w:type="spellEnd"/>
      <w:r w:rsidR="000205A3" w:rsidRPr="00E11AA3">
        <w:rPr>
          <w:rFonts w:ascii="Times New Roman" w:hAnsi="Times New Roman" w:cs="Times New Roman"/>
          <w:color w:val="000000"/>
          <w:lang w:val="ru-RU" w:eastAsia="zh-CN"/>
        </w:rPr>
        <w:t>/6</w:t>
      </w:r>
      <w:r w:rsidR="000205A3">
        <w:rPr>
          <w:rFonts w:ascii="Times New Roman" w:hAnsi="Times New Roman" w:cs="Times New Roman"/>
          <w:color w:val="000000"/>
          <w:lang w:eastAsia="zh-CN"/>
        </w:rPr>
        <w:t>j</w:t>
      </w:r>
      <w:r w:rsidR="000205A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а</w:t>
      </w:r>
      <w:r w:rsidR="000205A3">
        <w:rPr>
          <w:rFonts w:ascii="Times New Roman" w:hAnsi="Times New Roman" w:cs="Times New Roman"/>
          <w:color w:val="000000"/>
          <w:lang w:val="ru-RU" w:eastAsia="zh-CN"/>
        </w:rPr>
        <w:t xml:space="preserve"> также у Сирийских хомячков как на первом</w:t>
      </w:r>
      <w:r w:rsidR="00F32B6D">
        <w:rPr>
          <w:rFonts w:ascii="Times New Roman" w:hAnsi="Times New Roman" w:cs="Times New Roman"/>
          <w:color w:val="000000"/>
          <w:lang w:val="ru-RU" w:eastAsia="zh-CN"/>
        </w:rPr>
        <w:t>,</w:t>
      </w:r>
      <w:r w:rsidR="000205A3">
        <w:rPr>
          <w:rFonts w:ascii="Times New Roman" w:hAnsi="Times New Roman" w:cs="Times New Roman"/>
          <w:color w:val="000000"/>
          <w:lang w:val="ru-RU" w:eastAsia="zh-CN"/>
        </w:rPr>
        <w:t xml:space="preserve"> так и на третьем месяце инфекции </w:t>
      </w:r>
      <w:r w:rsidR="000205A3" w:rsidRPr="00E11AA3">
        <w:rPr>
          <w:rFonts w:ascii="Times New Roman" w:hAnsi="Times New Roman" w:cs="Times New Roman"/>
          <w:color w:val="000000"/>
          <w:lang w:val="ru-RU" w:eastAsia="zh-CN"/>
        </w:rPr>
        <w:t>(</w:t>
      </w:r>
      <w:r w:rsidR="000205A3">
        <w:rPr>
          <w:rFonts w:ascii="Times New Roman" w:hAnsi="Times New Roman" w:cs="Times New Roman"/>
          <w:color w:val="000000"/>
          <w:lang w:eastAsia="zh-CN"/>
        </w:rPr>
        <w:t>Figure</w:t>
      </w:r>
      <w:r w:rsidR="000205A3" w:rsidRPr="00E11AA3">
        <w:rPr>
          <w:rFonts w:ascii="Times New Roman" w:hAnsi="Times New Roman" w:cs="Times New Roman"/>
          <w:color w:val="000000"/>
          <w:lang w:val="ru-RU" w:eastAsia="zh-CN"/>
        </w:rPr>
        <w:t xml:space="preserve"> 4</w:t>
      </w:r>
      <w:r w:rsidR="000205A3">
        <w:rPr>
          <w:rFonts w:ascii="Times New Roman" w:hAnsi="Times New Roman" w:cs="Times New Roman"/>
          <w:color w:val="000000"/>
          <w:lang w:eastAsia="zh-CN"/>
        </w:rPr>
        <w:t>B</w:t>
      </w:r>
      <w:r w:rsidR="00E11AA3" w:rsidRPr="00E11AA3">
        <w:rPr>
          <w:rFonts w:ascii="Times New Roman" w:hAnsi="Times New Roman" w:cs="Times New Roman"/>
          <w:color w:val="000000"/>
          <w:lang w:val="ru-RU" w:eastAsia="zh-CN"/>
        </w:rPr>
        <w:t xml:space="preserve">, </w:t>
      </w:r>
      <w:proofErr w:type="spellStart"/>
      <w:r w:rsidR="00E11AA3">
        <w:rPr>
          <w:rFonts w:ascii="Times New Roman" w:hAnsi="Times New Roman" w:cs="Times New Roman"/>
          <w:color w:val="000000"/>
          <w:lang w:eastAsia="zh-CN"/>
        </w:rPr>
        <w:t>Supl</w:t>
      </w:r>
      <w:proofErr w:type="spellEnd"/>
      <w:r w:rsidR="00E11AA3" w:rsidRPr="00E11AA3">
        <w:rPr>
          <w:rFonts w:ascii="Times New Roman" w:hAnsi="Times New Roman" w:cs="Times New Roman"/>
          <w:color w:val="000000"/>
          <w:lang w:val="ru-RU" w:eastAsia="zh-CN"/>
        </w:rPr>
        <w:t xml:space="preserve">. </w:t>
      </w:r>
      <w:r w:rsidR="00E11AA3">
        <w:rPr>
          <w:rFonts w:ascii="Times New Roman" w:hAnsi="Times New Roman" w:cs="Times New Roman"/>
          <w:color w:val="000000"/>
          <w:lang w:eastAsia="zh-CN"/>
        </w:rPr>
        <w:t>Table</w:t>
      </w:r>
      <w:r w:rsidR="00E11AA3" w:rsidRPr="000D15D5">
        <w:rPr>
          <w:rFonts w:ascii="Times New Roman" w:hAnsi="Times New Roman" w:cs="Times New Roman"/>
          <w:color w:val="000000"/>
          <w:lang w:val="ru-RU" w:eastAsia="zh-CN"/>
        </w:rPr>
        <w:t xml:space="preserve"> 1</w:t>
      </w:r>
      <w:r w:rsidR="000205A3" w:rsidRPr="000D15D5">
        <w:rPr>
          <w:rFonts w:ascii="Times New Roman" w:hAnsi="Times New Roman" w:cs="Times New Roman"/>
          <w:color w:val="000000"/>
          <w:lang w:val="ru-RU" w:eastAsia="zh-CN"/>
        </w:rPr>
        <w:t>).</w:t>
      </w:r>
      <w:r w:rsidR="00E11AA3"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мышей</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линии</w:t>
      </w:r>
      <w:r w:rsidR="00E31757" w:rsidRPr="000D15D5">
        <w:rPr>
          <w:rFonts w:ascii="Times New Roman" w:hAnsi="Times New Roman" w:cs="Times New Roman"/>
          <w:color w:val="000000"/>
          <w:lang w:val="ru-RU" w:eastAsia="zh-CN"/>
        </w:rPr>
        <w:t xml:space="preserve"> </w:t>
      </w:r>
      <w:proofErr w:type="spellStart"/>
      <w:r w:rsidR="00E31757">
        <w:rPr>
          <w:rFonts w:ascii="Times New Roman" w:hAnsi="Times New Roman" w:cs="Times New Roman"/>
          <w:color w:val="000000"/>
          <w:lang w:eastAsia="zh-CN"/>
        </w:rPr>
        <w:t>Balb</w:t>
      </w:r>
      <w:proofErr w:type="spellEnd"/>
      <w:r w:rsidR="00E31757" w:rsidRPr="000D15D5">
        <w:rPr>
          <w:rFonts w:ascii="Times New Roman" w:hAnsi="Times New Roman" w:cs="Times New Roman"/>
          <w:color w:val="000000"/>
          <w:lang w:val="ru-RU" w:eastAsia="zh-CN"/>
        </w:rPr>
        <w:t>/</w:t>
      </w:r>
      <w:r w:rsidR="00E31757">
        <w:rPr>
          <w:rFonts w:ascii="Times New Roman" w:hAnsi="Times New Roman" w:cs="Times New Roman"/>
          <w:color w:val="000000"/>
          <w:lang w:eastAsia="zh-CN"/>
        </w:rPr>
        <w:t>c</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медианный</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уровень</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фиброза</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составил</w:t>
      </w:r>
      <w:r w:rsidR="00E31757" w:rsidRPr="000D15D5">
        <w:rPr>
          <w:rFonts w:ascii="Times New Roman" w:hAnsi="Times New Roman" w:cs="Times New Roman"/>
          <w:color w:val="000000"/>
          <w:lang w:val="ru-RU" w:eastAsia="zh-CN"/>
        </w:rPr>
        <w:t xml:space="preserve"> 9.8% </w:t>
      </w:r>
      <w:r w:rsidR="00E31757">
        <w:rPr>
          <w:rFonts w:ascii="Times New Roman" w:hAnsi="Times New Roman" w:cs="Times New Roman"/>
          <w:color w:val="000000"/>
          <w:lang w:val="ru-RU" w:eastAsia="zh-CN"/>
        </w:rPr>
        <w:t>на</w:t>
      </w:r>
      <w:r w:rsidR="00E31757" w:rsidRPr="000D15D5">
        <w:rPr>
          <w:rFonts w:ascii="Times New Roman" w:hAnsi="Times New Roman" w:cs="Times New Roman"/>
          <w:color w:val="000000"/>
          <w:lang w:val="ru-RU" w:eastAsia="zh-CN"/>
        </w:rPr>
        <w:t xml:space="preserve"> 1-</w:t>
      </w:r>
      <w:r w:rsidR="00E31757">
        <w:rPr>
          <w:rFonts w:ascii="Times New Roman" w:hAnsi="Times New Roman" w:cs="Times New Roman"/>
          <w:color w:val="000000"/>
          <w:lang w:val="ru-RU" w:eastAsia="zh-CN"/>
        </w:rPr>
        <w:t>ом</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месяце</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0D15D5">
        <w:rPr>
          <w:rFonts w:ascii="Times New Roman" w:hAnsi="Times New Roman" w:cs="Times New Roman"/>
          <w:color w:val="000000"/>
          <w:lang w:val="ru-RU" w:eastAsia="zh-CN"/>
        </w:rPr>
        <w:t xml:space="preserve">=0.029 </w:t>
      </w:r>
      <w:r w:rsidR="00E31757">
        <w:rPr>
          <w:rFonts w:ascii="Times New Roman" w:hAnsi="Times New Roman" w:cs="Times New Roman"/>
          <w:color w:val="000000"/>
          <w:lang w:eastAsia="zh-CN"/>
        </w:rPr>
        <w:t>vs</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и</w:t>
      </w:r>
      <w:r w:rsidR="00E31757" w:rsidRPr="000D15D5">
        <w:rPr>
          <w:rFonts w:ascii="Times New Roman" w:hAnsi="Times New Roman" w:cs="Times New Roman"/>
          <w:color w:val="000000"/>
          <w:lang w:val="ru-RU" w:eastAsia="zh-CN"/>
        </w:rPr>
        <w:t xml:space="preserve"> 7.7% </w:t>
      </w:r>
      <w:r w:rsidR="00E31757">
        <w:rPr>
          <w:rFonts w:ascii="Times New Roman" w:hAnsi="Times New Roman" w:cs="Times New Roman"/>
          <w:color w:val="000000"/>
          <w:lang w:val="ru-RU" w:eastAsia="zh-CN"/>
        </w:rPr>
        <w:t>на</w:t>
      </w:r>
      <w:r w:rsidR="00E31757" w:rsidRPr="000D15D5">
        <w:rPr>
          <w:rFonts w:ascii="Times New Roman" w:hAnsi="Times New Roman" w:cs="Times New Roman"/>
          <w:color w:val="000000"/>
          <w:lang w:val="ru-RU" w:eastAsia="zh-CN"/>
        </w:rPr>
        <w:t xml:space="preserve"> 3-</w:t>
      </w:r>
      <w:r w:rsidR="00E31757">
        <w:rPr>
          <w:rFonts w:ascii="Times New Roman" w:hAnsi="Times New Roman" w:cs="Times New Roman"/>
          <w:color w:val="000000"/>
          <w:lang w:val="ru-RU" w:eastAsia="zh-CN"/>
        </w:rPr>
        <w:t>ем</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0D15D5">
        <w:rPr>
          <w:rFonts w:ascii="Times New Roman" w:hAnsi="Times New Roman" w:cs="Times New Roman"/>
          <w:color w:val="000000"/>
          <w:lang w:val="ru-RU" w:eastAsia="zh-CN"/>
        </w:rPr>
        <w:t xml:space="preserve">=0.029 </w:t>
      </w:r>
      <w:r w:rsidR="00E31757">
        <w:rPr>
          <w:rFonts w:ascii="Times New Roman" w:hAnsi="Times New Roman" w:cs="Times New Roman"/>
          <w:color w:val="000000"/>
          <w:lang w:eastAsia="zh-CN"/>
        </w:rPr>
        <w:t>vs</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мышей</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линии</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w:t>
      </w:r>
      <w:r w:rsidR="00E31757" w:rsidRPr="004011C1">
        <w:rPr>
          <w:rFonts w:ascii="Times New Roman" w:hAnsi="Times New Roman" w:cs="Times New Roman"/>
          <w:color w:val="000000"/>
          <w:lang w:val="ru-RU" w:eastAsia="zh-CN"/>
        </w:rPr>
        <w:t>57</w:t>
      </w:r>
      <w:r w:rsidR="00E31757">
        <w:rPr>
          <w:rFonts w:ascii="Times New Roman" w:hAnsi="Times New Roman" w:cs="Times New Roman"/>
          <w:color w:val="000000"/>
          <w:lang w:eastAsia="zh-CN"/>
        </w:rPr>
        <w:t>Bl</w:t>
      </w:r>
      <w:r w:rsidR="00E31757" w:rsidRPr="004011C1">
        <w:rPr>
          <w:rFonts w:ascii="Times New Roman" w:hAnsi="Times New Roman" w:cs="Times New Roman"/>
          <w:color w:val="000000"/>
          <w:lang w:val="ru-RU" w:eastAsia="zh-CN"/>
        </w:rPr>
        <w:t>/6</w:t>
      </w:r>
      <w:r w:rsidR="00E31757">
        <w:rPr>
          <w:rFonts w:ascii="Times New Roman" w:hAnsi="Times New Roman" w:cs="Times New Roman"/>
          <w:color w:val="000000"/>
          <w:lang w:eastAsia="zh-CN"/>
        </w:rPr>
        <w:t>j</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уровень</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фиброза</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составил</w:t>
      </w:r>
      <w:r w:rsidR="00E31757" w:rsidRPr="004011C1">
        <w:rPr>
          <w:rFonts w:ascii="Times New Roman" w:hAnsi="Times New Roman" w:cs="Times New Roman"/>
          <w:color w:val="000000"/>
          <w:lang w:val="ru-RU" w:eastAsia="zh-CN"/>
        </w:rPr>
        <w:t xml:space="preserve"> 9.9% (</w:t>
      </w:r>
      <w:r w:rsidR="00E31757">
        <w:rPr>
          <w:rFonts w:ascii="Times New Roman" w:hAnsi="Times New Roman" w:cs="Times New Roman"/>
          <w:color w:val="000000"/>
          <w:lang w:eastAsia="zh-CN"/>
        </w:rPr>
        <w:t>P</w:t>
      </w:r>
      <w:r w:rsidR="00E31757" w:rsidRPr="004011C1">
        <w:rPr>
          <w:rFonts w:ascii="Times New Roman" w:hAnsi="Times New Roman" w:cs="Times New Roman"/>
          <w:color w:val="000000"/>
          <w:lang w:val="ru-RU" w:eastAsia="zh-CN"/>
        </w:rPr>
        <w:t xml:space="preserve">=0.042 </w:t>
      </w:r>
      <w:r w:rsidR="00E31757">
        <w:rPr>
          <w:rFonts w:ascii="Times New Roman" w:hAnsi="Times New Roman" w:cs="Times New Roman"/>
          <w:color w:val="000000"/>
          <w:lang w:eastAsia="zh-CN"/>
        </w:rPr>
        <w:t>vs</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на</w:t>
      </w:r>
      <w:r w:rsidR="00E31757" w:rsidRPr="004011C1">
        <w:rPr>
          <w:rFonts w:ascii="Times New Roman" w:hAnsi="Times New Roman" w:cs="Times New Roman"/>
          <w:color w:val="000000"/>
          <w:lang w:val="ru-RU" w:eastAsia="zh-CN"/>
        </w:rPr>
        <w:t xml:space="preserve"> 1-</w:t>
      </w:r>
      <w:r w:rsidR="00E31757">
        <w:rPr>
          <w:rFonts w:ascii="Times New Roman" w:hAnsi="Times New Roman" w:cs="Times New Roman"/>
          <w:color w:val="000000"/>
          <w:lang w:val="ru-RU" w:eastAsia="zh-CN"/>
        </w:rPr>
        <w:t>ом</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месяце</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и</w:t>
      </w:r>
      <w:r w:rsidR="00E31757" w:rsidRPr="004011C1">
        <w:rPr>
          <w:rFonts w:ascii="Times New Roman" w:hAnsi="Times New Roman" w:cs="Times New Roman"/>
          <w:color w:val="000000"/>
          <w:lang w:val="ru-RU" w:eastAsia="zh-CN"/>
        </w:rPr>
        <w:t xml:space="preserve"> 14.9% </w:t>
      </w:r>
      <w:r w:rsidR="00E31757">
        <w:rPr>
          <w:rFonts w:ascii="Times New Roman" w:hAnsi="Times New Roman" w:cs="Times New Roman"/>
          <w:color w:val="000000"/>
          <w:lang w:val="ru-RU" w:eastAsia="zh-CN"/>
        </w:rPr>
        <w:t>на</w:t>
      </w:r>
      <w:r w:rsidR="00E31757" w:rsidRPr="004011C1">
        <w:rPr>
          <w:rFonts w:ascii="Times New Roman" w:hAnsi="Times New Roman" w:cs="Times New Roman"/>
          <w:color w:val="000000"/>
          <w:lang w:val="ru-RU" w:eastAsia="zh-CN"/>
        </w:rPr>
        <w:t xml:space="preserve"> 3-</w:t>
      </w:r>
      <w:r w:rsidR="00E31757">
        <w:rPr>
          <w:rFonts w:ascii="Times New Roman" w:hAnsi="Times New Roman" w:cs="Times New Roman"/>
          <w:color w:val="000000"/>
          <w:lang w:val="ru-RU" w:eastAsia="zh-CN"/>
        </w:rPr>
        <w:t>ем</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4011C1">
        <w:rPr>
          <w:rFonts w:ascii="Times New Roman" w:hAnsi="Times New Roman" w:cs="Times New Roman"/>
          <w:color w:val="000000"/>
          <w:lang w:val="ru-RU" w:eastAsia="zh-CN"/>
        </w:rPr>
        <w:t xml:space="preserve">=0.005 </w:t>
      </w:r>
      <w:r w:rsidR="00E31757">
        <w:rPr>
          <w:rFonts w:ascii="Times New Roman" w:hAnsi="Times New Roman" w:cs="Times New Roman"/>
          <w:color w:val="000000"/>
          <w:lang w:eastAsia="zh-CN"/>
        </w:rPr>
        <w:t>vs</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 Сирийских хомячков уровень фиброза был наибольший и составил 29.7</w:t>
      </w:r>
      <w:r w:rsidR="00410F05" w:rsidRPr="00410F05">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на 1-ом месяце</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5D0736">
        <w:rPr>
          <w:rFonts w:ascii="Times New Roman" w:hAnsi="Times New Roman" w:cs="Times New Roman"/>
          <w:color w:val="000000"/>
          <w:lang w:val="ru-RU" w:eastAsia="zh-CN"/>
        </w:rPr>
        <w:t xml:space="preserve">=0.014 </w:t>
      </w:r>
      <w:r w:rsidR="00E31757">
        <w:rPr>
          <w:rFonts w:ascii="Times New Roman" w:hAnsi="Times New Roman" w:cs="Times New Roman"/>
          <w:color w:val="000000"/>
          <w:lang w:eastAsia="zh-CN"/>
        </w:rPr>
        <w:t>vs</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5D0736">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и 24.8 на 3-ем</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5D0736">
        <w:rPr>
          <w:rFonts w:ascii="Times New Roman" w:hAnsi="Times New Roman" w:cs="Times New Roman"/>
          <w:color w:val="000000"/>
          <w:lang w:val="ru-RU" w:eastAsia="zh-CN"/>
        </w:rPr>
        <w:t xml:space="preserve">=0.014 </w:t>
      </w:r>
      <w:r w:rsidR="00E31757">
        <w:rPr>
          <w:rFonts w:ascii="Times New Roman" w:hAnsi="Times New Roman" w:cs="Times New Roman"/>
          <w:color w:val="000000"/>
          <w:lang w:eastAsia="zh-CN"/>
        </w:rPr>
        <w:t>vs</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5D0736">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У неинфицированных животных, а также у крыс линии </w:t>
      </w:r>
      <w:r w:rsidR="00E31757">
        <w:rPr>
          <w:rFonts w:ascii="Times New Roman" w:hAnsi="Times New Roman" w:cs="Times New Roman"/>
          <w:color w:val="000000"/>
          <w:lang w:eastAsia="zh-CN"/>
        </w:rPr>
        <w:t>Wistar</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 xml:space="preserve">фиброз не был </w:t>
      </w:r>
      <w:r w:rsidR="005D0736">
        <w:rPr>
          <w:rFonts w:ascii="Times New Roman" w:hAnsi="Times New Roman" w:cs="Times New Roman"/>
          <w:color w:val="000000"/>
          <w:lang w:val="ru-RU" w:eastAsia="zh-CN"/>
        </w:rPr>
        <w:t>обнаружен</w:t>
      </w:r>
      <w:r w:rsidR="00E31757">
        <w:rPr>
          <w:rFonts w:ascii="Times New Roman" w:hAnsi="Times New Roman" w:cs="Times New Roman"/>
          <w:color w:val="000000"/>
          <w:lang w:val="ru-RU" w:eastAsia="zh-CN"/>
        </w:rPr>
        <w:t>.</w:t>
      </w:r>
      <w:r w:rsid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 xml:space="preserve">В сравнении с крысами линии </w:t>
      </w:r>
      <w:r w:rsidR="002A49D3">
        <w:rPr>
          <w:rFonts w:ascii="Times New Roman" w:hAnsi="Times New Roman" w:cs="Times New Roman"/>
          <w:color w:val="000000"/>
          <w:lang w:eastAsia="zh-CN"/>
        </w:rPr>
        <w:t>Wistar</w:t>
      </w:r>
      <w:r w:rsidR="002A49D3" w:rsidRP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н</w:t>
      </w:r>
      <w:r w:rsidR="005D0736">
        <w:rPr>
          <w:rFonts w:ascii="Times New Roman" w:hAnsi="Times New Roman" w:cs="Times New Roman"/>
          <w:color w:val="000000"/>
          <w:lang w:val="ru-RU" w:eastAsia="zh-CN"/>
        </w:rPr>
        <w:t xml:space="preserve">а 1-ом месяце уровень фиброза был выше только </w:t>
      </w:r>
      <w:r w:rsidR="002A49D3">
        <w:rPr>
          <w:rFonts w:ascii="Times New Roman" w:hAnsi="Times New Roman" w:cs="Times New Roman"/>
          <w:color w:val="000000"/>
          <w:lang w:val="ru-RU" w:eastAsia="zh-CN"/>
        </w:rPr>
        <w:t xml:space="preserve">у </w:t>
      </w:r>
      <w:r w:rsidR="005D0736">
        <w:rPr>
          <w:rFonts w:ascii="Times New Roman" w:hAnsi="Times New Roman" w:cs="Times New Roman"/>
          <w:color w:val="000000"/>
          <w:lang w:val="ru-RU" w:eastAsia="zh-CN"/>
        </w:rPr>
        <w:t xml:space="preserve">Сирийских хомячков </w:t>
      </w:r>
      <w:r w:rsidR="005D0736" w:rsidRPr="00F32B6D">
        <w:rPr>
          <w:rFonts w:ascii="Times New Roman" w:hAnsi="Times New Roman" w:cs="Times New Roman"/>
          <w:color w:val="000000"/>
          <w:lang w:val="ru-RU" w:eastAsia="zh-CN"/>
        </w:rPr>
        <w:t>(</w:t>
      </w:r>
      <w:r w:rsidR="005D0736">
        <w:rPr>
          <w:rFonts w:ascii="Times New Roman" w:hAnsi="Times New Roman" w:cs="Times New Roman"/>
          <w:color w:val="000000"/>
          <w:lang w:eastAsia="zh-CN"/>
        </w:rPr>
        <w:t>P</w:t>
      </w:r>
      <w:r w:rsidR="005D0736" w:rsidRPr="00F32B6D">
        <w:rPr>
          <w:rFonts w:ascii="Times New Roman" w:hAnsi="Times New Roman" w:cs="Times New Roman"/>
          <w:color w:val="000000"/>
          <w:lang w:val="ru-RU" w:eastAsia="zh-CN"/>
        </w:rPr>
        <w:t>=0.003)</w:t>
      </w:r>
      <w:r w:rsidR="002A49D3">
        <w:rPr>
          <w:rFonts w:ascii="Times New Roman" w:hAnsi="Times New Roman" w:cs="Times New Roman"/>
          <w:color w:val="000000"/>
          <w:lang w:val="ru-RU" w:eastAsia="zh-CN"/>
        </w:rPr>
        <w:t>,</w:t>
      </w:r>
      <w:r w:rsidR="005D0736">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о</w:t>
      </w:r>
      <w:r w:rsidR="005D0736">
        <w:rPr>
          <w:rFonts w:ascii="Times New Roman" w:hAnsi="Times New Roman" w:cs="Times New Roman"/>
          <w:color w:val="000000"/>
          <w:lang w:val="ru-RU" w:eastAsia="zh-CN"/>
        </w:rPr>
        <w:t xml:space="preserve">днако на 3-ем месяце фиброз преобладал как </w:t>
      </w:r>
      <w:r w:rsidR="002A49D3">
        <w:rPr>
          <w:rFonts w:ascii="Times New Roman" w:hAnsi="Times New Roman" w:cs="Times New Roman"/>
          <w:color w:val="000000"/>
          <w:lang w:val="ru-RU" w:eastAsia="zh-CN"/>
        </w:rPr>
        <w:t>у Сирийских хомячков (</w:t>
      </w:r>
      <w:r w:rsidR="002A49D3">
        <w:rPr>
          <w:rFonts w:ascii="Times New Roman" w:hAnsi="Times New Roman" w:cs="Times New Roman"/>
          <w:color w:val="000000"/>
          <w:lang w:eastAsia="zh-CN"/>
        </w:rPr>
        <w:t>P</w:t>
      </w:r>
      <w:r w:rsidR="002A49D3" w:rsidRPr="00444C87">
        <w:rPr>
          <w:rFonts w:ascii="Times New Roman" w:hAnsi="Times New Roman" w:cs="Times New Roman"/>
          <w:color w:val="000000"/>
          <w:lang w:val="ru-RU" w:eastAsia="zh-CN"/>
        </w:rPr>
        <w:t>=0.003</w:t>
      </w:r>
      <w:r w:rsidR="002A49D3">
        <w:rPr>
          <w:rFonts w:ascii="Times New Roman" w:hAnsi="Times New Roman" w:cs="Times New Roman"/>
          <w:color w:val="000000"/>
          <w:lang w:val="ru-RU" w:eastAsia="zh-CN"/>
        </w:rPr>
        <w:t>)</w:t>
      </w:r>
      <w:r w:rsidR="005D0736" w:rsidRP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 xml:space="preserve">так и у мышей линии </w:t>
      </w:r>
      <w:r w:rsidR="002A49D3">
        <w:rPr>
          <w:rFonts w:ascii="Times New Roman" w:hAnsi="Times New Roman" w:cs="Times New Roman"/>
          <w:color w:val="000000"/>
          <w:lang w:eastAsia="zh-CN"/>
        </w:rPr>
        <w:t>C</w:t>
      </w:r>
      <w:r w:rsidR="002A49D3" w:rsidRPr="00444C87">
        <w:rPr>
          <w:rFonts w:ascii="Times New Roman" w:hAnsi="Times New Roman" w:cs="Times New Roman"/>
          <w:color w:val="000000"/>
          <w:lang w:val="ru-RU" w:eastAsia="zh-CN"/>
        </w:rPr>
        <w:t>57</w:t>
      </w:r>
      <w:r w:rsidR="002A49D3">
        <w:rPr>
          <w:rFonts w:ascii="Times New Roman" w:hAnsi="Times New Roman" w:cs="Times New Roman"/>
          <w:color w:val="000000"/>
          <w:lang w:eastAsia="zh-CN"/>
        </w:rPr>
        <w:t>Bl</w:t>
      </w:r>
      <w:r w:rsidR="002A49D3" w:rsidRPr="00444C87">
        <w:rPr>
          <w:rFonts w:ascii="Times New Roman" w:hAnsi="Times New Roman" w:cs="Times New Roman"/>
          <w:color w:val="000000"/>
          <w:lang w:val="ru-RU" w:eastAsia="zh-CN"/>
        </w:rPr>
        <w:t>/6</w:t>
      </w:r>
      <w:r w:rsidR="002A49D3">
        <w:rPr>
          <w:rFonts w:ascii="Times New Roman" w:hAnsi="Times New Roman" w:cs="Times New Roman"/>
          <w:color w:val="000000"/>
          <w:lang w:eastAsia="zh-CN"/>
        </w:rPr>
        <w:t>j</w:t>
      </w:r>
      <w:r w:rsidR="002A49D3" w:rsidRPr="00444C87">
        <w:rPr>
          <w:rFonts w:ascii="Times New Roman" w:hAnsi="Times New Roman" w:cs="Times New Roman"/>
          <w:color w:val="000000"/>
          <w:lang w:val="ru-RU" w:eastAsia="zh-CN"/>
        </w:rPr>
        <w:t xml:space="preserve"> (</w:t>
      </w:r>
      <w:r w:rsidR="002A49D3">
        <w:rPr>
          <w:rFonts w:ascii="Times New Roman" w:hAnsi="Times New Roman" w:cs="Times New Roman"/>
          <w:color w:val="000000"/>
          <w:lang w:eastAsia="zh-CN"/>
        </w:rPr>
        <w:t>P</w:t>
      </w:r>
      <w:r w:rsidR="002A49D3" w:rsidRPr="00444C87">
        <w:rPr>
          <w:rFonts w:ascii="Times New Roman" w:hAnsi="Times New Roman" w:cs="Times New Roman"/>
          <w:color w:val="000000"/>
          <w:lang w:val="ru-RU" w:eastAsia="zh-CN"/>
        </w:rPr>
        <w:t>=0.012)</w:t>
      </w:r>
      <w:r w:rsidR="005D0736" w:rsidRPr="00F32B6D">
        <w:rPr>
          <w:rFonts w:ascii="Times New Roman" w:hAnsi="Times New Roman" w:cs="Times New Roman"/>
          <w:color w:val="000000"/>
          <w:lang w:val="ru-RU" w:eastAsia="zh-CN"/>
        </w:rPr>
        <w:t>.</w:t>
      </w:r>
    </w:p>
    <w:p w14:paraId="0A57D453" w14:textId="34C18439" w:rsidR="00E11AA3" w:rsidRPr="00E11AA3" w:rsidRDefault="00E11AA3" w:rsidP="00E11AA3">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 xml:space="preserve">PASM silver staining (figure </w:t>
      </w:r>
      <w:r>
        <w:rPr>
          <w:rFonts w:ascii="Times New Roman" w:hAnsi="Times New Roman" w:cs="Times New Roman"/>
          <w:color w:val="000000"/>
          <w:lang w:eastAsia="zh-CN"/>
        </w:rPr>
        <w:t>4C</w:t>
      </w:r>
      <w:r w:rsidRPr="001F342D">
        <w:rPr>
          <w:rFonts w:ascii="Times New Roman" w:hAnsi="Times New Roman" w:cs="Times New Roman"/>
          <w:color w:val="000000"/>
          <w:lang w:eastAsia="zh-CN"/>
        </w:rPr>
        <w:t xml:space="preserve">) was performed only in hamsters and mice, due to their susceptibility to </w:t>
      </w:r>
      <w:r w:rsidRPr="001F342D">
        <w:rPr>
          <w:rFonts w:ascii="Times New Roman" w:hAnsi="Times New Roman" w:cs="Times New Roman"/>
          <w:i/>
          <w:iCs/>
          <w:color w:val="000000"/>
          <w:lang w:eastAsia="zh-CN"/>
        </w:rPr>
        <w:t>O. felineus</w:t>
      </w:r>
      <w:r w:rsidRPr="001F342D">
        <w:rPr>
          <w:rFonts w:ascii="Times New Roman" w:hAnsi="Times New Roman" w:cs="Times New Roman"/>
          <w:color w:val="000000"/>
          <w:lang w:eastAsia="zh-CN"/>
        </w:rPr>
        <w:t xml:space="preserve"> infection. More intense staining indicated more pronounced fibrosis. The strongest silver impregnation was observed in Syrian hamsters and C57Bl/6j mice, whereas in BALB/c mice staining was less pronounced.</w:t>
      </w:r>
    </w:p>
    <w:p w14:paraId="73ECF343" w14:textId="77777777" w:rsidR="00E11AA3" w:rsidRPr="00E11AA3" w:rsidRDefault="00E11AA3" w:rsidP="009D14E9">
      <w:pPr>
        <w:spacing w:after="0" w:line="276" w:lineRule="auto"/>
        <w:jc w:val="both"/>
        <w:rPr>
          <w:rFonts w:ascii="Times New Roman" w:hAnsi="Times New Roman" w:cs="Times New Roman"/>
          <w:color w:val="000000"/>
          <w:lang w:eastAsia="zh-CN"/>
        </w:rPr>
      </w:pPr>
    </w:p>
    <w:p w14:paraId="66F86C30" w14:textId="3441FFAB" w:rsidR="009D14E9" w:rsidRPr="00711D59" w:rsidRDefault="005441BB" w:rsidP="009D14E9">
      <w:pPr>
        <w:spacing w:after="0" w:line="276" w:lineRule="auto"/>
        <w:jc w:val="both"/>
        <w:rPr>
          <w:rFonts w:ascii="Times New Roman" w:hAnsi="Times New Roman" w:cs="Times New Roman"/>
          <w:color w:val="000000"/>
          <w:lang w:eastAsia="zh-CN"/>
        </w:rPr>
      </w:pPr>
      <w:r>
        <w:rPr>
          <w:rFonts w:ascii="Times New Roman" w:hAnsi="Times New Roman" w:cs="Times New Roman"/>
          <w:noProof/>
          <w:color w:val="000000"/>
          <w:lang w:val="ru-RU" w:eastAsia="ru-RU"/>
        </w:rPr>
        <w:drawing>
          <wp:inline distT="0" distB="0" distL="0" distR="0" wp14:anchorId="2AC76105" wp14:editId="3DE1D874">
            <wp:extent cx="5760720" cy="4251960"/>
            <wp:effectExtent l="0" t="0" r="0" b="0"/>
            <wp:docPr id="2109694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37303"/>
                    <a:stretch>
                      <a:fillRect/>
                    </a:stretch>
                  </pic:blipFill>
                  <pic:spPr bwMode="auto">
                    <a:xfrm>
                      <a:off x="0" y="0"/>
                      <a:ext cx="5760720" cy="4251960"/>
                    </a:xfrm>
                    <a:prstGeom prst="rect">
                      <a:avLst/>
                    </a:prstGeom>
                    <a:noFill/>
                    <a:ln>
                      <a:noFill/>
                    </a:ln>
                    <a:extLst>
                      <a:ext uri="{53640926-AAD7-44D8-BBD7-CCE9431645EC}">
                        <a14:shadowObscured xmlns:a14="http://schemas.microsoft.com/office/drawing/2010/main"/>
                      </a:ext>
                    </a:extLst>
                  </pic:spPr>
                </pic:pic>
              </a:graphicData>
            </a:graphic>
          </wp:inline>
        </w:drawing>
      </w:r>
    </w:p>
    <w:p w14:paraId="66BD3428" w14:textId="1B69C338" w:rsidR="009D14E9" w:rsidRPr="00711D59" w:rsidRDefault="009D14E9" w:rsidP="009D14E9">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t xml:space="preserve">Figure 4. Fibrosis representation </w:t>
      </w:r>
      <w:r w:rsidR="00F32B6D">
        <w:rPr>
          <w:rFonts w:ascii="Times New Roman" w:hAnsi="Times New Roman" w:cs="Times New Roman"/>
          <w:color w:val="000000"/>
        </w:rPr>
        <w:t>during</w:t>
      </w:r>
      <w:r w:rsidR="00F32B6D" w:rsidRPr="001F342D">
        <w:rPr>
          <w:rFonts w:ascii="Times New Roman" w:hAnsi="Times New Roman" w:cs="Times New Roman"/>
          <w:color w:val="000000"/>
        </w:rPr>
        <w:t xml:space="preserve">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xml:space="preserve">, </w:t>
      </w:r>
      <w:r w:rsidRPr="001F342D">
        <w:rPr>
          <w:rFonts w:ascii="Times New Roman" w:hAnsi="Times New Roman" w:cs="Times New Roman"/>
          <w:color w:val="000000"/>
        </w:rPr>
        <w:t>#</w:t>
      </w:r>
      <w:r>
        <w:rPr>
          <w:rFonts w:ascii="Times New Roman" w:hAnsi="Times New Roman" w:cs="Times New Roman"/>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 </w:t>
      </w:r>
      <w:r>
        <w:rPr>
          <w:rFonts w:ascii="Times New Roman" w:hAnsi="Times New Roman" w:cs="Times New Roman"/>
          <w:color w:val="000000"/>
        </w:rPr>
        <w:t>T</w:t>
      </w:r>
      <w:r w:rsidRPr="001F342D">
        <w:rPr>
          <w:rFonts w:ascii="Times New Roman" w:hAnsi="Times New Roman" w:cs="Times New Roman"/>
          <w:color w:val="000000"/>
        </w:rPr>
        <w:t xml:space="preserve">hickness </w:t>
      </w:r>
      <w:r>
        <w:rPr>
          <w:rFonts w:ascii="Times New Roman" w:hAnsi="Times New Roman" w:cs="Times New Roman"/>
          <w:color w:val="000000"/>
        </w:rPr>
        <w:t>of p</w:t>
      </w:r>
      <w:r w:rsidRPr="001F342D">
        <w:rPr>
          <w:rFonts w:ascii="Times New Roman" w:hAnsi="Times New Roman" w:cs="Times New Roman"/>
          <w:color w:val="000000"/>
        </w:rPr>
        <w:t>eriductal fibrosis thickness; B Cholangiofibrosis area; C. Masson’s trichrome staining. Arrows point fibrosis; D. P.A.S.M-silver staining. Fibrosis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reveals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with</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black</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color</w:t>
      </w:r>
      <w:r w:rsidRPr="00711D59">
        <w:rPr>
          <w:rFonts w:ascii="Times New Roman" w:hAnsi="Times New Roman" w:cs="Times New Roman"/>
          <w:color w:val="000000"/>
          <w:lang w:val="ru-RU"/>
        </w:rPr>
        <w:t>.</w:t>
      </w:r>
    </w:p>
    <w:p w14:paraId="0386C2F8" w14:textId="77777777" w:rsidR="009D14E9" w:rsidRDefault="009D14E9" w:rsidP="009D14E9">
      <w:pPr>
        <w:spacing w:after="0" w:line="276" w:lineRule="auto"/>
        <w:jc w:val="both"/>
        <w:rPr>
          <w:rFonts w:ascii="Times New Roman" w:hAnsi="Times New Roman" w:cs="Times New Roman"/>
          <w:color w:val="000000"/>
          <w:lang w:val="ru-RU"/>
        </w:rPr>
      </w:pPr>
    </w:p>
    <w:p w14:paraId="5C1A401D" w14:textId="77777777" w:rsidR="007D286B" w:rsidRDefault="007D286B" w:rsidP="009D14E9">
      <w:pPr>
        <w:spacing w:after="0" w:line="276" w:lineRule="auto"/>
        <w:jc w:val="both"/>
        <w:rPr>
          <w:rFonts w:ascii="Times New Roman" w:hAnsi="Times New Roman" w:cs="Times New Roman"/>
          <w:color w:val="000000"/>
          <w:lang w:val="ru-RU"/>
        </w:rPr>
      </w:pPr>
    </w:p>
    <w:p w14:paraId="716E89DA" w14:textId="2FC144D5" w:rsidR="007D286B" w:rsidRDefault="007D286B" w:rsidP="009D14E9">
      <w:pPr>
        <w:spacing w:after="0" w:line="276" w:lineRule="auto"/>
        <w:jc w:val="both"/>
        <w:rPr>
          <w:rFonts w:ascii="Times New Roman" w:hAnsi="Times New Roman" w:cs="Times New Roman"/>
          <w:color w:val="000000"/>
          <w:lang w:val="ru-RU"/>
        </w:rPr>
      </w:pPr>
      <w:commentRangeStart w:id="293"/>
      <w:r>
        <w:rPr>
          <w:rFonts w:ascii="Times New Roman" w:hAnsi="Times New Roman" w:cs="Times New Roman"/>
          <w:color w:val="000000"/>
          <w:lang w:val="ru-RU"/>
        </w:rPr>
        <w:lastRenderedPageBreak/>
        <w:t xml:space="preserve">Помимо этого, было произведено </w:t>
      </w:r>
      <w:r>
        <w:rPr>
          <w:rFonts w:ascii="Times New Roman" w:hAnsi="Times New Roman" w:cs="Times New Roman"/>
          <w:color w:val="000000"/>
        </w:rPr>
        <w:t>whole</w:t>
      </w:r>
      <w:r w:rsidRPr="007D286B">
        <w:rPr>
          <w:rFonts w:ascii="Times New Roman" w:hAnsi="Times New Roman" w:cs="Times New Roman"/>
          <w:color w:val="000000"/>
          <w:lang w:val="ru-RU"/>
        </w:rPr>
        <w:t xml:space="preserve"> </w:t>
      </w:r>
      <w:r>
        <w:rPr>
          <w:rFonts w:ascii="Times New Roman" w:hAnsi="Times New Roman" w:cs="Times New Roman"/>
          <w:color w:val="000000"/>
        </w:rPr>
        <w:t>slide</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исследование печени у представленных четырех лабораторных животных 3</w:t>
      </w:r>
      <w:r>
        <w:rPr>
          <w:rFonts w:ascii="Times New Roman" w:hAnsi="Times New Roman" w:cs="Times New Roman"/>
          <w:color w:val="000000"/>
        </w:rPr>
        <w:t>m</w:t>
      </w:r>
      <w:r w:rsidRPr="007D286B">
        <w:rPr>
          <w:rFonts w:ascii="Times New Roman" w:hAnsi="Times New Roman" w:cs="Times New Roman"/>
          <w:color w:val="000000"/>
          <w:lang w:val="ru-RU"/>
        </w:rPr>
        <w:t>.</w:t>
      </w:r>
      <w:r>
        <w:rPr>
          <w:rFonts w:ascii="Times New Roman" w:hAnsi="Times New Roman" w:cs="Times New Roman"/>
          <w:color w:val="000000"/>
        </w:rPr>
        <w:t>p</w:t>
      </w:r>
      <w:r w:rsidRPr="007D286B">
        <w:rPr>
          <w:rFonts w:ascii="Times New Roman" w:hAnsi="Times New Roman" w:cs="Times New Roman"/>
          <w:color w:val="000000"/>
          <w:lang w:val="ru-RU"/>
        </w:rPr>
        <w:t>.</w:t>
      </w:r>
      <w:proofErr w:type="spellStart"/>
      <w:r>
        <w:rPr>
          <w:rFonts w:ascii="Times New Roman" w:hAnsi="Times New Roman" w:cs="Times New Roman"/>
          <w:color w:val="000000"/>
        </w:rPr>
        <w:t>i</w:t>
      </w:r>
      <w:proofErr w:type="spellEnd"/>
      <w:r w:rsidRPr="007D286B">
        <w:rPr>
          <w:rFonts w:ascii="Times New Roman" w:hAnsi="Times New Roman" w:cs="Times New Roman"/>
          <w:color w:val="000000"/>
          <w:lang w:val="ru-RU"/>
        </w:rPr>
        <w:t>.</w:t>
      </w:r>
      <w:r>
        <w:rPr>
          <w:rFonts w:ascii="Times New Roman" w:hAnsi="Times New Roman" w:cs="Times New Roman"/>
          <w:color w:val="000000"/>
          <w:lang w:val="ru-RU"/>
        </w:rPr>
        <w:t>, а также у человека</w:t>
      </w:r>
      <w:r w:rsidR="00337D54">
        <w:rPr>
          <w:rFonts w:ascii="Times New Roman" w:hAnsi="Times New Roman" w:cs="Times New Roman"/>
          <w:color w:val="000000"/>
          <w:lang w:val="ru-RU"/>
        </w:rPr>
        <w:t xml:space="preserve"> </w:t>
      </w:r>
      <w:r w:rsidR="00337D54" w:rsidRPr="0054453D">
        <w:rPr>
          <w:rFonts w:ascii="Times New Roman" w:hAnsi="Times New Roman" w:cs="Times New Roman"/>
          <w:color w:val="000000"/>
          <w:lang w:val="ru-RU"/>
        </w:rPr>
        <w:t>(</w:t>
      </w:r>
      <w:r w:rsidR="00337D54">
        <w:rPr>
          <w:rFonts w:ascii="Times New Roman" w:hAnsi="Times New Roman" w:cs="Times New Roman"/>
          <w:color w:val="000000"/>
        </w:rPr>
        <w:t>Figure</w:t>
      </w:r>
      <w:r w:rsidR="00337D54" w:rsidRPr="0054453D">
        <w:rPr>
          <w:rFonts w:ascii="Times New Roman" w:hAnsi="Times New Roman" w:cs="Times New Roman"/>
          <w:color w:val="000000"/>
          <w:lang w:val="ru-RU"/>
        </w:rPr>
        <w:t xml:space="preserve"> 5</w:t>
      </w:r>
      <w:r w:rsidR="00337D54">
        <w:rPr>
          <w:rFonts w:ascii="Times New Roman" w:hAnsi="Times New Roman" w:cs="Times New Roman"/>
          <w:color w:val="000000"/>
          <w:lang w:val="ru-RU"/>
        </w:rPr>
        <w:t>)</w:t>
      </w:r>
      <w:r>
        <w:rPr>
          <w:rFonts w:ascii="Times New Roman" w:hAnsi="Times New Roman" w:cs="Times New Roman"/>
          <w:color w:val="000000"/>
          <w:lang w:val="ru-RU"/>
        </w:rPr>
        <w:t xml:space="preserve">. </w:t>
      </w:r>
      <w:commentRangeEnd w:id="293"/>
      <w:r w:rsidR="00944905">
        <w:rPr>
          <w:rStyle w:val="af"/>
        </w:rPr>
        <w:commentReference w:id="293"/>
      </w:r>
      <w:r>
        <w:rPr>
          <w:rFonts w:ascii="Times New Roman" w:hAnsi="Times New Roman" w:cs="Times New Roman"/>
          <w:color w:val="000000"/>
          <w:lang w:val="ru-RU"/>
        </w:rPr>
        <w:t xml:space="preserve">У мышей линии </w:t>
      </w:r>
      <w:proofErr w:type="spellStart"/>
      <w:r>
        <w:rPr>
          <w:rFonts w:ascii="Times New Roman" w:hAnsi="Times New Roman" w:cs="Times New Roman"/>
          <w:color w:val="000000"/>
        </w:rPr>
        <w:t>Balb</w:t>
      </w:r>
      <w:proofErr w:type="spellEnd"/>
      <w:r w:rsidRPr="007D286B">
        <w:rPr>
          <w:rFonts w:ascii="Times New Roman" w:hAnsi="Times New Roman" w:cs="Times New Roman"/>
          <w:color w:val="000000"/>
          <w:lang w:val="ru-RU"/>
        </w:rPr>
        <w:t>/</w:t>
      </w:r>
      <w:r>
        <w:rPr>
          <w:rFonts w:ascii="Times New Roman" w:hAnsi="Times New Roman" w:cs="Times New Roman"/>
          <w:color w:val="000000"/>
        </w:rPr>
        <w:t>c</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были детектированы более продвинутые неопластические изменения эпителия желчных протоков, которые были аналогичны тому, что мы наблюдаем у людей после длительной хронической инфекции</w:t>
      </w:r>
      <w:r w:rsidR="009378EF">
        <w:rPr>
          <w:rFonts w:ascii="Times New Roman" w:hAnsi="Times New Roman" w:cs="Times New Roman"/>
          <w:color w:val="000000"/>
          <w:lang w:val="ru-RU"/>
        </w:rPr>
        <w:t>, однако фиброз был менее выражен.</w:t>
      </w:r>
      <w:r>
        <w:rPr>
          <w:rFonts w:ascii="Times New Roman" w:hAnsi="Times New Roman" w:cs="Times New Roman"/>
          <w:color w:val="000000"/>
          <w:lang w:val="ru-RU"/>
        </w:rPr>
        <w:t xml:space="preserve"> </w:t>
      </w:r>
      <w:r w:rsidR="009378EF">
        <w:rPr>
          <w:rFonts w:ascii="Times New Roman" w:hAnsi="Times New Roman" w:cs="Times New Roman"/>
          <w:color w:val="000000"/>
          <w:lang w:val="ru-RU"/>
        </w:rPr>
        <w:t xml:space="preserve">Изменения эпителия желчных у мышей линии </w:t>
      </w:r>
      <w:r w:rsidR="009378EF">
        <w:rPr>
          <w:rFonts w:ascii="Times New Roman" w:hAnsi="Times New Roman" w:cs="Times New Roman"/>
          <w:color w:val="000000"/>
        </w:rPr>
        <w:t>C</w:t>
      </w:r>
      <w:r w:rsidR="009378EF" w:rsidRPr="009378EF">
        <w:rPr>
          <w:rFonts w:ascii="Times New Roman" w:hAnsi="Times New Roman" w:cs="Times New Roman"/>
          <w:color w:val="000000"/>
          <w:lang w:val="ru-RU"/>
        </w:rPr>
        <w:t>57</w:t>
      </w:r>
      <w:r w:rsidR="009378EF">
        <w:rPr>
          <w:rFonts w:ascii="Times New Roman" w:hAnsi="Times New Roman" w:cs="Times New Roman"/>
          <w:color w:val="000000"/>
        </w:rPr>
        <w:t>bl</w:t>
      </w:r>
      <w:r w:rsidR="009378EF" w:rsidRPr="009378EF">
        <w:rPr>
          <w:rFonts w:ascii="Times New Roman" w:hAnsi="Times New Roman" w:cs="Times New Roman"/>
          <w:color w:val="000000"/>
          <w:lang w:val="ru-RU"/>
        </w:rPr>
        <w:t>/6</w:t>
      </w:r>
      <w:r w:rsidR="009378EF">
        <w:rPr>
          <w:rFonts w:ascii="Times New Roman" w:hAnsi="Times New Roman" w:cs="Times New Roman"/>
          <w:color w:val="000000"/>
        </w:rPr>
        <w:t>j</w:t>
      </w:r>
      <w:r w:rsidR="009378EF" w:rsidRPr="009378EF">
        <w:rPr>
          <w:rFonts w:ascii="Times New Roman" w:hAnsi="Times New Roman" w:cs="Times New Roman"/>
          <w:color w:val="000000"/>
          <w:lang w:val="ru-RU"/>
        </w:rPr>
        <w:t xml:space="preserve"> </w:t>
      </w:r>
      <w:r w:rsidR="009378EF">
        <w:rPr>
          <w:rFonts w:ascii="Times New Roman" w:hAnsi="Times New Roman" w:cs="Times New Roman"/>
          <w:color w:val="000000"/>
          <w:lang w:val="ru-RU"/>
        </w:rPr>
        <w:t>и у Сирийских хомячков изменения эпителия были сходные и отражали менее длительный период инфекции у человека (ранний хронический). Уровень фиброза был</w:t>
      </w:r>
      <w:r w:rsidR="0054453D">
        <w:rPr>
          <w:rFonts w:ascii="Times New Roman" w:hAnsi="Times New Roman" w:cs="Times New Roman"/>
          <w:color w:val="000000"/>
          <w:lang w:val="ru-RU"/>
        </w:rPr>
        <w:t xml:space="preserve"> в большей степени</w:t>
      </w:r>
      <w:r w:rsidR="009378EF">
        <w:rPr>
          <w:rFonts w:ascii="Times New Roman" w:hAnsi="Times New Roman" w:cs="Times New Roman"/>
          <w:color w:val="000000"/>
          <w:lang w:val="ru-RU"/>
        </w:rPr>
        <w:t xml:space="preserve"> сходен</w:t>
      </w:r>
      <w:r w:rsidR="0054453D" w:rsidRPr="0054453D">
        <w:rPr>
          <w:rFonts w:ascii="Times New Roman" w:hAnsi="Times New Roman" w:cs="Times New Roman"/>
          <w:color w:val="000000"/>
          <w:lang w:val="ru-RU"/>
        </w:rPr>
        <w:t xml:space="preserve"> </w:t>
      </w:r>
      <w:r w:rsidR="0054453D">
        <w:rPr>
          <w:rFonts w:ascii="Times New Roman" w:hAnsi="Times New Roman" w:cs="Times New Roman"/>
          <w:color w:val="000000"/>
          <w:lang w:val="ru-RU"/>
        </w:rPr>
        <w:t xml:space="preserve">у Сирийских хомячков </w:t>
      </w:r>
      <w:r w:rsidR="009378EF">
        <w:rPr>
          <w:rFonts w:ascii="Times New Roman" w:hAnsi="Times New Roman" w:cs="Times New Roman"/>
          <w:color w:val="000000"/>
          <w:lang w:val="ru-RU"/>
        </w:rPr>
        <w:t xml:space="preserve">и человека. </w:t>
      </w:r>
    </w:p>
    <w:p w14:paraId="339631C5" w14:textId="77777777" w:rsidR="00482D77" w:rsidRPr="009378EF" w:rsidRDefault="00482D77" w:rsidP="009D14E9">
      <w:pPr>
        <w:spacing w:after="0" w:line="276" w:lineRule="auto"/>
        <w:jc w:val="both"/>
        <w:rPr>
          <w:rFonts w:ascii="Times New Roman" w:hAnsi="Times New Roman" w:cs="Times New Roman"/>
          <w:color w:val="000000"/>
          <w:lang w:val="ru-RU"/>
        </w:rPr>
      </w:pPr>
    </w:p>
    <w:p w14:paraId="0AB5DBDB" w14:textId="44727FA1" w:rsidR="000F42BE" w:rsidRDefault="001B2082" w:rsidP="001A1852">
      <w:pPr>
        <w:spacing w:after="0" w:line="276" w:lineRule="auto"/>
        <w:jc w:val="both"/>
        <w:rPr>
          <w:rFonts w:ascii="Times New Roman" w:hAnsi="Times New Roman" w:cs="Times New Roman"/>
          <w:b/>
          <w:bCs/>
          <w:color w:val="000000"/>
          <w:lang w:val="ru-RU"/>
        </w:rPr>
      </w:pPr>
      <w:r>
        <w:rPr>
          <w:noProof/>
          <w:lang w:val="ru-RU" w:eastAsia="ru-RU"/>
        </w:rPr>
        <w:drawing>
          <wp:inline distT="0" distB="0" distL="0" distR="0" wp14:anchorId="77972245" wp14:editId="49C8FC01">
            <wp:extent cx="6009147" cy="3985260"/>
            <wp:effectExtent l="0" t="0" r="0" b="0"/>
            <wp:docPr id="6690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11458" cy="3986793"/>
                    </a:xfrm>
                    <a:prstGeom prst="rect">
                      <a:avLst/>
                    </a:prstGeom>
                    <a:noFill/>
                    <a:ln>
                      <a:noFill/>
                    </a:ln>
                  </pic:spPr>
                </pic:pic>
              </a:graphicData>
            </a:graphic>
          </wp:inline>
        </w:drawing>
      </w:r>
    </w:p>
    <w:p w14:paraId="01118C43" w14:textId="475093A8" w:rsidR="00AE360C" w:rsidRPr="007812C9" w:rsidRDefault="00E11AA3" w:rsidP="001A1852">
      <w:pPr>
        <w:spacing w:after="0" w:line="276" w:lineRule="auto"/>
        <w:jc w:val="both"/>
        <w:rPr>
          <w:rFonts w:ascii="Times New Roman" w:hAnsi="Times New Roman" w:cs="Times New Roman"/>
          <w:color w:val="000000"/>
          <w:lang w:val="ru-RU"/>
        </w:rPr>
      </w:pPr>
      <w:r w:rsidRPr="007812C9">
        <w:rPr>
          <w:rFonts w:ascii="Times New Roman" w:hAnsi="Times New Roman" w:cs="Times New Roman"/>
          <w:color w:val="000000"/>
        </w:rPr>
        <w:t xml:space="preserve">Figure 5. Whole slide images of liver tissue. </w:t>
      </w:r>
      <w:r w:rsidR="00911E59" w:rsidRPr="007812C9">
        <w:rPr>
          <w:rFonts w:ascii="Times New Roman" w:hAnsi="Times New Roman" w:cs="Times New Roman"/>
          <w:color w:val="000000"/>
          <w:lang w:val="ru-RU"/>
        </w:rPr>
        <w:t>Образцы печени экспериментальных животных окрашены по Массону на соединительную ткань. Срезы печени были сфотографированы при увеличении 100Х. В красных рамках представлен желчный проток (увеличение 200Х)</w:t>
      </w:r>
    </w:p>
    <w:p w14:paraId="171F738D" w14:textId="77777777" w:rsidR="00AE360C" w:rsidRPr="00911E59" w:rsidRDefault="00AE360C" w:rsidP="001A1852">
      <w:pPr>
        <w:spacing w:after="0" w:line="276" w:lineRule="auto"/>
        <w:jc w:val="both"/>
        <w:rPr>
          <w:rFonts w:ascii="Times New Roman" w:hAnsi="Times New Roman" w:cs="Times New Roman"/>
          <w:b/>
          <w:bCs/>
          <w:color w:val="000000"/>
          <w:lang w:val="ru-RU"/>
        </w:rPr>
      </w:pPr>
    </w:p>
    <w:p w14:paraId="3674BC76" w14:textId="2B3E28F4" w:rsidR="00EA61AB" w:rsidRPr="004011C1" w:rsidRDefault="006B4D5E" w:rsidP="0053690B">
      <w:pPr>
        <w:spacing w:after="0" w:line="276" w:lineRule="auto"/>
        <w:ind w:firstLine="567"/>
        <w:jc w:val="both"/>
        <w:rPr>
          <w:rFonts w:ascii="Times New Roman" w:hAnsi="Times New Roman" w:cs="Times New Roman"/>
          <w:b/>
          <w:bCs/>
          <w:color w:val="000000"/>
          <w:lang w:val="ru-RU"/>
        </w:rPr>
      </w:pPr>
      <w:r w:rsidRPr="006B4D5E">
        <w:rPr>
          <w:rFonts w:ascii="Times New Roman" w:hAnsi="Times New Roman" w:cs="Times New Roman"/>
          <w:b/>
          <w:bCs/>
          <w:color w:val="000000"/>
        </w:rPr>
        <w:t>Discussion</w:t>
      </w:r>
    </w:p>
    <w:p w14:paraId="491A93E8" w14:textId="4C02416C" w:rsidR="00D12E93" w:rsidRPr="00E5477F" w:rsidRDefault="00036121" w:rsidP="00D12E93">
      <w:pPr>
        <w:spacing w:after="0" w:line="276" w:lineRule="auto"/>
        <w:jc w:val="both"/>
        <w:rPr>
          <w:rFonts w:ascii="Times New Roman" w:hAnsi="Times New Roman" w:cs="Times New Roman"/>
          <w:lang w:val="ru-RU"/>
        </w:rPr>
      </w:pPr>
      <w:commentRangeStart w:id="294"/>
      <w:r w:rsidRPr="00166D23">
        <w:rPr>
          <w:rFonts w:ascii="Times New Roman" w:hAnsi="Times New Roman" w:cs="Times New Roman"/>
          <w:lang w:val="ru-RU"/>
        </w:rPr>
        <w:t xml:space="preserve">Выбор </w:t>
      </w:r>
      <w:r w:rsidR="002B43DE">
        <w:rPr>
          <w:rFonts w:ascii="Times New Roman" w:hAnsi="Times New Roman" w:cs="Times New Roman"/>
          <w:lang w:val="ru-RU"/>
        </w:rPr>
        <w:t xml:space="preserve">адекватной лабораторной модели необходим для </w:t>
      </w:r>
      <w:r w:rsidRPr="00166D23">
        <w:rPr>
          <w:rFonts w:ascii="Times New Roman" w:hAnsi="Times New Roman" w:cs="Times New Roman"/>
          <w:lang w:val="ru-RU"/>
        </w:rPr>
        <w:t>корректной интерпретации результатов</w:t>
      </w:r>
      <w:r w:rsidR="00C738C9">
        <w:rPr>
          <w:rFonts w:ascii="Times New Roman" w:hAnsi="Times New Roman" w:cs="Times New Roman"/>
          <w:lang w:val="ru-RU"/>
        </w:rPr>
        <w:t>.</w:t>
      </w:r>
      <w:r w:rsidRPr="00166D23">
        <w:rPr>
          <w:rFonts w:ascii="Times New Roman" w:hAnsi="Times New Roman" w:cs="Times New Roman"/>
          <w:lang w:val="ru-RU"/>
        </w:rPr>
        <w:t xml:space="preserve"> </w:t>
      </w:r>
      <w:commentRangeEnd w:id="294"/>
      <w:r w:rsidR="00944905">
        <w:rPr>
          <w:rStyle w:val="af"/>
        </w:rPr>
        <w:commentReference w:id="294"/>
      </w:r>
      <w:r w:rsidR="00C738C9">
        <w:rPr>
          <w:rFonts w:ascii="Times New Roman" w:hAnsi="Times New Roman" w:cs="Times New Roman"/>
          <w:lang w:val="ru-RU"/>
        </w:rPr>
        <w:t>Р</w:t>
      </w:r>
      <w:r w:rsidRPr="00166D23">
        <w:rPr>
          <w:rFonts w:ascii="Times New Roman" w:hAnsi="Times New Roman" w:cs="Times New Roman"/>
          <w:lang w:val="ru-RU"/>
        </w:rPr>
        <w:t xml:space="preserve">езистентный или частично восприимчивый вид может не воспроизводить </w:t>
      </w:r>
      <w:r w:rsidR="006A612C">
        <w:rPr>
          <w:rFonts w:ascii="Times New Roman" w:hAnsi="Times New Roman" w:cs="Times New Roman"/>
          <w:lang w:val="ru-RU"/>
        </w:rPr>
        <w:t>патогенез заболевания</w:t>
      </w:r>
      <w:r w:rsidR="00892FC6">
        <w:rPr>
          <w:rFonts w:ascii="Times New Roman" w:hAnsi="Times New Roman" w:cs="Times New Roman"/>
          <w:lang w:val="ru-RU"/>
        </w:rPr>
        <w:t xml:space="preserve"> в полной мере</w:t>
      </w:r>
      <w:r w:rsidRPr="00166D23">
        <w:rPr>
          <w:rFonts w:ascii="Times New Roman" w:hAnsi="Times New Roman" w:cs="Times New Roman"/>
          <w:lang w:val="ru-RU"/>
        </w:rPr>
        <w:t xml:space="preserve">, что </w:t>
      </w:r>
      <w:r w:rsidR="00E546BF">
        <w:rPr>
          <w:rFonts w:ascii="Times New Roman" w:hAnsi="Times New Roman" w:cs="Times New Roman"/>
          <w:lang w:val="ru-RU"/>
        </w:rPr>
        <w:t>может привести к неверным выводам</w:t>
      </w:r>
      <w:r w:rsidRPr="00166D23">
        <w:rPr>
          <w:rFonts w:ascii="Times New Roman" w:hAnsi="Times New Roman" w:cs="Times New Roman"/>
          <w:lang w:val="ru-RU"/>
        </w:rPr>
        <w:t xml:space="preserve"> </w:t>
      </w:r>
      <w:r w:rsidR="00B264A2">
        <w:rPr>
          <w:rFonts w:ascii="Times New Roman" w:hAnsi="Times New Roman" w:cs="Times New Roman"/>
          <w:lang w:val="ru-RU"/>
        </w:rPr>
        <w:t xml:space="preserve">исследования </w:t>
      </w:r>
      <w:r w:rsidRPr="00166D23">
        <w:rPr>
          <w:rFonts w:ascii="Times New Roman" w:hAnsi="Times New Roman" w:cs="Times New Roman"/>
          <w:lang w:val="ru-RU"/>
        </w:rPr>
        <w:t>(</w:t>
      </w:r>
      <w:proofErr w:type="spellStart"/>
      <w:r w:rsidRPr="00166D23">
        <w:rPr>
          <w:rFonts w:ascii="Times New Roman" w:hAnsi="Times New Roman" w:cs="Times New Roman"/>
          <w:lang w:val="ru-RU"/>
        </w:rPr>
        <w:t>Tangkawattana</w:t>
      </w:r>
      <w:proofErr w:type="spellEnd"/>
      <w:r w:rsidRPr="00166D23">
        <w:rPr>
          <w:rFonts w:ascii="Times New Roman"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hAnsi="Times New Roman" w:cs="Times New Roman"/>
          <w:lang w:val="ru-RU"/>
        </w:rPr>
        <w:t>., 2024). Эт</w:t>
      </w:r>
      <w:r w:rsidR="00167C32">
        <w:rPr>
          <w:rFonts w:ascii="Times New Roman" w:hAnsi="Times New Roman" w:cs="Times New Roman"/>
          <w:lang w:val="ru-RU"/>
        </w:rPr>
        <w:t xml:space="preserve">а проблема </w:t>
      </w:r>
      <w:r w:rsidRPr="00166D23">
        <w:rPr>
          <w:rFonts w:ascii="Times New Roman" w:hAnsi="Times New Roman" w:cs="Times New Roman"/>
          <w:lang w:val="ru-RU"/>
        </w:rPr>
        <w:t>особенно актуальн</w:t>
      </w:r>
      <w:r w:rsidR="00167C32">
        <w:rPr>
          <w:rFonts w:ascii="Times New Roman" w:hAnsi="Times New Roman" w:cs="Times New Roman"/>
          <w:lang w:val="ru-RU"/>
        </w:rPr>
        <w:t>а</w:t>
      </w:r>
      <w:r w:rsidRPr="00166D23">
        <w:rPr>
          <w:rFonts w:ascii="Times New Roman" w:hAnsi="Times New Roman" w:cs="Times New Roman"/>
          <w:lang w:val="ru-RU"/>
        </w:rPr>
        <w:t xml:space="preserve"> применительно к </w:t>
      </w:r>
      <w:r w:rsidR="00B921F5">
        <w:rPr>
          <w:rFonts w:ascii="Times New Roman" w:hAnsi="Times New Roman" w:cs="Times New Roman"/>
          <w:lang w:val="ru-RU"/>
        </w:rPr>
        <w:t>изучению</w:t>
      </w:r>
      <w:r w:rsidR="00760379">
        <w:rPr>
          <w:rFonts w:ascii="Times New Roman" w:hAnsi="Times New Roman" w:cs="Times New Roman"/>
          <w:lang w:val="ru-RU"/>
        </w:rPr>
        <w:t xml:space="preserve"> системного ответа</w:t>
      </w:r>
      <w:r w:rsidRPr="00166D23">
        <w:rPr>
          <w:rFonts w:ascii="Times New Roman" w:hAnsi="Times New Roman" w:cs="Times New Roman"/>
          <w:lang w:val="ru-RU"/>
        </w:rPr>
        <w:t xml:space="preserve"> </w:t>
      </w:r>
      <w:r w:rsidRPr="00032D9C">
        <w:rPr>
          <w:rFonts w:ascii="Times New Roman" w:hAnsi="Times New Roman" w:cs="Times New Roman"/>
          <w:i/>
          <w:iCs/>
        </w:rPr>
        <w:t>O</w:t>
      </w:r>
      <w:r w:rsidRPr="00760379">
        <w:rPr>
          <w:rFonts w:ascii="Times New Roman" w:hAnsi="Times New Roman" w:cs="Times New Roman"/>
          <w:i/>
          <w:iCs/>
          <w:lang w:val="ru-RU"/>
        </w:rPr>
        <w:t xml:space="preserve">. </w:t>
      </w:r>
      <w:r w:rsidRPr="00032D9C">
        <w:rPr>
          <w:rFonts w:ascii="Times New Roman" w:hAnsi="Times New Roman" w:cs="Times New Roman"/>
          <w:i/>
          <w:iCs/>
        </w:rPr>
        <w:t>felineus</w:t>
      </w:r>
      <w:r w:rsidR="006F61C2" w:rsidRPr="00760379">
        <w:rPr>
          <w:rFonts w:ascii="Times New Roman" w:hAnsi="Times New Roman" w:cs="Times New Roman"/>
          <w:lang w:val="ru-RU"/>
        </w:rPr>
        <w:t xml:space="preserve"> </w:t>
      </w:r>
      <w:r w:rsidR="006F61C2">
        <w:rPr>
          <w:rFonts w:ascii="Times New Roman" w:hAnsi="Times New Roman" w:cs="Times New Roman"/>
        </w:rPr>
        <w:t>infection</w:t>
      </w:r>
      <w:r w:rsidR="00E42746" w:rsidRPr="00760379">
        <w:rPr>
          <w:rFonts w:ascii="Times New Roman" w:hAnsi="Times New Roman" w:cs="Times New Roman"/>
          <w:lang w:val="ru-RU"/>
        </w:rPr>
        <w:t xml:space="preserve">, </w:t>
      </w:r>
      <w:r w:rsidR="004F5D97">
        <w:rPr>
          <w:rFonts w:ascii="Times New Roman" w:hAnsi="Times New Roman" w:cs="Times New Roman"/>
          <w:lang w:val="ru-RU"/>
        </w:rPr>
        <w:t>где</w:t>
      </w:r>
      <w:r w:rsidR="004F5D97" w:rsidRPr="00760379">
        <w:rPr>
          <w:rFonts w:ascii="Times New Roman" w:hAnsi="Times New Roman" w:cs="Times New Roman"/>
          <w:lang w:val="ru-RU"/>
        </w:rPr>
        <w:t xml:space="preserve"> </w:t>
      </w:r>
      <w:r w:rsidR="004F5D97">
        <w:rPr>
          <w:rFonts w:ascii="Times New Roman" w:hAnsi="Times New Roman" w:cs="Times New Roman"/>
          <w:lang w:val="ru-RU"/>
        </w:rPr>
        <w:t>основной</w:t>
      </w:r>
      <w:r w:rsidR="004F5D97" w:rsidRPr="00760379">
        <w:rPr>
          <w:rFonts w:ascii="Times New Roman" w:hAnsi="Times New Roman" w:cs="Times New Roman"/>
          <w:lang w:val="ru-RU"/>
        </w:rPr>
        <w:t xml:space="preserve"> </w:t>
      </w:r>
      <w:r w:rsidR="004F5D97">
        <w:rPr>
          <w:rFonts w:ascii="Times New Roman" w:hAnsi="Times New Roman" w:cs="Times New Roman"/>
        </w:rPr>
        <w:t>animal</w:t>
      </w:r>
      <w:r w:rsidR="004F5D97" w:rsidRPr="00760379">
        <w:rPr>
          <w:rFonts w:ascii="Times New Roman" w:hAnsi="Times New Roman" w:cs="Times New Roman"/>
          <w:lang w:val="ru-RU"/>
        </w:rPr>
        <w:t xml:space="preserve"> </w:t>
      </w:r>
      <w:r w:rsidR="004F5D97">
        <w:rPr>
          <w:rFonts w:ascii="Times New Roman" w:hAnsi="Times New Roman" w:cs="Times New Roman"/>
        </w:rPr>
        <w:t>model</w:t>
      </w:r>
      <w:r w:rsidR="004F5D97" w:rsidRPr="00760379">
        <w:rPr>
          <w:rFonts w:ascii="Times New Roman" w:hAnsi="Times New Roman" w:cs="Times New Roman"/>
          <w:lang w:val="ru-RU"/>
        </w:rPr>
        <w:t xml:space="preserve"> </w:t>
      </w:r>
      <w:r w:rsidR="004F5D97">
        <w:rPr>
          <w:rFonts w:ascii="Times New Roman" w:hAnsi="Times New Roman" w:cs="Times New Roman"/>
          <w:lang w:val="ru-RU"/>
        </w:rPr>
        <w:t>выступа</w:t>
      </w:r>
      <w:r w:rsidR="00032D9C">
        <w:rPr>
          <w:rFonts w:ascii="Times New Roman" w:hAnsi="Times New Roman" w:cs="Times New Roman"/>
          <w:lang w:val="ru-RU"/>
        </w:rPr>
        <w:t>е</w:t>
      </w:r>
      <w:r w:rsidR="004F5D97">
        <w:rPr>
          <w:rFonts w:ascii="Times New Roman" w:hAnsi="Times New Roman" w:cs="Times New Roman"/>
          <w:lang w:val="ru-RU"/>
        </w:rPr>
        <w:t>т</w:t>
      </w:r>
      <w:r w:rsidR="004F5D97" w:rsidRPr="00760379">
        <w:rPr>
          <w:rFonts w:ascii="Times New Roman" w:hAnsi="Times New Roman" w:cs="Times New Roman"/>
          <w:lang w:val="ru-RU"/>
        </w:rPr>
        <w:t xml:space="preserve"> </w:t>
      </w:r>
      <w:r w:rsidR="004F5D97">
        <w:rPr>
          <w:rFonts w:ascii="Times New Roman" w:hAnsi="Times New Roman" w:cs="Times New Roman"/>
        </w:rPr>
        <w:t>Syrian</w:t>
      </w:r>
      <w:r w:rsidR="004F5D97" w:rsidRPr="00760379">
        <w:rPr>
          <w:rFonts w:ascii="Times New Roman" w:hAnsi="Times New Roman" w:cs="Times New Roman"/>
          <w:lang w:val="ru-RU"/>
        </w:rPr>
        <w:t xml:space="preserve"> </w:t>
      </w:r>
      <w:r w:rsidR="004F5D97">
        <w:rPr>
          <w:rFonts w:ascii="Times New Roman" w:hAnsi="Times New Roman" w:cs="Times New Roman"/>
        </w:rPr>
        <w:t>hamsters</w:t>
      </w:r>
      <w:r w:rsidR="004F5D97" w:rsidRPr="00760379">
        <w:rPr>
          <w:rFonts w:ascii="Times New Roman" w:hAnsi="Times New Roman" w:cs="Times New Roman"/>
          <w:lang w:val="ru-RU"/>
        </w:rPr>
        <w:t xml:space="preserve"> </w:t>
      </w:r>
      <w:r w:rsidR="00D52ACE" w:rsidRPr="00D52ACE">
        <w:rPr>
          <w:rFonts w:ascii="Times New Roman" w:hAnsi="Times New Roman" w:cs="Times New Roman"/>
          <w:lang w:val="ru-RU"/>
        </w:rPr>
        <w:t>(</w:t>
      </w:r>
      <w:r w:rsidR="004F5D97">
        <w:rPr>
          <w:rFonts w:ascii="Times New Roman" w:hAnsi="Times New Roman" w:cs="Times New Roman"/>
        </w:rPr>
        <w:t>M</w:t>
      </w:r>
      <w:r w:rsidR="00D52ACE">
        <w:rPr>
          <w:rFonts w:ascii="Times New Roman" w:hAnsi="Times New Roman" w:cs="Times New Roman"/>
        </w:rPr>
        <w:t>esocricetus</w:t>
      </w:r>
      <w:r w:rsidR="004F5D97" w:rsidRPr="00760379">
        <w:rPr>
          <w:rFonts w:ascii="Times New Roman" w:hAnsi="Times New Roman" w:cs="Times New Roman"/>
          <w:lang w:val="ru-RU"/>
        </w:rPr>
        <w:t xml:space="preserve"> </w:t>
      </w:r>
      <w:r w:rsidR="004F5D97">
        <w:rPr>
          <w:rFonts w:ascii="Times New Roman" w:hAnsi="Times New Roman" w:cs="Times New Roman"/>
        </w:rPr>
        <w:t>auratus</w:t>
      </w:r>
      <w:r w:rsidR="00D52ACE" w:rsidRPr="00D52ACE">
        <w:rPr>
          <w:rFonts w:ascii="Times New Roman" w:hAnsi="Times New Roman" w:cs="Times New Roman"/>
          <w:lang w:val="ru-RU"/>
        </w:rPr>
        <w:t>)</w:t>
      </w:r>
      <w:r w:rsidR="0044716B" w:rsidRPr="00760379">
        <w:rPr>
          <w:rFonts w:ascii="Times New Roman" w:hAnsi="Times New Roman" w:cs="Times New Roman"/>
          <w:i/>
          <w:iCs/>
          <w:lang w:val="ru-RU"/>
        </w:rPr>
        <w:t>.</w:t>
      </w:r>
      <w:r w:rsidRPr="00760379">
        <w:rPr>
          <w:rFonts w:ascii="Times New Roman" w:hAnsi="Times New Roman" w:cs="Times New Roman"/>
          <w:lang w:val="ru-RU"/>
        </w:rPr>
        <w:t xml:space="preserve"> </w:t>
      </w:r>
      <w:r w:rsidR="00D12E93" w:rsidRPr="00103F0B">
        <w:rPr>
          <w:rFonts w:ascii="Times New Roman" w:hAnsi="Times New Roman" w:cs="Times New Roman"/>
          <w:lang w:val="ru-RU"/>
        </w:rPr>
        <w:t>Ранее на экспериментальной модели, а также материале от пациентов из эндемичного региона (</w:t>
      </w:r>
      <w:proofErr w:type="spellStart"/>
      <w:r w:rsidR="00D12E93" w:rsidRPr="00103F0B">
        <w:rPr>
          <w:rFonts w:ascii="Times New Roman" w:hAnsi="Times New Roman" w:cs="Times New Roman"/>
        </w:rPr>
        <w:t>Zaparina</w:t>
      </w:r>
      <w:proofErr w:type="spellEnd"/>
      <w:r w:rsidR="00D12E93" w:rsidRPr="00103F0B">
        <w:rPr>
          <w:rFonts w:ascii="Times New Roman" w:hAnsi="Times New Roman" w:cs="Times New Roman"/>
          <w:lang w:val="ru-RU"/>
        </w:rPr>
        <w:t xml:space="preserve"> </w:t>
      </w:r>
      <w:r w:rsidR="00D12E93" w:rsidRPr="00103F0B">
        <w:rPr>
          <w:rFonts w:ascii="Times New Roman" w:hAnsi="Times New Roman" w:cs="Times New Roman"/>
        </w:rPr>
        <w:t>et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al</w:t>
      </w:r>
      <w:proofErr w:type="gramStart"/>
      <w:r w:rsidR="00D12E93" w:rsidRPr="00103F0B">
        <w:rPr>
          <w:rFonts w:ascii="Times New Roman" w:hAnsi="Times New Roman" w:cs="Times New Roman"/>
          <w:lang w:val="ru-RU"/>
        </w:rPr>
        <w:t>, ;</w:t>
      </w:r>
      <w:proofErr w:type="gramEnd"/>
      <w:r w:rsidR="00D12E93" w:rsidRPr="00103F0B">
        <w:rPr>
          <w:rFonts w:ascii="Times New Roman" w:hAnsi="Times New Roman" w:cs="Times New Roman"/>
          <w:lang w:val="ru-RU"/>
        </w:rPr>
        <w:t xml:space="preserve"> </w:t>
      </w:r>
      <w:r w:rsidR="00D12E93" w:rsidRPr="00103F0B">
        <w:rPr>
          <w:rFonts w:ascii="Times New Roman" w:hAnsi="Times New Roman" w:cs="Times New Roman"/>
        </w:rPr>
        <w:t>Kapushchak</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et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al</w:t>
      </w:r>
      <w:r w:rsidR="00D12E93" w:rsidRPr="00103F0B">
        <w:rPr>
          <w:rFonts w:ascii="Times New Roman" w:hAnsi="Times New Roman" w:cs="Times New Roman"/>
          <w:lang w:val="ru-RU"/>
        </w:rPr>
        <w:t xml:space="preserve">, ; </w:t>
      </w:r>
      <w:r w:rsidR="00D12E93" w:rsidRPr="00103F0B">
        <w:rPr>
          <w:rFonts w:ascii="Times New Roman" w:hAnsi="Times New Roman" w:cs="Times New Roman"/>
        </w:rPr>
        <w:t>Kovner</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et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al</w:t>
      </w:r>
      <w:r w:rsidR="00D12E93" w:rsidRPr="00103F0B">
        <w:rPr>
          <w:rFonts w:ascii="Times New Roman" w:hAnsi="Times New Roman" w:cs="Times New Roman"/>
          <w:lang w:val="ru-RU"/>
        </w:rPr>
        <w:t xml:space="preserve">., ) </w:t>
      </w:r>
      <w:r w:rsidR="00D12E93" w:rsidRPr="00103F0B">
        <w:rPr>
          <w:rFonts w:ascii="Times New Roman" w:hAnsi="Times New Roman" w:cs="Times New Roman"/>
        </w:rPr>
        <w:t>kidney</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injury</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development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was</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detected</w:t>
      </w:r>
      <w:r w:rsidR="00D52ACE" w:rsidRPr="00D52ACE">
        <w:rPr>
          <w:rFonts w:ascii="Times New Roman" w:hAnsi="Times New Roman" w:cs="Times New Roman"/>
          <w:lang w:val="ru-RU"/>
        </w:rPr>
        <w:t xml:space="preserve"> </w:t>
      </w:r>
      <w:r w:rsidR="00D52ACE">
        <w:rPr>
          <w:rFonts w:ascii="Times New Roman" w:hAnsi="Times New Roman" w:cs="Times New Roman"/>
          <w:lang w:val="ru-RU"/>
        </w:rPr>
        <w:t xml:space="preserve">на фоне </w:t>
      </w:r>
      <w:r w:rsidR="00D52ACE" w:rsidRPr="00D52ACE">
        <w:rPr>
          <w:rFonts w:ascii="Times New Roman" w:hAnsi="Times New Roman" w:cs="Times New Roman"/>
          <w:i/>
          <w:iCs/>
        </w:rPr>
        <w:t>O</w:t>
      </w:r>
      <w:r w:rsidR="00D52ACE" w:rsidRPr="00D52ACE">
        <w:rPr>
          <w:rFonts w:ascii="Times New Roman" w:hAnsi="Times New Roman" w:cs="Times New Roman"/>
          <w:i/>
          <w:iCs/>
          <w:lang w:val="ru-RU"/>
        </w:rPr>
        <w:t xml:space="preserve">. </w:t>
      </w:r>
      <w:r w:rsidR="00D52ACE" w:rsidRPr="00D52ACE">
        <w:rPr>
          <w:rFonts w:ascii="Times New Roman" w:hAnsi="Times New Roman" w:cs="Times New Roman"/>
          <w:i/>
          <w:iCs/>
        </w:rPr>
        <w:t>felineus</w:t>
      </w:r>
      <w:r w:rsidR="00D52ACE" w:rsidRPr="00D52ACE">
        <w:rPr>
          <w:rFonts w:ascii="Times New Roman" w:hAnsi="Times New Roman" w:cs="Times New Roman"/>
          <w:lang w:val="ru-RU"/>
        </w:rPr>
        <w:t xml:space="preserve"> </w:t>
      </w:r>
      <w:r w:rsidR="00D52ACE">
        <w:rPr>
          <w:rFonts w:ascii="Times New Roman" w:hAnsi="Times New Roman" w:cs="Times New Roman"/>
          <w:lang w:val="ru-RU"/>
        </w:rPr>
        <w:t>инвазии</w:t>
      </w:r>
      <w:r w:rsidR="00D12E93" w:rsidRPr="00103F0B">
        <w:rPr>
          <w:rFonts w:ascii="Times New Roman" w:hAnsi="Times New Roman" w:cs="Times New Roman"/>
          <w:lang w:val="ru-RU"/>
        </w:rPr>
        <w:t xml:space="preserve">. В русскоязычной литературе, в том числе и в клинических рекомендациях по лечению описторхоза, указывают на развитие широко спектра синдромов, в том числе и неврологического характера. </w:t>
      </w:r>
    </w:p>
    <w:p w14:paraId="78F98EE9" w14:textId="252540C7" w:rsidR="00036121" w:rsidRPr="00166D23" w:rsidRDefault="00E94FE5" w:rsidP="00D76CBC">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Е</w:t>
      </w:r>
      <w:r w:rsidR="00241C72">
        <w:rPr>
          <w:rFonts w:ascii="Times New Roman" w:hAnsi="Times New Roman" w:cs="Times New Roman"/>
          <w:lang w:val="ru-RU"/>
        </w:rPr>
        <w:t>сли мы хотим исследовать потенциальный эффект описторхоза на</w:t>
      </w:r>
      <w:r w:rsidR="00103F0B">
        <w:rPr>
          <w:rFonts w:ascii="Times New Roman" w:hAnsi="Times New Roman" w:cs="Times New Roman"/>
          <w:lang w:val="ru-RU"/>
        </w:rPr>
        <w:t xml:space="preserve"> различные органы и системы, мы можем обнаружить, что многие методы не адаптированы под </w:t>
      </w:r>
      <w:r w:rsidR="00103F0B">
        <w:rPr>
          <w:rFonts w:ascii="Times New Roman" w:hAnsi="Times New Roman" w:cs="Times New Roman"/>
        </w:rPr>
        <w:t>M</w:t>
      </w:r>
      <w:r w:rsidR="00103F0B" w:rsidRPr="00760379">
        <w:rPr>
          <w:rFonts w:ascii="Times New Roman" w:hAnsi="Times New Roman" w:cs="Times New Roman"/>
          <w:lang w:val="ru-RU"/>
        </w:rPr>
        <w:t xml:space="preserve">. </w:t>
      </w:r>
      <w:r w:rsidR="00103F0B">
        <w:rPr>
          <w:rFonts w:ascii="Times New Roman" w:hAnsi="Times New Roman" w:cs="Times New Roman"/>
        </w:rPr>
        <w:t>auratus</w:t>
      </w:r>
      <w:r w:rsidR="00103F0B" w:rsidRPr="00760379">
        <w:rPr>
          <w:rFonts w:ascii="Times New Roman" w:hAnsi="Times New Roman" w:cs="Times New Roman"/>
          <w:i/>
          <w:iCs/>
          <w:lang w:val="ru-RU"/>
        </w:rPr>
        <w:t>.</w:t>
      </w:r>
      <w:r w:rsidR="00241C72">
        <w:rPr>
          <w:rFonts w:ascii="Times New Roman" w:hAnsi="Times New Roman" w:cs="Times New Roman"/>
          <w:lang w:val="ru-RU"/>
        </w:rPr>
        <w:t xml:space="preserve"> </w:t>
      </w:r>
      <w:r w:rsidR="00103F0B">
        <w:rPr>
          <w:rFonts w:ascii="Times New Roman" w:hAnsi="Times New Roman" w:cs="Times New Roman"/>
          <w:lang w:val="ru-RU"/>
        </w:rPr>
        <w:lastRenderedPageBreak/>
        <w:t xml:space="preserve">Например, существует множество методов для оценки </w:t>
      </w:r>
      <w:r w:rsidR="00DE3C0A">
        <w:rPr>
          <w:rFonts w:ascii="Times New Roman" w:hAnsi="Times New Roman" w:cs="Times New Roman"/>
          <w:lang w:val="ru-RU"/>
        </w:rPr>
        <w:t>функционально</w:t>
      </w:r>
      <w:r w:rsidR="00103F0B">
        <w:rPr>
          <w:rFonts w:ascii="Times New Roman" w:hAnsi="Times New Roman" w:cs="Times New Roman"/>
          <w:lang w:val="ru-RU"/>
        </w:rPr>
        <w:t>го</w:t>
      </w:r>
      <w:r w:rsidR="00DE3C0A">
        <w:rPr>
          <w:rFonts w:ascii="Times New Roman" w:hAnsi="Times New Roman" w:cs="Times New Roman"/>
          <w:lang w:val="ru-RU"/>
        </w:rPr>
        <w:t xml:space="preserve"> состояни</w:t>
      </w:r>
      <w:r w:rsidR="00103F0B">
        <w:rPr>
          <w:rFonts w:ascii="Times New Roman" w:hAnsi="Times New Roman" w:cs="Times New Roman"/>
          <w:lang w:val="ru-RU"/>
        </w:rPr>
        <w:t>я</w:t>
      </w:r>
      <w:r w:rsidR="00DE3C0A">
        <w:rPr>
          <w:rFonts w:ascii="Times New Roman" w:hAnsi="Times New Roman" w:cs="Times New Roman"/>
          <w:lang w:val="ru-RU"/>
        </w:rPr>
        <w:t xml:space="preserve"> нервной систе</w:t>
      </w:r>
      <w:r w:rsidR="00FB42C4">
        <w:rPr>
          <w:rFonts w:ascii="Times New Roman" w:hAnsi="Times New Roman" w:cs="Times New Roman"/>
          <w:lang w:val="ru-RU"/>
        </w:rPr>
        <w:t>мы</w:t>
      </w:r>
      <w:r w:rsidR="00DE3C0A">
        <w:rPr>
          <w:rFonts w:ascii="Times New Roman" w:hAnsi="Times New Roman" w:cs="Times New Roman"/>
          <w:lang w:val="ru-RU"/>
        </w:rPr>
        <w:t xml:space="preserve"> </w:t>
      </w:r>
      <w:r w:rsidR="00103F0B">
        <w:rPr>
          <w:rFonts w:ascii="Times New Roman" w:hAnsi="Times New Roman" w:cs="Times New Roman"/>
          <w:lang w:val="ru-RU"/>
        </w:rPr>
        <w:t>у лабораторных животных</w:t>
      </w:r>
      <w:r w:rsidR="00FB42C4">
        <w:rPr>
          <w:rFonts w:ascii="Times New Roman" w:hAnsi="Times New Roman" w:cs="Times New Roman"/>
          <w:lang w:val="ru-RU"/>
        </w:rPr>
        <w:t>,</w:t>
      </w:r>
      <w:r w:rsidR="001D5237">
        <w:rPr>
          <w:rFonts w:ascii="Times New Roman" w:hAnsi="Times New Roman" w:cs="Times New Roman"/>
          <w:lang w:val="ru-RU"/>
        </w:rPr>
        <w:t xml:space="preserve"> </w:t>
      </w:r>
      <w:r w:rsidR="00103F0B">
        <w:rPr>
          <w:rFonts w:ascii="Times New Roman" w:hAnsi="Times New Roman" w:cs="Times New Roman"/>
          <w:lang w:val="ru-RU"/>
        </w:rPr>
        <w:t xml:space="preserve">однако </w:t>
      </w:r>
      <w:r w:rsidR="00AB2E68">
        <w:rPr>
          <w:rFonts w:ascii="Times New Roman" w:hAnsi="Times New Roman" w:cs="Times New Roman"/>
          <w:lang w:val="ru-RU"/>
        </w:rPr>
        <w:t xml:space="preserve">большинство </w:t>
      </w:r>
      <w:r w:rsidR="00103F0B">
        <w:rPr>
          <w:rFonts w:ascii="Times New Roman" w:hAnsi="Times New Roman" w:cs="Times New Roman"/>
          <w:lang w:val="ru-RU"/>
        </w:rPr>
        <w:t xml:space="preserve">из них </w:t>
      </w:r>
      <w:r w:rsidR="00AB2E68">
        <w:rPr>
          <w:rFonts w:ascii="Times New Roman" w:hAnsi="Times New Roman" w:cs="Times New Roman"/>
          <w:lang w:val="ru-RU"/>
        </w:rPr>
        <w:t>разработаны для мышей и крыс</w:t>
      </w:r>
      <w:r w:rsidR="0039717B">
        <w:rPr>
          <w:rFonts w:ascii="Times New Roman" w:hAnsi="Times New Roman" w:cs="Times New Roman"/>
          <w:lang w:val="ru-RU"/>
        </w:rPr>
        <w:t>.</w:t>
      </w:r>
      <w:r w:rsidR="00AB2D8C" w:rsidRPr="00AB2D8C">
        <w:rPr>
          <w:rFonts w:ascii="Times New Roman" w:hAnsi="Times New Roman" w:cs="Times New Roman"/>
          <w:lang w:val="ru-RU"/>
        </w:rPr>
        <w:t xml:space="preserve"> </w:t>
      </w:r>
      <w:r>
        <w:rPr>
          <w:rFonts w:ascii="Times New Roman" w:hAnsi="Times New Roman" w:cs="Times New Roman"/>
          <w:lang w:val="ru-RU"/>
        </w:rPr>
        <w:t>Для исследования м</w:t>
      </w:r>
      <w:r w:rsidR="00AB2D8C">
        <w:rPr>
          <w:rFonts w:ascii="Times New Roman" w:hAnsi="Times New Roman" w:cs="Times New Roman"/>
          <w:lang w:val="ru-RU"/>
        </w:rPr>
        <w:t>етаболическ</w:t>
      </w:r>
      <w:r>
        <w:rPr>
          <w:rFonts w:ascii="Times New Roman" w:hAnsi="Times New Roman" w:cs="Times New Roman"/>
          <w:lang w:val="ru-RU"/>
        </w:rPr>
        <w:t>ого</w:t>
      </w:r>
      <w:r w:rsidR="00AB2D8C" w:rsidRPr="00711D59">
        <w:rPr>
          <w:rFonts w:ascii="Times New Roman" w:hAnsi="Times New Roman" w:cs="Times New Roman"/>
          <w:lang w:val="ru-RU"/>
        </w:rPr>
        <w:t xml:space="preserve"> </w:t>
      </w:r>
      <w:r w:rsidR="00AB2D8C">
        <w:rPr>
          <w:rFonts w:ascii="Times New Roman" w:hAnsi="Times New Roman" w:cs="Times New Roman"/>
          <w:lang w:val="ru-RU"/>
        </w:rPr>
        <w:t>синдром</w:t>
      </w:r>
      <w:r>
        <w:rPr>
          <w:rFonts w:ascii="Times New Roman" w:hAnsi="Times New Roman" w:cs="Times New Roman"/>
          <w:lang w:val="ru-RU"/>
        </w:rPr>
        <w:t>а</w:t>
      </w:r>
      <w:r w:rsidR="00AB2D8C" w:rsidRPr="00711D59">
        <w:rPr>
          <w:rFonts w:ascii="Times New Roman" w:hAnsi="Times New Roman" w:cs="Times New Roman"/>
          <w:lang w:val="ru-RU"/>
        </w:rPr>
        <w:t xml:space="preserve"> </w:t>
      </w:r>
      <w:r w:rsidR="00AB2D8C">
        <w:rPr>
          <w:rFonts w:ascii="Times New Roman" w:hAnsi="Times New Roman" w:cs="Times New Roman"/>
          <w:lang w:val="ru-RU"/>
        </w:rPr>
        <w:t>и</w:t>
      </w:r>
      <w:r w:rsidR="00AB2D8C" w:rsidRPr="00711D59">
        <w:rPr>
          <w:rFonts w:ascii="Times New Roman" w:hAnsi="Times New Roman" w:cs="Times New Roman"/>
          <w:lang w:val="ru-RU"/>
        </w:rPr>
        <w:t xml:space="preserve"> </w:t>
      </w:r>
      <w:r w:rsidR="00AB2D8C">
        <w:rPr>
          <w:rFonts w:ascii="Times New Roman" w:hAnsi="Times New Roman" w:cs="Times New Roman"/>
          <w:lang w:val="ru-RU"/>
        </w:rPr>
        <w:t>диабет</w:t>
      </w:r>
      <w:r>
        <w:rPr>
          <w:rFonts w:ascii="Times New Roman" w:hAnsi="Times New Roman" w:cs="Times New Roman"/>
          <w:lang w:val="ru-RU"/>
        </w:rPr>
        <w:t xml:space="preserve">а также преимущественно используют мышиные модели. </w:t>
      </w:r>
      <w:r w:rsidRPr="001F342D">
        <w:rPr>
          <w:rFonts w:ascii="Times New Roman" w:hAnsi="Times New Roman" w:cs="Times New Roman"/>
          <w:color w:val="000000"/>
        </w:rPr>
        <w:t>Coronavirus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disease</w:t>
      </w:r>
      <w:r w:rsidRPr="00E94FE5">
        <w:rPr>
          <w:rFonts w:ascii="Times New Roman" w:hAnsi="Times New Roman" w:cs="Times New Roman"/>
          <w:color w:val="000000"/>
          <w:lang w:val="ru-RU"/>
        </w:rPr>
        <w:t xml:space="preserve">-19 </w:t>
      </w:r>
      <w:r w:rsidRPr="001F342D">
        <w:rPr>
          <w:rFonts w:ascii="Times New Roman" w:hAnsi="Times New Roman" w:cs="Times New Roman"/>
          <w:color w:val="000000"/>
        </w:rPr>
        <w:t>pushed</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hamster</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modeling</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to</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the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forefront</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due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to</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its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advantages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over</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mice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in</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recapitulating</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human</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pathology</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and</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transmission</w:t>
      </w:r>
      <w:r w:rsidRPr="00E94FE5">
        <w:rPr>
          <w:rFonts w:ascii="Times New Roman" w:hAnsi="Times New Roman" w:cs="Times New Roman"/>
          <w:color w:val="000000"/>
          <w:lang w:val="ru-RU"/>
        </w:rPr>
        <w:t xml:space="preserve"> (</w:t>
      </w:r>
      <w:r w:rsidRPr="001F342D">
        <w:rPr>
          <w:rFonts w:ascii="Times New Roman" w:hAnsi="Times New Roman" w:cs="Times New Roman"/>
        </w:rPr>
        <w:t>Reyna</w:t>
      </w:r>
      <w:r w:rsidRPr="00E94FE5">
        <w:rPr>
          <w:rFonts w:ascii="Times New Roman" w:hAnsi="Times New Roman" w:cs="Times New Roman"/>
          <w:lang w:val="ru-RU"/>
        </w:rPr>
        <w:t xml:space="preserve"> </w:t>
      </w:r>
      <w:r w:rsidRPr="001F342D">
        <w:rPr>
          <w:rFonts w:ascii="Times New Roman" w:hAnsi="Times New Roman" w:cs="Times New Roman"/>
        </w:rPr>
        <w:t>et</w:t>
      </w:r>
      <w:r w:rsidRPr="00E94FE5">
        <w:rPr>
          <w:rFonts w:ascii="Times New Roman" w:hAnsi="Times New Roman" w:cs="Times New Roman"/>
          <w:lang w:val="ru-RU"/>
        </w:rPr>
        <w:t xml:space="preserve"> </w:t>
      </w:r>
      <w:r w:rsidRPr="001F342D">
        <w:rPr>
          <w:rFonts w:ascii="Times New Roman" w:hAnsi="Times New Roman" w:cs="Times New Roman"/>
        </w:rPr>
        <w:t>al</w:t>
      </w:r>
      <w:r w:rsidRPr="00E94FE5">
        <w:rPr>
          <w:rFonts w:ascii="Times New Roman" w:hAnsi="Times New Roman" w:cs="Times New Roman"/>
          <w:lang w:val="ru-RU"/>
        </w:rPr>
        <w:t>., 2025</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однако</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на</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данный</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момент</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мыши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крысы</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остаются</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основными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лабораторными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животными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для изучения различных заболеваний</w:t>
      </w:r>
      <w:r w:rsidRPr="00E94FE5">
        <w:rPr>
          <w:rFonts w:ascii="Times New Roman" w:hAnsi="Times New Roman" w:cs="Times New Roman"/>
          <w:color w:val="000000"/>
          <w:lang w:val="ru-RU"/>
        </w:rPr>
        <w:t>.</w:t>
      </w:r>
      <w:r>
        <w:rPr>
          <w:rFonts w:ascii="Times New Roman" w:hAnsi="Times New Roman" w:cs="Times New Roman"/>
          <w:color w:val="000000"/>
          <w:lang w:val="ru-RU"/>
        </w:rPr>
        <w:t xml:space="preserve"> Одна из причин</w:t>
      </w:r>
      <w:r w:rsidR="00DB44DE">
        <w:rPr>
          <w:rFonts w:ascii="Times New Roman" w:hAnsi="Times New Roman" w:cs="Times New Roman"/>
          <w:color w:val="000000"/>
          <w:lang w:val="ru-RU"/>
        </w:rPr>
        <w:t xml:space="preserve">, из-за которых исследователи отдают предпочтение крысам и мышам заключается в том, что </w:t>
      </w:r>
      <w:r w:rsidR="00DB44DE">
        <w:rPr>
          <w:rFonts w:ascii="Times New Roman" w:hAnsi="Times New Roman" w:cs="Times New Roman"/>
          <w:lang w:val="ru-RU"/>
        </w:rPr>
        <w:t>с</w:t>
      </w:r>
      <w:r w:rsidR="00630DBE">
        <w:rPr>
          <w:rFonts w:ascii="Times New Roman" w:hAnsi="Times New Roman" w:cs="Times New Roman"/>
          <w:lang w:val="ru-RU"/>
        </w:rPr>
        <w:t xml:space="preserve">уществует множество коммерчески доступных </w:t>
      </w:r>
      <w:r w:rsidR="00630DBE" w:rsidRPr="001F342D">
        <w:rPr>
          <w:rFonts w:ascii="Times New Roman" w:hAnsi="Times New Roman" w:cs="Times New Roman"/>
          <w:color w:val="000000"/>
        </w:rPr>
        <w:t>transgenic</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and</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knock</w:t>
      </w:r>
      <w:r w:rsidR="00630DBE" w:rsidRPr="00630DBE">
        <w:rPr>
          <w:rFonts w:ascii="Times New Roman" w:hAnsi="Times New Roman" w:cs="Times New Roman"/>
          <w:color w:val="000000"/>
          <w:lang w:val="ru-RU"/>
        </w:rPr>
        <w:t>-</w:t>
      </w:r>
      <w:r w:rsidR="00630DBE" w:rsidRPr="001F342D">
        <w:rPr>
          <w:rFonts w:ascii="Times New Roman" w:hAnsi="Times New Roman" w:cs="Times New Roman"/>
          <w:color w:val="000000"/>
        </w:rPr>
        <w:t>out</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mouse</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strains</w:t>
      </w:r>
      <w:r w:rsidR="00630DBE" w:rsidRPr="00630DBE">
        <w:rPr>
          <w:rFonts w:ascii="Times New Roman" w:hAnsi="Times New Roman" w:cs="Times New Roman"/>
          <w:color w:val="000000"/>
          <w:lang w:val="ru-RU"/>
        </w:rPr>
        <w:t xml:space="preserve"> </w:t>
      </w:r>
      <w:r w:rsidR="00630DBE">
        <w:rPr>
          <w:rFonts w:ascii="Times New Roman" w:hAnsi="Times New Roman" w:cs="Times New Roman"/>
          <w:color w:val="000000"/>
          <w:lang w:val="ru-RU"/>
        </w:rPr>
        <w:t>для исследования различных патологий</w:t>
      </w:r>
      <w:r w:rsidR="00DB44DE">
        <w:rPr>
          <w:rFonts w:ascii="Times New Roman" w:hAnsi="Times New Roman" w:cs="Times New Roman"/>
          <w:color w:val="000000"/>
          <w:lang w:val="ru-RU"/>
        </w:rPr>
        <w:t>, как в их изолированном проявлении, так и в комбинации с другими заболеваниями.</w:t>
      </w:r>
      <w:r w:rsidR="00630DBE">
        <w:rPr>
          <w:rFonts w:ascii="Times New Roman" w:hAnsi="Times New Roman" w:cs="Times New Roman"/>
          <w:color w:val="000000"/>
          <w:lang w:val="ru-RU"/>
        </w:rPr>
        <w:t xml:space="preserve"> </w:t>
      </w:r>
      <w:r w:rsidR="00630DBE" w:rsidRPr="00630DBE">
        <w:rPr>
          <w:rFonts w:ascii="Times New Roman" w:hAnsi="Times New Roman" w:cs="Times New Roman"/>
          <w:color w:val="000000"/>
          <w:lang w:val="ru-RU"/>
        </w:rPr>
        <w:t>(</w:t>
      </w:r>
      <w:r w:rsidR="00630DBE" w:rsidRPr="001F342D">
        <w:rPr>
          <w:rFonts w:ascii="Times New Roman" w:hAnsi="Times New Roman" w:cs="Times New Roman"/>
        </w:rPr>
        <w:t>Wong</w:t>
      </w:r>
      <w:r w:rsidR="00630DBE" w:rsidRPr="00630DBE">
        <w:rPr>
          <w:rFonts w:ascii="Times New Roman" w:hAnsi="Times New Roman" w:cs="Times New Roman"/>
          <w:lang w:val="ru-RU"/>
        </w:rPr>
        <w:t xml:space="preserve"> </w:t>
      </w:r>
      <w:r w:rsidR="00630DBE" w:rsidRPr="001F342D">
        <w:rPr>
          <w:rFonts w:ascii="Times New Roman" w:hAnsi="Times New Roman" w:cs="Times New Roman"/>
        </w:rPr>
        <w:t>et</w:t>
      </w:r>
      <w:r w:rsidR="00630DBE" w:rsidRPr="00630DBE">
        <w:rPr>
          <w:rFonts w:ascii="Times New Roman" w:hAnsi="Times New Roman" w:cs="Times New Roman"/>
          <w:lang w:val="ru-RU"/>
        </w:rPr>
        <w:t xml:space="preserve"> </w:t>
      </w:r>
      <w:r w:rsidR="00630DBE" w:rsidRPr="001F342D">
        <w:rPr>
          <w:rFonts w:ascii="Times New Roman" w:hAnsi="Times New Roman" w:cs="Times New Roman"/>
        </w:rPr>
        <w:t>al</w:t>
      </w:r>
      <w:r w:rsidR="00630DBE" w:rsidRPr="00630DBE">
        <w:rPr>
          <w:rFonts w:ascii="Times New Roman" w:hAnsi="Times New Roman" w:cs="Times New Roman"/>
          <w:lang w:val="ru-RU"/>
        </w:rPr>
        <w:t>., 2016</w:t>
      </w:r>
      <w:r w:rsidR="00630DBE" w:rsidRPr="00630DBE">
        <w:rPr>
          <w:rFonts w:ascii="Times New Roman" w:hAnsi="Times New Roman" w:cs="Times New Roman"/>
          <w:color w:val="000000"/>
          <w:lang w:val="ru-RU"/>
        </w:rPr>
        <w:t>)</w:t>
      </w:r>
      <w:r w:rsidR="003F71F0">
        <w:rPr>
          <w:rFonts w:ascii="Times New Roman" w:hAnsi="Times New Roman" w:cs="Times New Roman"/>
          <w:color w:val="000000"/>
          <w:lang w:val="ru-RU"/>
        </w:rPr>
        <w:t xml:space="preserve">. </w:t>
      </w:r>
      <w:r w:rsidR="0039717B">
        <w:rPr>
          <w:rFonts w:ascii="Times New Roman" w:hAnsi="Times New Roman" w:cs="Times New Roman"/>
          <w:lang w:val="ru-RU"/>
        </w:rPr>
        <w:t xml:space="preserve">Некоторые методы можно адаптировать под </w:t>
      </w:r>
      <w:r w:rsidR="0039717B">
        <w:rPr>
          <w:rFonts w:ascii="Times New Roman" w:hAnsi="Times New Roman" w:cs="Times New Roman"/>
        </w:rPr>
        <w:t>M</w:t>
      </w:r>
      <w:r w:rsidR="0039717B" w:rsidRPr="0039717B">
        <w:rPr>
          <w:rFonts w:ascii="Times New Roman" w:hAnsi="Times New Roman" w:cs="Times New Roman"/>
          <w:lang w:val="ru-RU"/>
        </w:rPr>
        <w:t xml:space="preserve">. </w:t>
      </w:r>
      <w:proofErr w:type="gramStart"/>
      <w:r w:rsidR="0039717B">
        <w:rPr>
          <w:rFonts w:ascii="Times New Roman" w:hAnsi="Times New Roman" w:cs="Times New Roman"/>
        </w:rPr>
        <w:t>auratus</w:t>
      </w:r>
      <w:proofErr w:type="gramEnd"/>
      <w:r w:rsidR="0039717B">
        <w:rPr>
          <w:rFonts w:ascii="Times New Roman" w:hAnsi="Times New Roman" w:cs="Times New Roman"/>
          <w:lang w:val="ru-RU"/>
        </w:rPr>
        <w:t xml:space="preserve"> однако это может </w:t>
      </w:r>
      <w:r w:rsidR="00C70844">
        <w:rPr>
          <w:rFonts w:ascii="Times New Roman" w:hAnsi="Times New Roman" w:cs="Times New Roman"/>
          <w:lang w:val="ru-RU"/>
        </w:rPr>
        <w:t>снижа</w:t>
      </w:r>
      <w:r w:rsidR="00DB44DE">
        <w:rPr>
          <w:rFonts w:ascii="Times New Roman" w:hAnsi="Times New Roman" w:cs="Times New Roman"/>
          <w:lang w:val="ru-RU"/>
        </w:rPr>
        <w:t>ть</w:t>
      </w:r>
      <w:r w:rsidR="00C70844">
        <w:rPr>
          <w:rFonts w:ascii="Times New Roman" w:hAnsi="Times New Roman" w:cs="Times New Roman"/>
          <w:lang w:val="ru-RU"/>
        </w:rPr>
        <w:t xml:space="preserve"> потенциал </w:t>
      </w:r>
      <w:r w:rsidR="00D274D0">
        <w:rPr>
          <w:rFonts w:ascii="Times New Roman" w:hAnsi="Times New Roman" w:cs="Times New Roman"/>
          <w:lang w:val="ru-RU"/>
        </w:rPr>
        <w:t>сравнения полученны</w:t>
      </w:r>
      <w:r w:rsidR="009016B9">
        <w:rPr>
          <w:rFonts w:ascii="Times New Roman" w:hAnsi="Times New Roman" w:cs="Times New Roman"/>
          <w:lang w:val="ru-RU"/>
        </w:rPr>
        <w:t>х</w:t>
      </w:r>
      <w:r w:rsidR="00D274D0">
        <w:rPr>
          <w:rFonts w:ascii="Times New Roman" w:hAnsi="Times New Roman" w:cs="Times New Roman"/>
          <w:lang w:val="ru-RU"/>
        </w:rPr>
        <w:t xml:space="preserve"> результатов с литературными данными. </w:t>
      </w:r>
      <w:r w:rsidR="00036121" w:rsidRPr="00166D23">
        <w:rPr>
          <w:rFonts w:ascii="Times New Roman" w:hAnsi="Times New Roman" w:cs="Times New Roman"/>
          <w:lang w:val="ru-RU"/>
        </w:rPr>
        <w:t xml:space="preserve">В этом контексте выбор </w:t>
      </w:r>
      <w:r w:rsidR="00E91998">
        <w:rPr>
          <w:rFonts w:ascii="Times New Roman" w:hAnsi="Times New Roman" w:cs="Times New Roman"/>
          <w:lang w:val="ru-RU"/>
        </w:rPr>
        <w:t>оптимальной</w:t>
      </w:r>
      <w:r w:rsidR="00036121" w:rsidRPr="00166D23">
        <w:rPr>
          <w:rFonts w:ascii="Times New Roman" w:hAnsi="Times New Roman" w:cs="Times New Roman"/>
          <w:lang w:val="ru-RU"/>
        </w:rPr>
        <w:t xml:space="preserve"> экспериментальной модели представляется принципиально важным для корректного изучения патогенеза</w:t>
      </w:r>
      <w:r w:rsidR="00DB44DE">
        <w:rPr>
          <w:rFonts w:ascii="Times New Roman" w:hAnsi="Times New Roman" w:cs="Times New Roman"/>
          <w:lang w:val="ru-RU"/>
        </w:rPr>
        <w:t xml:space="preserve"> различных заболеваний, в том числе</w:t>
      </w:r>
      <w:r w:rsidR="00036121" w:rsidRPr="00166D23">
        <w:rPr>
          <w:rFonts w:ascii="Times New Roman" w:hAnsi="Times New Roman" w:cs="Times New Roman"/>
          <w:lang w:val="ru-RU"/>
        </w:rPr>
        <w:t xml:space="preserve"> </w:t>
      </w:r>
      <w:r w:rsidR="009016B9">
        <w:rPr>
          <w:rFonts w:ascii="Times New Roman" w:hAnsi="Times New Roman" w:cs="Times New Roman"/>
          <w:lang w:val="ru-RU"/>
        </w:rPr>
        <w:t>описторхоза</w:t>
      </w:r>
      <w:r w:rsidR="00036121" w:rsidRPr="00166D23">
        <w:rPr>
          <w:rFonts w:ascii="Times New Roman" w:hAnsi="Times New Roman" w:cs="Times New Roman"/>
          <w:lang w:val="ru-RU"/>
        </w:rPr>
        <w:t>.</w:t>
      </w:r>
    </w:p>
    <w:p w14:paraId="0B8A34A1" w14:textId="4E61412B" w:rsidR="00C532C6" w:rsidRDefault="00400B61"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rPr>
        <w:t>As</w:t>
      </w:r>
      <w:r w:rsidRPr="00166D23">
        <w:rPr>
          <w:rFonts w:ascii="Times New Roman" w:hAnsi="Times New Roman" w:cs="Times New Roman"/>
          <w:lang w:val="ru-RU"/>
        </w:rPr>
        <w:t xml:space="preserve"> </w:t>
      </w:r>
      <w:r w:rsidRPr="00166D23">
        <w:rPr>
          <w:rFonts w:ascii="Times New Roman" w:hAnsi="Times New Roman" w:cs="Times New Roman"/>
        </w:rPr>
        <w:t>expected</w:t>
      </w:r>
      <w:r w:rsidRPr="00166D23">
        <w:rPr>
          <w:rFonts w:ascii="Times New Roman" w:hAnsi="Times New Roman" w:cs="Times New Roman"/>
          <w:lang w:val="ru-RU"/>
        </w:rPr>
        <w:t xml:space="preserve"> сирийские хомячки </w:t>
      </w:r>
      <w:r>
        <w:rPr>
          <w:rFonts w:ascii="Times New Roman" w:hAnsi="Times New Roman" w:cs="Times New Roman"/>
          <w:lang w:val="ru-RU"/>
        </w:rPr>
        <w:t>имели наиболее выраженные проявления</w:t>
      </w:r>
      <w:r w:rsidRPr="00166D23">
        <w:rPr>
          <w:rFonts w:ascii="Times New Roman" w:hAnsi="Times New Roman" w:cs="Times New Roman"/>
          <w:lang w:val="ru-RU"/>
        </w:rPr>
        <w:t xml:space="preserve"> инвазии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sidRPr="00166D23">
        <w:rPr>
          <w:rFonts w:ascii="Times New Roman" w:hAnsi="Times New Roman" w:cs="Times New Roman"/>
          <w:lang w:val="ru-RU"/>
        </w:rPr>
        <w:t xml:space="preserve"> – воспаление, фиброз, а также показатели АЛТ и АСТ у них достига</w:t>
      </w:r>
      <w:r>
        <w:rPr>
          <w:rFonts w:ascii="Times New Roman" w:hAnsi="Times New Roman" w:cs="Times New Roman"/>
          <w:lang w:val="ru-RU"/>
        </w:rPr>
        <w:t>ли</w:t>
      </w:r>
      <w:r w:rsidRPr="00166D23">
        <w:rPr>
          <w:rFonts w:ascii="Times New Roman" w:hAnsi="Times New Roman" w:cs="Times New Roman"/>
          <w:lang w:val="ru-RU"/>
        </w:rPr>
        <w:t xml:space="preserve"> наибольших значений</w:t>
      </w:r>
      <w:r>
        <w:rPr>
          <w:rFonts w:ascii="Times New Roman" w:hAnsi="Times New Roman" w:cs="Times New Roman"/>
          <w:lang w:val="ru-RU"/>
        </w:rPr>
        <w:t>. Это</w:t>
      </w:r>
      <w:r w:rsidRPr="00166D23">
        <w:rPr>
          <w:rFonts w:ascii="Times New Roman" w:hAnsi="Times New Roman" w:cs="Times New Roman"/>
          <w:lang w:val="ru-RU"/>
        </w:rPr>
        <w:t xml:space="preserve"> согласуются с </w:t>
      </w:r>
      <w:r>
        <w:rPr>
          <w:rFonts w:ascii="Times New Roman" w:hAnsi="Times New Roman" w:cs="Times New Roman"/>
          <w:lang w:val="ru-RU"/>
        </w:rPr>
        <w:t>изменениями, характерными для</w:t>
      </w:r>
      <w:r w:rsidRPr="00166D23">
        <w:rPr>
          <w:rFonts w:ascii="Times New Roman" w:hAnsi="Times New Roman" w:cs="Times New Roman"/>
          <w:lang w:val="ru-RU"/>
        </w:rPr>
        <w:t xml:space="preserve"> людей, с хронической формой </w:t>
      </w:r>
      <w:r w:rsidRPr="00166D23">
        <w:rPr>
          <w:rFonts w:ascii="Times New Roman" w:hAnsi="Times New Roman" w:cs="Times New Roman"/>
          <w:i/>
          <w:iCs/>
        </w:rPr>
        <w:t>O</w:t>
      </w:r>
      <w:r w:rsidRPr="00166D23">
        <w:rPr>
          <w:rFonts w:ascii="Times New Roman" w:hAnsi="Times New Roman" w:cs="Times New Roman"/>
          <w:i/>
          <w:iCs/>
          <w:lang w:val="ru-RU"/>
        </w:rPr>
        <w:t xml:space="preserve">. </w:t>
      </w:r>
      <w:r w:rsidRPr="00166D23">
        <w:rPr>
          <w:rFonts w:ascii="Times New Roman" w:hAnsi="Times New Roman" w:cs="Times New Roman"/>
          <w:i/>
          <w:iCs/>
        </w:rPr>
        <w:t>felineus</w:t>
      </w:r>
      <w:r w:rsidRPr="00166D23">
        <w:rPr>
          <w:rFonts w:ascii="Times New Roman" w:hAnsi="Times New Roman" w:cs="Times New Roman"/>
          <w:lang w:val="ru-RU"/>
        </w:rPr>
        <w:t xml:space="preserve"> инфекции </w:t>
      </w:r>
      <w:r w:rsidRPr="00166D23">
        <w:rPr>
          <w:rFonts w:ascii="Times New Roman" w:hAnsi="Times New Roman" w:cs="Times New Roman"/>
          <w:lang w:val="ru-RU"/>
        </w:rPr>
        <w:fldChar w:fldCharType="begin"/>
      </w:r>
      <w:r w:rsidRPr="00166D23">
        <w:rPr>
          <w:rFonts w:ascii="Times New Roman" w:hAnsi="Times New Roman" w:cs="Times New Roman"/>
          <w:lang w:val="ru-RU"/>
        </w:rPr>
        <w:instrText xml:space="preserve"> ADDIN ZOTERO_ITEM CSL_CITATION {"citationID":"Ij54zx6y","properties":{"unsorted":false,"formattedCitation":"(Lvova \\uc0\\u1080{} \\uc0\\u1076{}\\uc0\\u1088{}., 2012)","plainCitation":"(Lvova и др., 2012)","noteIndex":0},"citationItems":[{"id":48,"uris":["http://zotero.org/users/18479671/items/ZDU5WI7T"],"itemData":{"id":48,"type":"article-journal","container-title":"Parasitology International","DOI":"10.1016/j.parint.2011.08.005","ISSN":"13835769","issue":"1","journalAbbreviation":"Parasitology International","language":"en","license":"https://www.elsevier.com/tdm/userlicense/1.0/","page":"167-172","source":"DOI.org (Crossref)","title":"Comparative histopathology of Opisthorchis felineus and Opisthorchis viverrini in a hamster model: An implication of high pathogenicity of the European liver fluke","title-short":"Comparative histopathology of Opisthorchis felineus and Opisthorchis viverrini in a hamster model","volume":"61","author":[{"family":"Lvova","given":"Maria N."},{"family":"Tangkawattana","given":"Sirikachorn"},{"family":"Balthaisong","given":"Suwit"},{"family":"Katokhin","given":"Alexey V."},{"family":"Mordvinov","given":"Viatcheslav A."},{"family":"Sripa","given":"Banchob"}],"issued":{"date-parts":[["2012",3]]}}}],"schema":"https://github.com/citation-style-language/schema/raw/master/csl-citation.json"} </w:instrText>
      </w:r>
      <w:r w:rsidRPr="00166D23">
        <w:rPr>
          <w:rFonts w:ascii="Times New Roman" w:hAnsi="Times New Roman" w:cs="Times New Roman"/>
          <w:lang w:val="ru-RU"/>
        </w:rPr>
        <w:fldChar w:fldCharType="separate"/>
      </w:r>
      <w:r w:rsidRPr="00166D23">
        <w:rPr>
          <w:rFonts w:ascii="Times New Roman" w:eastAsiaTheme="minorEastAsia" w:hAnsi="Times New Roman" w:cs="Times New Roman"/>
          <w:lang w:val="ru-RU"/>
        </w:rPr>
        <w:t>(</w:t>
      </w:r>
      <w:r w:rsidRPr="00166D23">
        <w:rPr>
          <w:rFonts w:ascii="Times New Roman" w:eastAsiaTheme="minorEastAsia" w:hAnsi="Times New Roman" w:cs="Times New Roman"/>
        </w:rPr>
        <w:t>Lvova</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2012)</w:t>
      </w:r>
      <w:r w:rsidRPr="00166D23">
        <w:rPr>
          <w:rFonts w:ascii="Times New Roman" w:hAnsi="Times New Roman" w:cs="Times New Roman"/>
          <w:lang w:val="ru-RU"/>
        </w:rPr>
        <w:fldChar w:fldCharType="end"/>
      </w:r>
      <w:r w:rsidRPr="00166D23">
        <w:rPr>
          <w:rFonts w:ascii="Times New Roman" w:hAnsi="Times New Roman" w:cs="Times New Roman"/>
          <w:lang w:val="ru-RU"/>
        </w:rPr>
        <w:t>. Также количество</w:t>
      </w:r>
      <w:r w:rsidR="003F71F0">
        <w:rPr>
          <w:rFonts w:ascii="Times New Roman" w:hAnsi="Times New Roman" w:cs="Times New Roman"/>
          <w:lang w:val="ru-RU"/>
        </w:rPr>
        <w:t xml:space="preserve"> выделенных </w:t>
      </w:r>
      <w:r w:rsidR="004D79EE">
        <w:rPr>
          <w:rFonts w:ascii="Times New Roman" w:hAnsi="Times New Roman" w:cs="Times New Roman"/>
          <w:lang w:val="ru-RU"/>
        </w:rPr>
        <w:t xml:space="preserve">из печени </w:t>
      </w:r>
      <w:r w:rsidRPr="00166D23">
        <w:rPr>
          <w:rFonts w:ascii="Times New Roman" w:hAnsi="Times New Roman" w:cs="Times New Roman"/>
          <w:lang w:val="ru-RU"/>
        </w:rPr>
        <w:t>червей</w:t>
      </w:r>
      <w:r w:rsidR="003F71F0">
        <w:rPr>
          <w:rFonts w:ascii="Times New Roman" w:hAnsi="Times New Roman" w:cs="Times New Roman"/>
          <w:lang w:val="ru-RU"/>
        </w:rPr>
        <w:t xml:space="preserve"> </w:t>
      </w:r>
      <w:r w:rsidRPr="00166D23">
        <w:rPr>
          <w:rFonts w:ascii="Times New Roman" w:hAnsi="Times New Roman" w:cs="Times New Roman"/>
          <w:lang w:val="ru-RU"/>
        </w:rPr>
        <w:t xml:space="preserve">у хомячков достигает наибольшего уровня. </w:t>
      </w:r>
      <w:r>
        <w:rPr>
          <w:rFonts w:ascii="Times New Roman" w:hAnsi="Times New Roman" w:cs="Times New Roman"/>
          <w:lang w:val="ru-RU"/>
        </w:rPr>
        <w:t xml:space="preserve">Мыши линии </w:t>
      </w:r>
      <w:r w:rsidRPr="00166D23">
        <w:rPr>
          <w:rFonts w:ascii="Times New Roman" w:hAnsi="Times New Roman" w:cs="Times New Roman"/>
          <w:lang w:val="ru-RU"/>
        </w:rPr>
        <w:t>BALB/c</w:t>
      </w:r>
      <w:r>
        <w:rPr>
          <w:rFonts w:ascii="Times New Roman" w:hAnsi="Times New Roman" w:cs="Times New Roman"/>
          <w:lang w:val="ru-RU"/>
        </w:rPr>
        <w:t xml:space="preserve"> и </w:t>
      </w:r>
      <w:r w:rsidRPr="00166D23">
        <w:rPr>
          <w:rFonts w:ascii="Times New Roman" w:hAnsi="Times New Roman" w:cs="Times New Roman"/>
          <w:lang w:val="ru-RU"/>
        </w:rPr>
        <w:t>C57Bl/6j</w:t>
      </w:r>
      <w:r>
        <w:rPr>
          <w:rFonts w:ascii="Times New Roman" w:hAnsi="Times New Roman" w:cs="Times New Roman"/>
          <w:lang w:val="ru-RU"/>
        </w:rPr>
        <w:t xml:space="preserve"> обладали заметно менее выраженной чувствительностью к описторхозу. Тем не менее, в небольшом количестве описторхиды приживились и у них. </w:t>
      </w:r>
      <w:r w:rsidR="00E85033">
        <w:rPr>
          <w:rFonts w:ascii="Times New Roman" w:hAnsi="Times New Roman" w:cs="Times New Roman"/>
          <w:lang w:val="ru-RU"/>
        </w:rPr>
        <w:t>В</w:t>
      </w:r>
      <w:r w:rsidR="00E85033" w:rsidRPr="00166D23">
        <w:rPr>
          <w:rFonts w:ascii="Times New Roman" w:hAnsi="Times New Roman" w:cs="Times New Roman"/>
          <w:lang w:val="ru-RU"/>
        </w:rPr>
        <w:t xml:space="preserve">оспалительные, </w:t>
      </w:r>
      <w:r w:rsidR="00E85033" w:rsidRPr="00E85033">
        <w:rPr>
          <w:rFonts w:ascii="Times New Roman" w:hAnsi="Times New Roman" w:cs="Times New Roman"/>
          <w:highlight w:val="yellow"/>
          <w:lang w:val="ru-RU"/>
        </w:rPr>
        <w:t>пролиферативные</w:t>
      </w:r>
      <w:r w:rsidR="00E85033" w:rsidRPr="00166D23">
        <w:rPr>
          <w:rFonts w:ascii="Times New Roman" w:hAnsi="Times New Roman" w:cs="Times New Roman"/>
          <w:lang w:val="ru-RU"/>
        </w:rPr>
        <w:t xml:space="preserve"> и фиброзные изменения в печени были сопоставимы у двух линий мышей BALB/c и C57Bl/6j. Уровни фиброза не отличались между линиями мышей, хотя были ниже, чем у зараженных хомячков. </w:t>
      </w:r>
      <w:r w:rsidRPr="00166D23">
        <w:rPr>
          <w:rFonts w:ascii="Times New Roman" w:hAnsi="Times New Roman" w:cs="Times New Roman"/>
          <w:lang w:val="ru-RU"/>
        </w:rPr>
        <w:t xml:space="preserve">Крысы линии </w:t>
      </w:r>
      <w:r w:rsidRPr="00166D23">
        <w:rPr>
          <w:rFonts w:ascii="Times New Roman" w:hAnsi="Times New Roman" w:cs="Times New Roman"/>
        </w:rPr>
        <w:t>WISTAR</w:t>
      </w:r>
      <w:r w:rsidRPr="00166D23">
        <w:rPr>
          <w:rFonts w:ascii="Times New Roman" w:hAnsi="Times New Roman" w:cs="Times New Roman"/>
          <w:lang w:val="ru-RU"/>
        </w:rPr>
        <w:t xml:space="preserve"> продемонстрировали полную резистентность к заражению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Pr>
          <w:rFonts w:ascii="Times New Roman" w:hAnsi="Times New Roman" w:cs="Times New Roman"/>
          <w:lang w:val="ru-RU"/>
        </w:rPr>
        <w:t>.</w:t>
      </w:r>
      <w:r w:rsidR="004033F1" w:rsidRPr="004033F1">
        <w:rPr>
          <w:rFonts w:ascii="Times New Roman" w:hAnsi="Times New Roman" w:cs="Times New Roman"/>
          <w:lang w:val="ru-RU"/>
        </w:rPr>
        <w:t xml:space="preserve"> </w:t>
      </w:r>
    </w:p>
    <w:p w14:paraId="7962166F" w14:textId="42467109" w:rsidR="004033F1" w:rsidRPr="00166D23" w:rsidRDefault="004033F1"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 xml:space="preserve">Продукция яиц у хомячков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sidRPr="00166D23">
        <w:rPr>
          <w:rFonts w:ascii="Times New Roman" w:hAnsi="Times New Roman" w:cs="Times New Roman"/>
          <w:lang w:val="ru-RU"/>
        </w:rPr>
        <w:t xml:space="preserve"> наблюдалась преимущественно на 3 месяце инфекции, что является нормальным для этой </w:t>
      </w:r>
      <w:r w:rsidRPr="00166D23">
        <w:rPr>
          <w:rFonts w:ascii="Times New Roman" w:hAnsi="Times New Roman" w:cs="Times New Roman"/>
        </w:rPr>
        <w:t>animal</w:t>
      </w:r>
      <w:r w:rsidRPr="00166D23">
        <w:rPr>
          <w:rFonts w:ascii="Times New Roman" w:hAnsi="Times New Roman" w:cs="Times New Roman"/>
          <w:lang w:val="ru-RU"/>
        </w:rPr>
        <w:t xml:space="preserve"> </w:t>
      </w:r>
      <w:r w:rsidRPr="00166D23">
        <w:rPr>
          <w:rFonts w:ascii="Times New Roman" w:hAnsi="Times New Roman" w:cs="Times New Roman"/>
        </w:rPr>
        <w:t>model</w:t>
      </w:r>
      <w:r w:rsidRPr="00166D23">
        <w:rPr>
          <w:rFonts w:ascii="Times New Roman" w:hAnsi="Times New Roman" w:cs="Times New Roman"/>
          <w:lang w:val="ru-RU"/>
        </w:rPr>
        <w:t xml:space="preserve">. Это связано с созреванием паразитических червей и достижения ими половой зрелости. У мышей C57Bl/6j и BALB/c прослеживалась аналогичная динамика, то есть количество яиц, обнаруженных в фекалиях, преобладало на третьем месяце по сравнению с первым. Несмотря на это, их количество на одного червя было значительно ниже, чем у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sidRPr="00166D23">
        <w:rPr>
          <w:rFonts w:ascii="Times New Roman" w:hAnsi="Times New Roman" w:cs="Times New Roman"/>
          <w:lang w:val="ru-RU"/>
        </w:rPr>
        <w:t xml:space="preserve"> и было сравнимо скорее с 1-ым месяцем. Это указывает на то, что у мышей </w:t>
      </w:r>
      <w:proofErr w:type="spellStart"/>
      <w:r w:rsidRPr="00166D23">
        <w:rPr>
          <w:rFonts w:ascii="Times New Roman" w:hAnsi="Times New Roman" w:cs="Times New Roman"/>
          <w:lang w:val="ru-RU"/>
        </w:rPr>
        <w:t>описторхи</w:t>
      </w:r>
      <w:proofErr w:type="spellEnd"/>
      <w:r>
        <w:rPr>
          <w:rFonts w:ascii="Times New Roman" w:hAnsi="Times New Roman" w:cs="Times New Roman"/>
          <w:lang w:val="ru-RU"/>
        </w:rPr>
        <w:t xml:space="preserve"> развиваются медленнее и </w:t>
      </w:r>
      <w:r w:rsidRPr="00166D23">
        <w:rPr>
          <w:rFonts w:ascii="Times New Roman" w:hAnsi="Times New Roman" w:cs="Times New Roman"/>
          <w:lang w:val="ru-RU"/>
        </w:rPr>
        <w:t>не достигают половой зрелости к 3-му месяцу</w:t>
      </w:r>
      <w:r w:rsidR="00E31D20">
        <w:rPr>
          <w:rFonts w:ascii="Times New Roman" w:hAnsi="Times New Roman" w:cs="Times New Roman"/>
          <w:lang w:val="ru-RU"/>
        </w:rPr>
        <w:t xml:space="preserve"> у мышей</w:t>
      </w:r>
      <w:r w:rsidRPr="00166D23">
        <w:rPr>
          <w:rFonts w:ascii="Times New Roman" w:hAnsi="Times New Roman" w:cs="Times New Roman"/>
          <w:lang w:val="ru-RU"/>
        </w:rPr>
        <w:t xml:space="preserve">. </w:t>
      </w:r>
    </w:p>
    <w:p w14:paraId="524B814E" w14:textId="4777B279" w:rsidR="00720F4C" w:rsidRDefault="007E39A9" w:rsidP="00D76CBC">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В контексте способности</w:t>
      </w:r>
      <w:r w:rsidR="00036121" w:rsidRPr="00166D23">
        <w:rPr>
          <w:rFonts w:ascii="Times New Roman" w:hAnsi="Times New Roman" w:cs="Times New Roman"/>
          <w:lang w:val="ru-RU"/>
        </w:rPr>
        <w:t xml:space="preserve"> </w:t>
      </w:r>
      <w:r>
        <w:rPr>
          <w:rFonts w:ascii="Times New Roman" w:hAnsi="Times New Roman" w:cs="Times New Roman"/>
          <w:lang w:val="ru-RU"/>
        </w:rPr>
        <w:t xml:space="preserve">инфицировать различные виды </w:t>
      </w:r>
      <w:r w:rsidRPr="00166D23">
        <w:rPr>
          <w:rFonts w:ascii="Times New Roman" w:hAnsi="Times New Roman" w:cs="Times New Roman"/>
          <w:i/>
          <w:iCs/>
          <w:lang w:val="ru-RU"/>
        </w:rPr>
        <w:t>O. viverrini</w:t>
      </w:r>
      <w:r>
        <w:rPr>
          <w:rFonts w:ascii="Times New Roman" w:hAnsi="Times New Roman" w:cs="Times New Roman"/>
          <w:i/>
          <w:iCs/>
          <w:lang w:val="ru-RU"/>
        </w:rPr>
        <w:t xml:space="preserve"> </w:t>
      </w:r>
      <w:r>
        <w:rPr>
          <w:rFonts w:ascii="Times New Roman" w:hAnsi="Times New Roman" w:cs="Times New Roman"/>
          <w:lang w:val="ru-RU"/>
        </w:rPr>
        <w:t>обладает сходными характеристиками</w:t>
      </w:r>
      <w:r w:rsidR="006457D3" w:rsidRPr="00166D23">
        <w:rPr>
          <w:rFonts w:ascii="Times New Roman" w:hAnsi="Times New Roman" w:cs="Times New Roman"/>
          <w:lang w:val="ru-RU"/>
        </w:rPr>
        <w:t>.</w:t>
      </w:r>
      <w:r w:rsidR="00036121" w:rsidRPr="00166D23">
        <w:rPr>
          <w:rFonts w:ascii="Times New Roman" w:hAnsi="Times New Roman" w:cs="Times New Roman"/>
          <w:lang w:val="ru-RU"/>
        </w:rPr>
        <w:t xml:space="preserve"> </w:t>
      </w:r>
      <w:r w:rsidR="006457D3" w:rsidRPr="00166D23">
        <w:rPr>
          <w:rFonts w:ascii="Times New Roman" w:hAnsi="Times New Roman" w:cs="Times New Roman"/>
          <w:lang w:val="ru-RU"/>
        </w:rPr>
        <w:t>Х</w:t>
      </w:r>
      <w:r w:rsidR="00036121" w:rsidRPr="00166D23">
        <w:rPr>
          <w:rFonts w:ascii="Times New Roman" w:hAnsi="Times New Roman" w:cs="Times New Roman"/>
          <w:lang w:val="ru-RU"/>
        </w:rPr>
        <w:t>омячки и мыши C57Bl/6j считаются восприимчивыми моделями, тогда как у мышей BALB/c инвазия протекает значительно менее выражено, что связывают с различиями в характере иммунного ответа (</w:t>
      </w:r>
      <w:proofErr w:type="spellStart"/>
      <w:r w:rsidR="00036121" w:rsidRPr="00166D23">
        <w:rPr>
          <w:rFonts w:ascii="Times New Roman" w:hAnsi="Times New Roman" w:cs="Times New Roman"/>
          <w:lang w:val="ru-RU"/>
        </w:rPr>
        <w:t>Tangkawattana</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et</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al</w:t>
      </w:r>
      <w:proofErr w:type="spellEnd"/>
      <w:r w:rsidR="00036121" w:rsidRPr="00166D23">
        <w:rPr>
          <w:rFonts w:ascii="Times New Roman" w:hAnsi="Times New Roman" w:cs="Times New Roman"/>
          <w:lang w:val="ru-RU"/>
        </w:rPr>
        <w:t xml:space="preserve">., 2024; </w:t>
      </w:r>
      <w:proofErr w:type="spellStart"/>
      <w:r w:rsidR="00036121" w:rsidRPr="00166D23">
        <w:rPr>
          <w:rFonts w:ascii="Times New Roman" w:hAnsi="Times New Roman" w:cs="Times New Roman"/>
          <w:lang w:val="ru-RU"/>
        </w:rPr>
        <w:t>Srisai</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et</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al</w:t>
      </w:r>
      <w:proofErr w:type="spellEnd"/>
      <w:r w:rsidR="00036121" w:rsidRPr="00166D23">
        <w:rPr>
          <w:rFonts w:ascii="Times New Roman" w:hAnsi="Times New Roman" w:cs="Times New Roman"/>
          <w:lang w:val="ru-RU"/>
        </w:rPr>
        <w:t>., 2024).</w:t>
      </w:r>
      <w:r w:rsidR="00D15203" w:rsidRPr="00166D23">
        <w:rPr>
          <w:rFonts w:ascii="Times New Roman" w:hAnsi="Times New Roman" w:cs="Times New Roman"/>
          <w:lang w:val="ru-RU"/>
        </w:rPr>
        <w:t xml:space="preserve"> </w:t>
      </w:r>
      <w:r w:rsidR="00D15203" w:rsidRPr="00166D23">
        <w:rPr>
          <w:rFonts w:ascii="Times New Roman" w:hAnsi="Times New Roman" w:cs="Times New Roman"/>
          <w:i/>
          <w:iCs/>
          <w:lang w:val="ru-RU"/>
        </w:rPr>
        <w:t>O. viverrini</w:t>
      </w:r>
      <w:r w:rsidR="00D15203" w:rsidRPr="00166D23">
        <w:rPr>
          <w:rFonts w:ascii="Times New Roman" w:hAnsi="Times New Roman" w:cs="Times New Roman"/>
          <w:lang w:val="ru-RU"/>
        </w:rPr>
        <w:t xml:space="preserve"> также</w:t>
      </w:r>
      <w:r w:rsidR="00720F4C">
        <w:rPr>
          <w:rFonts w:ascii="Times New Roman" w:hAnsi="Times New Roman" w:cs="Times New Roman"/>
          <w:lang w:val="ru-RU"/>
        </w:rPr>
        <w:t xml:space="preserve"> как и </w:t>
      </w:r>
      <w:r w:rsidR="00720F4C">
        <w:rPr>
          <w:rFonts w:ascii="Times New Roman" w:hAnsi="Times New Roman" w:cs="Times New Roman"/>
        </w:rPr>
        <w:t>O</w:t>
      </w:r>
      <w:r w:rsidR="00720F4C" w:rsidRPr="00720F4C">
        <w:rPr>
          <w:rFonts w:ascii="Times New Roman" w:hAnsi="Times New Roman" w:cs="Times New Roman"/>
          <w:lang w:val="ru-RU"/>
        </w:rPr>
        <w:t xml:space="preserve">. </w:t>
      </w:r>
      <w:proofErr w:type="spellStart"/>
      <w:r w:rsidR="00720F4C">
        <w:rPr>
          <w:rFonts w:ascii="Times New Roman" w:hAnsi="Times New Roman" w:cs="Times New Roman"/>
        </w:rPr>
        <w:t>felineus</w:t>
      </w:r>
      <w:proofErr w:type="spellEnd"/>
      <w:r w:rsidR="00D15203" w:rsidRPr="00166D23">
        <w:rPr>
          <w:rFonts w:ascii="Times New Roman" w:hAnsi="Times New Roman" w:cs="Times New Roman"/>
          <w:lang w:val="ru-RU"/>
        </w:rPr>
        <w:t xml:space="preserve"> не приживается у крыс</w:t>
      </w:r>
      <w:r w:rsidR="00CF5A10" w:rsidRPr="00166D23">
        <w:rPr>
          <w:rFonts w:ascii="Times New Roman" w:hAnsi="Times New Roman" w:cs="Times New Roman"/>
          <w:lang w:val="ru-RU"/>
        </w:rPr>
        <w:t xml:space="preserve"> (</w:t>
      </w:r>
      <w:bookmarkStart w:id="295" w:name="_Hlk235028707"/>
      <w:proofErr w:type="spellStart"/>
      <w:r w:rsidR="002F0266" w:rsidRPr="001F342D">
        <w:rPr>
          <w:rFonts w:ascii="Times New Roman" w:hAnsi="Times New Roman" w:cs="Times New Roman"/>
        </w:rPr>
        <w:t>Boonmars</w:t>
      </w:r>
      <w:proofErr w:type="spellEnd"/>
      <w:r w:rsidR="002F0266" w:rsidRPr="002F0266">
        <w:rPr>
          <w:rFonts w:ascii="Times New Roman" w:hAnsi="Times New Roman" w:cs="Times New Roman"/>
          <w:lang w:val="ru-RU"/>
        </w:rPr>
        <w:t xml:space="preserve"> </w:t>
      </w:r>
      <w:r w:rsidR="002F0266" w:rsidRPr="001F342D">
        <w:rPr>
          <w:rFonts w:ascii="Times New Roman" w:hAnsi="Times New Roman" w:cs="Times New Roman"/>
        </w:rPr>
        <w:t>et</w:t>
      </w:r>
      <w:r w:rsidR="002F0266" w:rsidRPr="002F0266">
        <w:rPr>
          <w:rFonts w:ascii="Times New Roman" w:hAnsi="Times New Roman" w:cs="Times New Roman"/>
          <w:lang w:val="ru-RU"/>
        </w:rPr>
        <w:t xml:space="preserve"> </w:t>
      </w:r>
      <w:r w:rsidR="002F0266" w:rsidRPr="001F342D">
        <w:rPr>
          <w:rFonts w:ascii="Times New Roman" w:hAnsi="Times New Roman" w:cs="Times New Roman"/>
        </w:rPr>
        <w:t>al</w:t>
      </w:r>
      <w:r w:rsidR="002F0266" w:rsidRPr="002F0266">
        <w:rPr>
          <w:rFonts w:ascii="Times New Roman" w:hAnsi="Times New Roman" w:cs="Times New Roman"/>
          <w:lang w:val="ru-RU"/>
        </w:rPr>
        <w:t>., 2009</w:t>
      </w:r>
      <w:bookmarkEnd w:id="295"/>
      <w:r w:rsidR="00CF5A10" w:rsidRPr="00166D23">
        <w:rPr>
          <w:rFonts w:ascii="Times New Roman" w:hAnsi="Times New Roman" w:cs="Times New Roman"/>
          <w:lang w:val="ru-RU"/>
        </w:rPr>
        <w:t>)</w:t>
      </w:r>
      <w:r w:rsidR="00D15203" w:rsidRPr="00166D23">
        <w:rPr>
          <w:rFonts w:ascii="Times New Roman" w:hAnsi="Times New Roman" w:cs="Times New Roman"/>
          <w:lang w:val="ru-RU"/>
        </w:rPr>
        <w:t xml:space="preserve">. </w:t>
      </w:r>
      <w:r w:rsidR="00E348BE">
        <w:rPr>
          <w:rFonts w:ascii="Times New Roman" w:hAnsi="Times New Roman" w:cs="Times New Roman"/>
          <w:lang w:val="ru-RU"/>
        </w:rPr>
        <w:t>Однако</w:t>
      </w:r>
      <w:r w:rsidR="00720F4C" w:rsidRPr="00166D23">
        <w:rPr>
          <w:rFonts w:ascii="Times New Roman" w:hAnsi="Times New Roman" w:cs="Times New Roman"/>
          <w:lang w:val="ru-RU"/>
        </w:rPr>
        <w:t xml:space="preserve"> крысы могут быть чувствительны к другим трематодозам</w:t>
      </w:r>
      <w:r w:rsidR="00E348BE">
        <w:rPr>
          <w:rFonts w:ascii="Times New Roman" w:hAnsi="Times New Roman" w:cs="Times New Roman"/>
          <w:lang w:val="ru-RU"/>
        </w:rPr>
        <w:t>, например</w:t>
      </w:r>
      <w:r w:rsidR="00720F4C" w:rsidRPr="00166D23">
        <w:rPr>
          <w:rFonts w:ascii="Times New Roman" w:hAnsi="Times New Roman" w:cs="Times New Roman"/>
          <w:i/>
          <w:iCs/>
          <w:lang w:val="ru-RU"/>
        </w:rPr>
        <w:t xml:space="preserve"> C. sinensis</w:t>
      </w:r>
      <w:r w:rsidR="00E348BE">
        <w:rPr>
          <w:rFonts w:ascii="Times New Roman" w:hAnsi="Times New Roman" w:cs="Times New Roman"/>
          <w:i/>
          <w:iCs/>
          <w:lang w:val="ru-RU"/>
        </w:rPr>
        <w:t>.</w:t>
      </w:r>
      <w:r w:rsidR="00720F4C" w:rsidRPr="00166D23">
        <w:rPr>
          <w:rFonts w:ascii="Times New Roman" w:hAnsi="Times New Roman" w:cs="Times New Roman"/>
          <w:lang w:val="ru-RU"/>
        </w:rPr>
        <w:t xml:space="preserve"> </w:t>
      </w:r>
      <w:r w:rsidR="007E1FE8">
        <w:rPr>
          <w:rFonts w:ascii="Times New Roman" w:hAnsi="Times New Roman" w:cs="Times New Roman"/>
          <w:lang w:val="ru-RU"/>
        </w:rPr>
        <w:t xml:space="preserve">Этот </w:t>
      </w:r>
      <w:r w:rsidR="007E1FE8">
        <w:rPr>
          <w:rFonts w:ascii="Times New Roman" w:hAnsi="Times New Roman" w:cs="Times New Roman"/>
        </w:rPr>
        <w:t>liver</w:t>
      </w:r>
      <w:r w:rsidR="007E1FE8" w:rsidRPr="007E1FE8">
        <w:rPr>
          <w:rFonts w:ascii="Times New Roman" w:hAnsi="Times New Roman" w:cs="Times New Roman"/>
          <w:lang w:val="ru-RU"/>
        </w:rPr>
        <w:t xml:space="preserve"> </w:t>
      </w:r>
      <w:r w:rsidR="007E1FE8">
        <w:rPr>
          <w:rFonts w:ascii="Times New Roman" w:hAnsi="Times New Roman" w:cs="Times New Roman"/>
        </w:rPr>
        <w:t>fluke</w:t>
      </w:r>
      <w:r w:rsidR="007E1FE8" w:rsidRPr="007E1FE8">
        <w:rPr>
          <w:rFonts w:ascii="Times New Roman" w:hAnsi="Times New Roman" w:cs="Times New Roman"/>
          <w:lang w:val="ru-RU"/>
        </w:rPr>
        <w:t xml:space="preserve"> </w:t>
      </w:r>
      <w:r w:rsidR="00720F4C" w:rsidRPr="00166D23">
        <w:rPr>
          <w:rFonts w:ascii="Times New Roman" w:hAnsi="Times New Roman" w:cs="Times New Roman"/>
          <w:lang w:val="ru-RU"/>
        </w:rPr>
        <w:t xml:space="preserve">успешно приживается в желчных протоках крыс </w:t>
      </w:r>
      <w:proofErr w:type="spellStart"/>
      <w:r w:rsidR="00720F4C" w:rsidRPr="00166D23">
        <w:rPr>
          <w:rFonts w:ascii="Times New Roman" w:hAnsi="Times New Roman" w:cs="Times New Roman"/>
          <w:lang w:val="ru-RU"/>
        </w:rPr>
        <w:t>Sprague-Dawley</w:t>
      </w:r>
      <w:proofErr w:type="spellEnd"/>
      <w:r w:rsidR="00720F4C" w:rsidRPr="00166D23">
        <w:rPr>
          <w:rFonts w:ascii="Times New Roman" w:hAnsi="Times New Roman" w:cs="Times New Roman"/>
          <w:lang w:val="ru-RU"/>
        </w:rPr>
        <w:t xml:space="preserve"> и </w:t>
      </w:r>
      <w:proofErr w:type="spellStart"/>
      <w:r w:rsidR="00720F4C" w:rsidRPr="00166D23">
        <w:rPr>
          <w:rFonts w:ascii="Times New Roman" w:hAnsi="Times New Roman" w:cs="Times New Roman"/>
          <w:lang w:val="ru-RU"/>
        </w:rPr>
        <w:t>Wistar</w:t>
      </w:r>
      <w:proofErr w:type="spellEnd"/>
      <w:r w:rsidR="00720F4C" w:rsidRPr="00166D23">
        <w:rPr>
          <w:rFonts w:ascii="Times New Roman" w:hAnsi="Times New Roman" w:cs="Times New Roman"/>
          <w:lang w:val="ru-RU"/>
        </w:rPr>
        <w:t xml:space="preserve">, вызывая гиперплазию эпителия и перидуктальный фиброз, что делает эту модель востребованной в изучении данного паразита </w:t>
      </w:r>
      <w:r w:rsidR="00720F4C" w:rsidRPr="00166D23">
        <w:rPr>
          <w:rFonts w:ascii="Times New Roman" w:hAnsi="Times New Roman" w:cs="Times New Roman"/>
          <w:lang w:val="ru-RU"/>
        </w:rPr>
        <w:fldChar w:fldCharType="begin"/>
      </w:r>
      <w:r w:rsidR="00720F4C" w:rsidRPr="00166D23">
        <w:rPr>
          <w:rFonts w:ascii="Times New Roman" w:hAnsi="Times New Roman" w:cs="Times New Roman"/>
          <w:lang w:val="ru-RU"/>
        </w:rPr>
        <w:instrText xml:space="preserve"> ADDIN ZOTERO_ITEM CSL_CITATION {"citationID":"5A1woKGz","properties":{"unsorted":false,"formattedCitation":"(Qian \\uc0\\u1080{} \\uc0\\u1076{}\\uc0\\u1088{}., 2024; Wang \\uc0\\u1080{} \\uc0\\u1076{}\\uc0\\u1088{}., 2009)","plainCitation":"(Qian и др., 2024; Wang и др., 2009)","dontUpdate":true,"noteIndex":0},"citationItems":[{"id":65,"uris":["http://zotero.org/users/18479671/items/T5RE57HY"],"itemData":{"id":65,"type":"article-journal","abstract":"SUMMARY\n            \n              Clonorchis sinensis\n              ,\n              Opisthorchis viverrini\n              , and\n              Opisthorchis felineus\n              are important liver flukes that cause a considerable public health burden in eastern Asia, southeastern Asia, and eastern Europe, respectively. The life cycles are complex, involving humans, animal reservoirs, and two kinds of intermediate hosts. An interplay of biological, cultural, ecological, economic, and social factors drives transmission. Chronic infections are associated with liver and biliary complications, most importantly cholangiocarcinoma. With regard to diagnosis, stool microscopy is widely used in epidemiologic surveys and for individual diagnosis. Immunologic techniques are employed for screening purposes, and molecular techniques facilitate species differentiation in reference laboratories. The mainstay of control is preventive chemotherapy with praziquantel, usually combined with behavioral change through information, education and communication, and environmental control. Tribendimidine, a drug registered in the People’s Republic of China for soil-transmitted helminth infections, shows potential against both\n              C. sinensis\n              and\n              O. viverrini\n              and, hence, warrants further clinical development. Novel control approaches include fish vaccine and biological control. Considerable advances have been made using multi-omics which may trigger the development of new interventions. Pressing research needs include mapping the current distribution, disentangling the transmission, accurately estimating the disease burden, and developing new diagnostic and treatment tools, which would aid to optimize control and elimination measures.","container-title":"Clinical Microbiology Reviews","DOI":"10.1128/cmr.00009-23","ISSN":"0893-8512, 1098-6618","issue":"1","journalAbbreviation":"Clin Microbiol Rev","language":"en","page":"e00009-23","source":"DOI.org (Crossref)","title":"Clonorchiasis and opisthorchiasis: epidemiology, transmission, clinical features, morbidity, diagnosis, treatment, and control","title-short":"Clonorchiasis and opisthorchiasis","volume":"37","author":[{"family":"Qian","given":"Men-Bao"},{"family":"Keiser","given":"Jennifer"},{"family":"Utzinger","given":"Jürg"},{"family":"Zhou","given":"Xiao-Nong"}],"editor":[{"family":"Forrest","given":"Graeme N."}],"issued":{"date-parts":[["2024",3,14]]}}},{"id":102,"uris":["http://zotero.org/users/18479671/items/Q2Q5FMDJ"],"itemData":{"id":102,"type":"article-journal","container-title":"Parasitology Research","DOI":"10.1007/s00436-009-1622-7","ISSN":"0932-0113, 1432-1955","issue":"1","journalAbbreviation":"Parasitol Res","language":"en","license":"http://www.springer.com/tdm","page":"15-21","source":"DOI.org (Crossref)","title":"Experimental model in rats for study on transmission dynamics and evaluation of Clonorchis sinensis infection immunologically, morphologically, and pathologically","volume":"106","author":[{"family":"Wang","given":"Xiaoyun"},{"family":"Liang","given":"Chi"},{"family":"Chen","given":"Wenjun"},{"family":"Fan","given":"Yongxiu"},{"family":"Hu","given":"Xuchu"},{"family":"Xu","given":"Jin"},{"family":"Yu","given":"Xinbing"}],"issued":{"date-parts":[["2009",12]]}}}],"schema":"https://github.com/citation-style-language/schema/raw/master/csl-citation.json"} </w:instrText>
      </w:r>
      <w:r w:rsidR="00720F4C" w:rsidRPr="00166D23">
        <w:rPr>
          <w:rFonts w:ascii="Times New Roman" w:hAnsi="Times New Roman" w:cs="Times New Roman"/>
          <w:lang w:val="ru-RU"/>
        </w:rPr>
        <w:fldChar w:fldCharType="separate"/>
      </w:r>
      <w:r w:rsidR="00720F4C" w:rsidRPr="00166D23">
        <w:rPr>
          <w:rFonts w:ascii="Times New Roman" w:eastAsiaTheme="minorEastAsia" w:hAnsi="Times New Roman" w:cs="Times New Roman"/>
          <w:lang w:val="ru-RU"/>
        </w:rPr>
        <w:t>(</w:t>
      </w:r>
      <w:r w:rsidR="00720F4C" w:rsidRPr="00166D23">
        <w:rPr>
          <w:rFonts w:ascii="Times New Roman" w:eastAsiaTheme="minorEastAsia" w:hAnsi="Times New Roman" w:cs="Times New Roman"/>
        </w:rPr>
        <w:t>Qian</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et</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al</w:t>
      </w:r>
      <w:r w:rsidR="00720F4C" w:rsidRPr="00166D23">
        <w:rPr>
          <w:rFonts w:ascii="Times New Roman" w:eastAsiaTheme="minorEastAsia" w:hAnsi="Times New Roman" w:cs="Times New Roman"/>
          <w:lang w:val="ru-RU"/>
        </w:rPr>
        <w:t xml:space="preserve">., 2024; </w:t>
      </w:r>
      <w:r w:rsidR="00720F4C" w:rsidRPr="00166D23">
        <w:rPr>
          <w:rFonts w:ascii="Times New Roman" w:eastAsiaTheme="minorEastAsia" w:hAnsi="Times New Roman" w:cs="Times New Roman"/>
        </w:rPr>
        <w:t>Wang</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et</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al</w:t>
      </w:r>
      <w:r w:rsidR="00720F4C" w:rsidRPr="00166D23">
        <w:rPr>
          <w:rFonts w:ascii="Times New Roman" w:eastAsiaTheme="minorEastAsia" w:hAnsi="Times New Roman" w:cs="Times New Roman"/>
          <w:lang w:val="ru-RU"/>
        </w:rPr>
        <w:t>., 2009)</w:t>
      </w:r>
      <w:r w:rsidR="00720F4C" w:rsidRPr="00166D23">
        <w:rPr>
          <w:rFonts w:ascii="Times New Roman" w:hAnsi="Times New Roman" w:cs="Times New Roman"/>
          <w:lang w:val="ru-RU"/>
        </w:rPr>
        <w:fldChar w:fldCharType="end"/>
      </w:r>
      <w:r w:rsidR="00720F4C" w:rsidRPr="00166D23">
        <w:rPr>
          <w:rFonts w:ascii="Times New Roman" w:hAnsi="Times New Roman" w:cs="Times New Roman"/>
          <w:lang w:val="ru-RU"/>
        </w:rPr>
        <w:t xml:space="preserve">. </w:t>
      </w:r>
    </w:p>
    <w:p w14:paraId="484062FC" w14:textId="6CD07187" w:rsidR="002E54C6" w:rsidRPr="00166D23" w:rsidRDefault="00BD0978"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На данный момент не до конца очевидно, с чем именно связаны р</w:t>
      </w:r>
      <w:r w:rsidR="00036121" w:rsidRPr="00166D23">
        <w:rPr>
          <w:rFonts w:ascii="Times New Roman" w:hAnsi="Times New Roman" w:cs="Times New Roman"/>
          <w:lang w:val="ru-RU"/>
        </w:rPr>
        <w:t xml:space="preserve">азличия </w:t>
      </w:r>
      <w:r w:rsidR="00462FBE" w:rsidRPr="00166D23">
        <w:rPr>
          <w:rFonts w:ascii="Times New Roman" w:hAnsi="Times New Roman" w:cs="Times New Roman"/>
          <w:lang w:val="ru-RU"/>
        </w:rPr>
        <w:t xml:space="preserve">восприимчивости к описторхозу </w:t>
      </w:r>
      <w:r w:rsidR="00036121" w:rsidRPr="00166D23">
        <w:rPr>
          <w:rFonts w:ascii="Times New Roman" w:hAnsi="Times New Roman" w:cs="Times New Roman"/>
          <w:lang w:val="ru-RU"/>
        </w:rPr>
        <w:t>между линиями мышей</w:t>
      </w:r>
      <w:r w:rsidRPr="00166D23">
        <w:rPr>
          <w:rFonts w:ascii="Times New Roman" w:hAnsi="Times New Roman" w:cs="Times New Roman"/>
          <w:lang w:val="ru-RU"/>
        </w:rPr>
        <w:t xml:space="preserve">. </w:t>
      </w:r>
      <w:r w:rsidR="00173151" w:rsidRPr="00166D23">
        <w:rPr>
          <w:rFonts w:ascii="Times New Roman" w:hAnsi="Times New Roman" w:cs="Times New Roman"/>
          <w:lang w:val="ru-RU"/>
        </w:rPr>
        <w:t>По-видимому, существуют видоспецифические различия в механизмах взаимодействия паразита с хозяином, природа которых остаётся не выясненной.</w:t>
      </w:r>
      <w:r w:rsidR="00173151" w:rsidRPr="00173151">
        <w:rPr>
          <w:rFonts w:ascii="Times New Roman" w:hAnsi="Times New Roman" w:cs="Times New Roman"/>
          <w:lang w:val="ru-RU"/>
        </w:rPr>
        <w:t xml:space="preserve"> </w:t>
      </w:r>
      <w:r w:rsidR="00452649">
        <w:rPr>
          <w:rFonts w:ascii="Times New Roman" w:hAnsi="Times New Roman" w:cs="Times New Roman"/>
          <w:lang w:val="ru-RU"/>
        </w:rPr>
        <w:t>Предположительно,</w:t>
      </w:r>
      <w:r w:rsidRPr="00166D23">
        <w:rPr>
          <w:rFonts w:ascii="Times New Roman" w:hAnsi="Times New Roman" w:cs="Times New Roman"/>
          <w:lang w:val="ru-RU"/>
        </w:rPr>
        <w:t xml:space="preserve"> это</w:t>
      </w:r>
      <w:r w:rsidR="00E65FB2">
        <w:rPr>
          <w:rFonts w:ascii="Times New Roman" w:hAnsi="Times New Roman" w:cs="Times New Roman"/>
          <w:lang w:val="ru-RU"/>
        </w:rPr>
        <w:t xml:space="preserve"> явление</w:t>
      </w:r>
      <w:r w:rsidRPr="00166D23">
        <w:rPr>
          <w:rFonts w:ascii="Times New Roman" w:hAnsi="Times New Roman" w:cs="Times New Roman"/>
          <w:lang w:val="ru-RU"/>
        </w:rPr>
        <w:t xml:space="preserve"> может быть </w:t>
      </w:r>
      <w:r w:rsidR="00345068" w:rsidRPr="00166D23">
        <w:rPr>
          <w:rFonts w:ascii="Times New Roman" w:hAnsi="Times New Roman" w:cs="Times New Roman"/>
          <w:lang w:val="ru-RU"/>
        </w:rPr>
        <w:lastRenderedPageBreak/>
        <w:t>ассоциировано с различиями в иммунном ответе</w:t>
      </w:r>
      <w:r w:rsidR="00DB383E">
        <w:rPr>
          <w:rFonts w:ascii="Times New Roman" w:hAnsi="Times New Roman" w:cs="Times New Roman"/>
          <w:lang w:val="ru-RU"/>
        </w:rPr>
        <w:t xml:space="preserve"> на паразит</w:t>
      </w:r>
      <w:r w:rsidR="00A538FD">
        <w:rPr>
          <w:rFonts w:ascii="Times New Roman" w:hAnsi="Times New Roman" w:cs="Times New Roman"/>
          <w:lang w:val="ru-RU"/>
        </w:rPr>
        <w:t>а</w:t>
      </w:r>
      <w:r w:rsidR="00DB383E">
        <w:rPr>
          <w:rFonts w:ascii="Times New Roman" w:hAnsi="Times New Roman" w:cs="Times New Roman"/>
          <w:lang w:val="ru-RU"/>
        </w:rPr>
        <w:t>.</w:t>
      </w:r>
      <w:r w:rsidR="008C364A">
        <w:rPr>
          <w:rFonts w:ascii="Times New Roman" w:hAnsi="Times New Roman" w:cs="Times New Roman"/>
          <w:lang w:val="ru-RU"/>
        </w:rPr>
        <w:t xml:space="preserve"> У </w:t>
      </w:r>
      <w:r w:rsidR="00A538FD" w:rsidRPr="00166D23">
        <w:rPr>
          <w:rFonts w:ascii="Times New Roman" w:hAnsi="Times New Roman" w:cs="Times New Roman"/>
          <w:lang w:val="ru-RU"/>
        </w:rPr>
        <w:t>BALB/c</w:t>
      </w:r>
      <w:r w:rsidR="00A538FD">
        <w:rPr>
          <w:rFonts w:ascii="Times New Roman" w:hAnsi="Times New Roman" w:cs="Times New Roman"/>
          <w:lang w:val="ru-RU"/>
        </w:rPr>
        <w:t xml:space="preserve"> </w:t>
      </w:r>
      <w:r w:rsidR="005C4DA6">
        <w:rPr>
          <w:rFonts w:ascii="Times New Roman" w:hAnsi="Times New Roman" w:cs="Times New Roman"/>
        </w:rPr>
        <w:t>mice</w:t>
      </w:r>
      <w:r w:rsidR="008C364A">
        <w:rPr>
          <w:rFonts w:ascii="Times New Roman" w:hAnsi="Times New Roman" w:cs="Times New Roman"/>
          <w:lang w:val="ru-RU"/>
        </w:rPr>
        <w:t xml:space="preserve"> </w:t>
      </w:r>
      <w:r w:rsidR="00E35521">
        <w:rPr>
          <w:rFonts w:ascii="Times New Roman" w:hAnsi="Times New Roman" w:cs="Times New Roman"/>
          <w:lang w:val="ru-RU"/>
        </w:rPr>
        <w:t xml:space="preserve">преобладает </w:t>
      </w:r>
      <w:proofErr w:type="spellStart"/>
      <w:r w:rsidR="00F71C35" w:rsidRPr="00166D23">
        <w:rPr>
          <w:rFonts w:ascii="Times New Roman" w:hAnsi="Times New Roman" w:cs="Times New Roman"/>
        </w:rPr>
        <w:t>Th</w:t>
      </w:r>
      <w:proofErr w:type="spellEnd"/>
      <w:r w:rsidR="00F71C35" w:rsidRPr="00166D23">
        <w:rPr>
          <w:rFonts w:ascii="Times New Roman" w:hAnsi="Times New Roman" w:cs="Times New Roman"/>
          <w:lang w:val="ru-RU"/>
        </w:rPr>
        <w:t>-2 иммунный ответ</w:t>
      </w:r>
      <w:r w:rsidR="00213C24">
        <w:rPr>
          <w:rFonts w:ascii="Times New Roman" w:hAnsi="Times New Roman" w:cs="Times New Roman"/>
          <w:lang w:val="ru-RU"/>
        </w:rPr>
        <w:t>, который</w:t>
      </w:r>
      <w:r w:rsidR="00F71C35" w:rsidRPr="00166D23">
        <w:rPr>
          <w:rFonts w:ascii="Times New Roman" w:hAnsi="Times New Roman" w:cs="Times New Roman"/>
          <w:lang w:val="ru-RU"/>
        </w:rPr>
        <w:t xml:space="preserve"> </w:t>
      </w:r>
      <w:r w:rsidR="00175FFE" w:rsidRPr="00166D23">
        <w:rPr>
          <w:rFonts w:ascii="Times New Roman" w:hAnsi="Times New Roman" w:cs="Times New Roman"/>
          <w:lang w:val="ru-RU"/>
        </w:rPr>
        <w:t>связан с</w:t>
      </w:r>
      <w:r w:rsidR="00DB222F" w:rsidRPr="00166D23">
        <w:rPr>
          <w:rFonts w:ascii="Times New Roman" w:hAnsi="Times New Roman" w:cs="Times New Roman"/>
          <w:lang w:val="ru-RU"/>
        </w:rPr>
        <w:t xml:space="preserve"> активацией </w:t>
      </w:r>
      <w:r w:rsidR="005C50A2" w:rsidRPr="00166D23">
        <w:rPr>
          <w:rFonts w:ascii="Times New Roman" w:hAnsi="Times New Roman" w:cs="Times New Roman"/>
          <w:lang w:val="ru-RU"/>
        </w:rPr>
        <w:t xml:space="preserve">продукции </w:t>
      </w:r>
      <w:proofErr w:type="spellStart"/>
      <w:r w:rsidR="005C50A2" w:rsidRPr="00166D23">
        <w:rPr>
          <w:rFonts w:ascii="Times New Roman" w:hAnsi="Times New Roman" w:cs="Times New Roman"/>
        </w:rPr>
        <w:t>IgE</w:t>
      </w:r>
      <w:proofErr w:type="spellEnd"/>
      <w:r w:rsidR="00C150C1" w:rsidRPr="00166D23">
        <w:rPr>
          <w:rFonts w:ascii="Times New Roman" w:hAnsi="Times New Roman" w:cs="Times New Roman"/>
          <w:lang w:val="ru-RU"/>
        </w:rPr>
        <w:t xml:space="preserve">, а также привлечением эозинофилов в очаг </w:t>
      </w:r>
      <w:r w:rsidR="00400577" w:rsidRPr="00166D23">
        <w:rPr>
          <w:rFonts w:ascii="Times New Roman" w:hAnsi="Times New Roman" w:cs="Times New Roman"/>
          <w:lang w:val="ru-RU"/>
        </w:rPr>
        <w:t>инфекции</w:t>
      </w:r>
      <w:r w:rsidR="00F10A33" w:rsidRPr="00166D23">
        <w:rPr>
          <w:rFonts w:ascii="Times New Roman" w:hAnsi="Times New Roman" w:cs="Times New Roman"/>
          <w:lang w:val="ru-RU"/>
        </w:rPr>
        <w:t xml:space="preserve">, через </w:t>
      </w:r>
      <w:r w:rsidR="00F10A33" w:rsidRPr="00166D23">
        <w:rPr>
          <w:rFonts w:ascii="Times New Roman" w:hAnsi="Times New Roman" w:cs="Times New Roman"/>
        </w:rPr>
        <w:t>Il</w:t>
      </w:r>
      <w:r w:rsidR="00F10A33" w:rsidRPr="00166D23">
        <w:rPr>
          <w:rFonts w:ascii="Times New Roman" w:hAnsi="Times New Roman" w:cs="Times New Roman"/>
          <w:lang w:val="ru-RU"/>
        </w:rPr>
        <w:t>-5</w:t>
      </w:r>
      <w:r w:rsidR="00400577" w:rsidRPr="00166D23">
        <w:rPr>
          <w:rFonts w:ascii="Times New Roman" w:hAnsi="Times New Roman" w:cs="Times New Roman"/>
          <w:lang w:val="ru-RU"/>
        </w:rPr>
        <w:t>.</w:t>
      </w:r>
      <w:r w:rsidR="00B64C2C">
        <w:rPr>
          <w:rFonts w:ascii="Times New Roman" w:hAnsi="Times New Roman" w:cs="Times New Roman"/>
          <w:lang w:val="ru-RU"/>
        </w:rPr>
        <w:t xml:space="preserve"> </w:t>
      </w:r>
      <w:r w:rsidR="00AD5742" w:rsidRPr="00166D23">
        <w:rPr>
          <w:rFonts w:ascii="Times New Roman" w:hAnsi="Times New Roman" w:cs="Times New Roman"/>
          <w:lang w:val="ru-RU"/>
        </w:rPr>
        <w:t>Эт</w:t>
      </w:r>
      <w:r w:rsidR="009229B9">
        <w:rPr>
          <w:rFonts w:ascii="Times New Roman" w:hAnsi="Times New Roman" w:cs="Times New Roman"/>
          <w:lang w:val="ru-RU"/>
        </w:rPr>
        <w:t>от</w:t>
      </w:r>
      <w:r w:rsidR="005C50A2" w:rsidRPr="00166D23">
        <w:rPr>
          <w:rFonts w:ascii="Times New Roman" w:hAnsi="Times New Roman" w:cs="Times New Roman"/>
          <w:lang w:val="ru-RU"/>
        </w:rPr>
        <w:t xml:space="preserve"> фактор</w:t>
      </w:r>
      <w:r w:rsidR="009229B9">
        <w:rPr>
          <w:rFonts w:ascii="Times New Roman" w:hAnsi="Times New Roman" w:cs="Times New Roman"/>
          <w:lang w:val="ru-RU"/>
        </w:rPr>
        <w:t xml:space="preserve"> </w:t>
      </w:r>
      <w:r w:rsidR="00AD5742" w:rsidRPr="00166D23">
        <w:rPr>
          <w:rFonts w:ascii="Times New Roman" w:hAnsi="Times New Roman" w:cs="Times New Roman"/>
          <w:lang w:val="ru-RU"/>
        </w:rPr>
        <w:t>мо</w:t>
      </w:r>
      <w:r w:rsidR="009229B9">
        <w:rPr>
          <w:rFonts w:ascii="Times New Roman" w:hAnsi="Times New Roman" w:cs="Times New Roman"/>
          <w:lang w:val="ru-RU"/>
        </w:rPr>
        <w:t>жет</w:t>
      </w:r>
      <w:r w:rsidR="00AD5742" w:rsidRPr="00166D23">
        <w:rPr>
          <w:rFonts w:ascii="Times New Roman" w:hAnsi="Times New Roman" w:cs="Times New Roman"/>
          <w:lang w:val="ru-RU"/>
        </w:rPr>
        <w:t xml:space="preserve"> быть ключевыми </w:t>
      </w:r>
      <w:r w:rsidR="005C50A2" w:rsidRPr="00166D23">
        <w:rPr>
          <w:rFonts w:ascii="Times New Roman" w:hAnsi="Times New Roman" w:cs="Times New Roman"/>
          <w:lang w:val="ru-RU"/>
        </w:rPr>
        <w:t xml:space="preserve">в борьбе с </w:t>
      </w:r>
      <w:r w:rsidR="00AD5742" w:rsidRPr="00166D23">
        <w:rPr>
          <w:rFonts w:ascii="Times New Roman" w:hAnsi="Times New Roman" w:cs="Times New Roman"/>
          <w:lang w:val="ru-RU"/>
        </w:rPr>
        <w:t>инвазией трематод</w:t>
      </w:r>
      <w:r w:rsidR="005C50A2" w:rsidRPr="00166D23">
        <w:rPr>
          <w:rFonts w:ascii="Times New Roman" w:hAnsi="Times New Roman" w:cs="Times New Roman"/>
          <w:lang w:val="ru-RU"/>
        </w:rPr>
        <w:t xml:space="preserve"> </w:t>
      </w:r>
      <w:r w:rsidR="00AD5742" w:rsidRPr="00166D23">
        <w:rPr>
          <w:rFonts w:ascii="Times New Roman" w:hAnsi="Times New Roman" w:cs="Times New Roman"/>
          <w:lang w:val="ru-RU"/>
        </w:rPr>
        <w:t>в ранний</w:t>
      </w:r>
      <w:r w:rsidR="005C50A2" w:rsidRPr="00166D23">
        <w:rPr>
          <w:rFonts w:ascii="Times New Roman" w:hAnsi="Times New Roman" w:cs="Times New Roman"/>
          <w:lang w:val="ru-RU"/>
        </w:rPr>
        <w:t xml:space="preserve"> период</w:t>
      </w:r>
      <w:r w:rsidR="00AD5742" w:rsidRPr="00166D23">
        <w:rPr>
          <w:rFonts w:ascii="Times New Roman" w:hAnsi="Times New Roman" w:cs="Times New Roman"/>
          <w:lang w:val="ru-RU"/>
        </w:rPr>
        <w:t>.</w:t>
      </w:r>
      <w:r w:rsidR="00183AC4">
        <w:rPr>
          <w:rFonts w:ascii="Times New Roman" w:hAnsi="Times New Roman" w:cs="Times New Roman"/>
          <w:lang w:val="ru-RU"/>
        </w:rPr>
        <w:t xml:space="preserve"> Однако побочным свойством этого сдвига иммунного ответа является более высока </w:t>
      </w:r>
      <w:r w:rsidR="00DB44DE">
        <w:rPr>
          <w:rFonts w:ascii="Times New Roman" w:hAnsi="Times New Roman" w:cs="Times New Roman"/>
          <w:lang w:val="ru-RU"/>
        </w:rPr>
        <w:t xml:space="preserve">чувствительность </w:t>
      </w:r>
      <w:r w:rsidR="00183AC4">
        <w:rPr>
          <w:rFonts w:ascii="Times New Roman" w:hAnsi="Times New Roman" w:cs="Times New Roman"/>
          <w:lang w:val="ru-RU"/>
        </w:rPr>
        <w:t xml:space="preserve">к канцерогенезу. Так как у мышей линии </w:t>
      </w:r>
      <w:proofErr w:type="spellStart"/>
      <w:r w:rsidR="00183AC4">
        <w:rPr>
          <w:rFonts w:ascii="Times New Roman" w:hAnsi="Times New Roman" w:cs="Times New Roman"/>
        </w:rPr>
        <w:t>Balb</w:t>
      </w:r>
      <w:proofErr w:type="spellEnd"/>
      <w:r w:rsidR="00183AC4" w:rsidRPr="00B64C2C">
        <w:rPr>
          <w:rFonts w:ascii="Times New Roman" w:hAnsi="Times New Roman" w:cs="Times New Roman"/>
          <w:lang w:val="ru-RU"/>
        </w:rPr>
        <w:t>/</w:t>
      </w:r>
      <w:r w:rsidR="00183AC4">
        <w:rPr>
          <w:rFonts w:ascii="Times New Roman" w:hAnsi="Times New Roman" w:cs="Times New Roman"/>
        </w:rPr>
        <w:t>c</w:t>
      </w:r>
      <w:r w:rsidR="00183AC4">
        <w:rPr>
          <w:rFonts w:ascii="Times New Roman" w:hAnsi="Times New Roman" w:cs="Times New Roman"/>
          <w:lang w:val="ru-RU"/>
        </w:rPr>
        <w:t xml:space="preserve"> сниженная активность </w:t>
      </w:r>
      <w:proofErr w:type="spellStart"/>
      <w:r w:rsidR="00183AC4">
        <w:rPr>
          <w:rFonts w:ascii="Times New Roman" w:hAnsi="Times New Roman" w:cs="Times New Roman"/>
        </w:rPr>
        <w:t>Th</w:t>
      </w:r>
      <w:proofErr w:type="spellEnd"/>
      <w:r w:rsidR="00183AC4" w:rsidRPr="00B64C2C">
        <w:rPr>
          <w:rFonts w:ascii="Times New Roman" w:hAnsi="Times New Roman" w:cs="Times New Roman"/>
          <w:lang w:val="ru-RU"/>
        </w:rPr>
        <w:t xml:space="preserve">-1 </w:t>
      </w:r>
      <w:r w:rsidR="00183AC4">
        <w:rPr>
          <w:rFonts w:ascii="Times New Roman" w:hAnsi="Times New Roman" w:cs="Times New Roman"/>
          <w:lang w:val="ru-RU"/>
        </w:rPr>
        <w:t xml:space="preserve">ответа, активность их </w:t>
      </w:r>
      <w:r w:rsidR="00183AC4">
        <w:rPr>
          <w:rFonts w:ascii="Times New Roman" w:hAnsi="Times New Roman" w:cs="Times New Roman"/>
        </w:rPr>
        <w:t>NK</w:t>
      </w:r>
      <w:r w:rsidR="00183AC4" w:rsidRPr="00B64C2C">
        <w:rPr>
          <w:rFonts w:ascii="Times New Roman" w:hAnsi="Times New Roman" w:cs="Times New Roman"/>
          <w:lang w:val="ru-RU"/>
        </w:rPr>
        <w:t>-</w:t>
      </w:r>
      <w:r w:rsidR="00183AC4">
        <w:rPr>
          <w:rFonts w:ascii="Times New Roman" w:hAnsi="Times New Roman" w:cs="Times New Roman"/>
          <w:lang w:val="ru-RU"/>
        </w:rPr>
        <w:t>клеток также снижена, что может способствовать развитию неоплазии на фоне заражения описторхозом.</w:t>
      </w:r>
      <w:r w:rsidR="002E54C6" w:rsidRPr="00166D23">
        <w:rPr>
          <w:rFonts w:ascii="Times New Roman" w:hAnsi="Times New Roman" w:cs="Times New Roman"/>
          <w:lang w:val="ru-RU"/>
        </w:rPr>
        <w:t xml:space="preserve"> </w:t>
      </w:r>
      <w:r w:rsidR="00D7064B">
        <w:rPr>
          <w:rFonts w:ascii="Times New Roman" w:hAnsi="Times New Roman" w:cs="Times New Roman"/>
          <w:lang w:val="ru-RU"/>
        </w:rPr>
        <w:t>У</w:t>
      </w:r>
      <w:r w:rsidR="002E54C6" w:rsidRPr="00166D23">
        <w:rPr>
          <w:rFonts w:ascii="Times New Roman" w:hAnsi="Times New Roman" w:cs="Times New Roman"/>
          <w:lang w:val="ru-RU"/>
        </w:rPr>
        <w:t xml:space="preserve"> C57Bl/6j </w:t>
      </w:r>
      <w:r w:rsidR="00D7064B">
        <w:rPr>
          <w:rFonts w:ascii="Times New Roman" w:hAnsi="Times New Roman" w:cs="Times New Roman"/>
        </w:rPr>
        <w:t>mice</w:t>
      </w:r>
      <w:r w:rsidR="00D7064B" w:rsidRPr="00D7064B">
        <w:rPr>
          <w:rFonts w:ascii="Times New Roman" w:hAnsi="Times New Roman" w:cs="Times New Roman"/>
          <w:lang w:val="ru-RU"/>
        </w:rPr>
        <w:t xml:space="preserve"> </w:t>
      </w:r>
      <w:r w:rsidR="00D7064B">
        <w:rPr>
          <w:rFonts w:ascii="Times New Roman" w:hAnsi="Times New Roman" w:cs="Times New Roman"/>
          <w:lang w:val="ru-RU"/>
        </w:rPr>
        <w:t xml:space="preserve">наоборот </w:t>
      </w:r>
      <w:r w:rsidR="002E54C6" w:rsidRPr="00166D23">
        <w:rPr>
          <w:rFonts w:ascii="Times New Roman" w:hAnsi="Times New Roman" w:cs="Times New Roman"/>
          <w:lang w:val="ru-RU"/>
        </w:rPr>
        <w:t>преобладает Th1-</w:t>
      </w:r>
      <w:r w:rsidR="00AD5742" w:rsidRPr="00166D23">
        <w:rPr>
          <w:rFonts w:ascii="Times New Roman" w:hAnsi="Times New Roman" w:cs="Times New Roman"/>
          <w:lang w:val="ru-RU"/>
        </w:rPr>
        <w:t xml:space="preserve">иммунный </w:t>
      </w:r>
      <w:r w:rsidR="002E54C6" w:rsidRPr="00166D23">
        <w:rPr>
          <w:rFonts w:ascii="Times New Roman" w:hAnsi="Times New Roman" w:cs="Times New Roman"/>
          <w:lang w:val="ru-RU"/>
        </w:rPr>
        <w:t xml:space="preserve">ответ </w:t>
      </w:r>
      <w:r w:rsidR="0033137E">
        <w:rPr>
          <w:rFonts w:ascii="Times New Roman" w:hAnsi="Times New Roman" w:cs="Times New Roman"/>
          <w:lang w:val="ru-RU"/>
        </w:rPr>
        <w:t xml:space="preserve">нежели </w:t>
      </w:r>
      <w:r w:rsidR="0033137E">
        <w:rPr>
          <w:rFonts w:ascii="Times New Roman" w:hAnsi="Times New Roman" w:cs="Times New Roman"/>
        </w:rPr>
        <w:t>Th</w:t>
      </w:r>
      <w:r w:rsidR="0033137E" w:rsidRPr="0033137E">
        <w:rPr>
          <w:rFonts w:ascii="Times New Roman" w:hAnsi="Times New Roman" w:cs="Times New Roman"/>
          <w:lang w:val="ru-RU"/>
        </w:rPr>
        <w:t>-2</w:t>
      </w:r>
      <w:r w:rsidR="0033137E">
        <w:rPr>
          <w:rFonts w:ascii="Times New Roman" w:hAnsi="Times New Roman" w:cs="Times New Roman"/>
          <w:lang w:val="ru-RU"/>
        </w:rPr>
        <w:t>, что может обуславливать их большую чувствительность</w:t>
      </w:r>
      <w:r w:rsidR="0055234B" w:rsidRPr="0055234B">
        <w:rPr>
          <w:rFonts w:ascii="Times New Roman" w:hAnsi="Times New Roman" w:cs="Times New Roman"/>
          <w:lang w:val="ru-RU"/>
        </w:rPr>
        <w:t xml:space="preserve"> </w:t>
      </w:r>
      <w:r w:rsidR="0055234B">
        <w:rPr>
          <w:rFonts w:ascii="Times New Roman" w:hAnsi="Times New Roman" w:cs="Times New Roman"/>
          <w:lang w:val="ru-RU"/>
        </w:rPr>
        <w:t>к</w:t>
      </w:r>
      <w:r w:rsidR="00183AC4">
        <w:rPr>
          <w:rFonts w:ascii="Times New Roman" w:hAnsi="Times New Roman" w:cs="Times New Roman"/>
          <w:lang w:val="ru-RU"/>
        </w:rPr>
        <w:t xml:space="preserve"> заражению</w:t>
      </w:r>
      <w:r w:rsidR="0055234B">
        <w:rPr>
          <w:rFonts w:ascii="Times New Roman" w:hAnsi="Times New Roman" w:cs="Times New Roman"/>
          <w:lang w:val="ru-RU"/>
        </w:rPr>
        <w:t xml:space="preserve"> опис</w:t>
      </w:r>
      <w:r w:rsidR="00DB44DE">
        <w:rPr>
          <w:rFonts w:ascii="Times New Roman" w:hAnsi="Times New Roman" w:cs="Times New Roman"/>
          <w:lang w:val="ru-RU"/>
        </w:rPr>
        <w:t>т</w:t>
      </w:r>
      <w:r w:rsidR="0055234B">
        <w:rPr>
          <w:rFonts w:ascii="Times New Roman" w:hAnsi="Times New Roman" w:cs="Times New Roman"/>
          <w:lang w:val="ru-RU"/>
        </w:rPr>
        <w:t>орхоз</w:t>
      </w:r>
      <w:r w:rsidR="00183AC4">
        <w:rPr>
          <w:rFonts w:ascii="Times New Roman" w:hAnsi="Times New Roman" w:cs="Times New Roman"/>
          <w:lang w:val="ru-RU"/>
        </w:rPr>
        <w:t xml:space="preserve">ом, однако менее выраженную неоплазию в более поздний хронический период </w:t>
      </w:r>
      <w:r w:rsidR="002E54C6" w:rsidRPr="00166D23">
        <w:rPr>
          <w:rFonts w:ascii="Times New Roman" w:hAnsi="Times New Roman" w:cs="Times New Roman"/>
          <w:lang w:val="ru-RU"/>
        </w:rPr>
        <w:t>(</w:t>
      </w:r>
      <w:proofErr w:type="spellStart"/>
      <w:r w:rsidR="002E54C6" w:rsidRPr="00166D23">
        <w:rPr>
          <w:rFonts w:ascii="Times New Roman" w:hAnsi="Times New Roman" w:cs="Times New Roman"/>
          <w:lang w:val="ru-RU"/>
        </w:rPr>
        <w:t>Watanabe</w:t>
      </w:r>
      <w:proofErr w:type="spellEnd"/>
      <w:r w:rsidR="002E54C6" w:rsidRPr="00166D23">
        <w:rPr>
          <w:rFonts w:ascii="Times New Roman" w:hAnsi="Times New Roman" w:cs="Times New Roman"/>
          <w:lang w:val="ru-RU"/>
        </w:rPr>
        <w:t xml:space="preserve"> </w:t>
      </w:r>
      <w:proofErr w:type="spellStart"/>
      <w:r w:rsidR="002E54C6" w:rsidRPr="00166D23">
        <w:rPr>
          <w:rFonts w:ascii="Times New Roman" w:hAnsi="Times New Roman" w:cs="Times New Roman"/>
          <w:lang w:val="ru-RU"/>
        </w:rPr>
        <w:t>et</w:t>
      </w:r>
      <w:proofErr w:type="spellEnd"/>
      <w:r w:rsidR="002E54C6" w:rsidRPr="00166D23">
        <w:rPr>
          <w:rFonts w:ascii="Times New Roman" w:hAnsi="Times New Roman" w:cs="Times New Roman"/>
          <w:lang w:val="ru-RU"/>
        </w:rPr>
        <w:t xml:space="preserve"> </w:t>
      </w:r>
      <w:proofErr w:type="spellStart"/>
      <w:r w:rsidR="002E54C6" w:rsidRPr="00166D23">
        <w:rPr>
          <w:rFonts w:ascii="Times New Roman" w:hAnsi="Times New Roman" w:cs="Times New Roman"/>
          <w:lang w:val="ru-RU"/>
        </w:rPr>
        <w:t>al</w:t>
      </w:r>
      <w:proofErr w:type="spellEnd"/>
      <w:r w:rsidR="002E54C6" w:rsidRPr="00166D23">
        <w:rPr>
          <w:rFonts w:ascii="Times New Roman" w:hAnsi="Times New Roman" w:cs="Times New Roman"/>
          <w:lang w:val="ru-RU"/>
        </w:rPr>
        <w:t>., 2004</w:t>
      </w:r>
      <w:r w:rsidR="0033137E">
        <w:rPr>
          <w:rFonts w:ascii="Times New Roman" w:hAnsi="Times New Roman" w:cs="Times New Roman"/>
          <w:lang w:val="ru-RU"/>
        </w:rPr>
        <w:t>).</w:t>
      </w:r>
    </w:p>
    <w:p w14:paraId="7F5F7972" w14:textId="20FD2737" w:rsidR="00ED2075" w:rsidRPr="00166D23" w:rsidRDefault="008F42B0" w:rsidP="00D76CBC">
      <w:pPr>
        <w:spacing w:after="0" w:line="276" w:lineRule="auto"/>
        <w:ind w:firstLine="567"/>
        <w:jc w:val="both"/>
        <w:rPr>
          <w:rFonts w:ascii="Times New Roman" w:hAnsi="Times New Roman" w:cs="Times New Roman"/>
          <w:color w:val="000000"/>
          <w:lang w:val="ru-RU"/>
        </w:rPr>
      </w:pPr>
      <w:r w:rsidRPr="00166D23">
        <w:rPr>
          <w:rFonts w:ascii="Times New Roman" w:hAnsi="Times New Roman" w:cs="Times New Roman"/>
          <w:color w:val="000000"/>
          <w:lang w:val="ru-RU"/>
        </w:rPr>
        <w:t xml:space="preserve">Если просуммировать результаты исследования, можно заключить, что сирийские хомячки являются оптимальной моделью описторхоза. Однако, </w:t>
      </w:r>
      <w:r w:rsidR="00DA7F7D">
        <w:rPr>
          <w:rFonts w:ascii="Times New Roman" w:hAnsi="Times New Roman" w:cs="Times New Roman"/>
          <w:color w:val="000000"/>
          <w:lang w:val="ru-RU"/>
        </w:rPr>
        <w:t>если</w:t>
      </w:r>
      <w:r w:rsidRPr="00166D23">
        <w:rPr>
          <w:rFonts w:ascii="Times New Roman" w:hAnsi="Times New Roman" w:cs="Times New Roman"/>
          <w:color w:val="000000"/>
          <w:lang w:val="ru-RU"/>
        </w:rPr>
        <w:t xml:space="preserve"> существует необходимость применять методы, недоступные или плохо адаптированные для этой экспериментальной модели, </w:t>
      </w:r>
      <w:r w:rsidR="00590F3A" w:rsidRPr="00166D23">
        <w:rPr>
          <w:rFonts w:ascii="Times New Roman" w:hAnsi="Times New Roman" w:cs="Times New Roman"/>
          <w:color w:val="000000"/>
          <w:lang w:val="ru-RU"/>
        </w:rPr>
        <w:t xml:space="preserve">можно попробовать воспроизвести инфекцию на </w:t>
      </w:r>
      <w:r w:rsidR="003D6A5C" w:rsidRPr="00166D23">
        <w:rPr>
          <w:rFonts w:ascii="Times New Roman" w:hAnsi="Times New Roman" w:cs="Times New Roman"/>
          <w:color w:val="000000"/>
          <w:lang w:val="ru-RU"/>
        </w:rPr>
        <w:t xml:space="preserve">мышах линии </w:t>
      </w:r>
      <w:r w:rsidR="003D6A5C" w:rsidRPr="00166D23">
        <w:rPr>
          <w:rFonts w:ascii="Times New Roman" w:hAnsi="Times New Roman" w:cs="Times New Roman"/>
          <w:lang w:val="ru-RU"/>
        </w:rPr>
        <w:t xml:space="preserve">C57Bl/6j. </w:t>
      </w:r>
      <w:r w:rsidR="007F0546" w:rsidRPr="00166D23">
        <w:rPr>
          <w:rFonts w:ascii="Times New Roman" w:hAnsi="Times New Roman" w:cs="Times New Roman"/>
          <w:lang w:val="ru-RU"/>
        </w:rPr>
        <w:t>Тем не менее, необходимо учитывать ограничения, связанные с этой моделью.</w:t>
      </w:r>
      <w:r w:rsidR="00F467CA" w:rsidRPr="00166D23">
        <w:rPr>
          <w:rFonts w:ascii="Times New Roman" w:hAnsi="Times New Roman" w:cs="Times New Roman"/>
          <w:lang w:val="ru-RU"/>
        </w:rPr>
        <w:t xml:space="preserve"> Ключевы</w:t>
      </w:r>
      <w:r w:rsidR="006A1B8B" w:rsidRPr="00166D23">
        <w:rPr>
          <w:rFonts w:ascii="Times New Roman" w:hAnsi="Times New Roman" w:cs="Times New Roman"/>
          <w:lang w:val="ru-RU"/>
        </w:rPr>
        <w:t>м</w:t>
      </w:r>
      <w:r w:rsidR="00F467CA" w:rsidRPr="00166D23">
        <w:rPr>
          <w:rFonts w:ascii="Times New Roman" w:hAnsi="Times New Roman" w:cs="Times New Roman"/>
          <w:lang w:val="ru-RU"/>
        </w:rPr>
        <w:t xml:space="preserve"> ограничени</w:t>
      </w:r>
      <w:r w:rsidR="006A1B8B" w:rsidRPr="00166D23">
        <w:rPr>
          <w:rFonts w:ascii="Times New Roman" w:hAnsi="Times New Roman" w:cs="Times New Roman"/>
          <w:lang w:val="ru-RU"/>
        </w:rPr>
        <w:t>ем</w:t>
      </w:r>
      <w:r w:rsidR="00F467CA" w:rsidRPr="00166D23">
        <w:rPr>
          <w:rFonts w:ascii="Times New Roman" w:hAnsi="Times New Roman" w:cs="Times New Roman"/>
          <w:lang w:val="ru-RU"/>
        </w:rPr>
        <w:t xml:space="preserve"> </w:t>
      </w:r>
      <w:r w:rsidR="006A1B8B" w:rsidRPr="00166D23">
        <w:rPr>
          <w:rFonts w:ascii="Times New Roman" w:hAnsi="Times New Roman" w:cs="Times New Roman"/>
          <w:lang w:val="ru-RU"/>
        </w:rPr>
        <w:t xml:space="preserve">является то, что </w:t>
      </w:r>
      <w:r w:rsidR="00470566" w:rsidRPr="00166D23">
        <w:rPr>
          <w:rFonts w:ascii="Times New Roman" w:hAnsi="Times New Roman" w:cs="Times New Roman"/>
          <w:lang w:val="ru-RU"/>
        </w:rPr>
        <w:t>уровень приживаемости метацеркарий у мышей</w:t>
      </w:r>
      <w:r w:rsidR="00532FCF" w:rsidRPr="00166D23">
        <w:rPr>
          <w:rFonts w:ascii="Times New Roman" w:hAnsi="Times New Roman" w:cs="Times New Roman"/>
          <w:lang w:val="ru-RU"/>
        </w:rPr>
        <w:t xml:space="preserve"> достаточно низкий. </w:t>
      </w:r>
      <w:r w:rsidR="0069142E" w:rsidRPr="00166D23">
        <w:rPr>
          <w:rFonts w:ascii="Times New Roman" w:hAnsi="Times New Roman" w:cs="Times New Roman"/>
          <w:lang w:val="ru-RU"/>
        </w:rPr>
        <w:t>Даже при</w:t>
      </w:r>
      <w:r w:rsidR="00E34F1C" w:rsidRPr="00166D23">
        <w:rPr>
          <w:rFonts w:ascii="Times New Roman" w:hAnsi="Times New Roman" w:cs="Times New Roman"/>
          <w:lang w:val="ru-RU"/>
        </w:rPr>
        <w:t xml:space="preserve"> дозе </w:t>
      </w:r>
      <w:r w:rsidR="0069142E" w:rsidRPr="00166D23">
        <w:rPr>
          <w:rFonts w:ascii="Times New Roman" w:hAnsi="Times New Roman" w:cs="Times New Roman"/>
          <w:lang w:val="ru-RU"/>
        </w:rPr>
        <w:t>заражени</w:t>
      </w:r>
      <w:r w:rsidR="00E34F1C" w:rsidRPr="00166D23">
        <w:rPr>
          <w:rFonts w:ascii="Times New Roman" w:hAnsi="Times New Roman" w:cs="Times New Roman"/>
          <w:lang w:val="ru-RU"/>
        </w:rPr>
        <w:t>я в</w:t>
      </w:r>
      <w:r w:rsidR="0069142E" w:rsidRPr="00166D23">
        <w:rPr>
          <w:rFonts w:ascii="Times New Roman" w:hAnsi="Times New Roman" w:cs="Times New Roman"/>
          <w:lang w:val="ru-RU"/>
        </w:rPr>
        <w:t xml:space="preserve"> 100 метацеркари</w:t>
      </w:r>
      <w:r w:rsidR="00E34F1C" w:rsidRPr="00166D23">
        <w:rPr>
          <w:rFonts w:ascii="Times New Roman" w:hAnsi="Times New Roman" w:cs="Times New Roman"/>
          <w:lang w:val="ru-RU"/>
        </w:rPr>
        <w:t xml:space="preserve">й, количество выделенных червей не превышало 15. </w:t>
      </w:r>
      <w:r w:rsidR="006A1B8B" w:rsidRPr="00166D23">
        <w:rPr>
          <w:rFonts w:ascii="Times New Roman" w:hAnsi="Times New Roman" w:cs="Times New Roman"/>
          <w:lang w:val="ru-RU"/>
        </w:rPr>
        <w:t xml:space="preserve">Другим, крайне важным ограничением является созревание </w:t>
      </w:r>
      <w:r w:rsidR="000E600C" w:rsidRPr="00166D23">
        <w:rPr>
          <w:rFonts w:ascii="Times New Roman" w:hAnsi="Times New Roman" w:cs="Times New Roman"/>
          <w:lang w:val="ru-RU"/>
        </w:rPr>
        <w:t xml:space="preserve">паразитов. Даже спустя 3 месяца после инфицирования </w:t>
      </w:r>
      <w:r w:rsidR="000E600C" w:rsidRPr="00166D23">
        <w:rPr>
          <w:rFonts w:ascii="Times New Roman" w:hAnsi="Times New Roman" w:cs="Times New Roman"/>
        </w:rPr>
        <w:t>O</w:t>
      </w:r>
      <w:r w:rsidR="000E600C" w:rsidRPr="00166D23">
        <w:rPr>
          <w:rFonts w:ascii="Times New Roman" w:hAnsi="Times New Roman" w:cs="Times New Roman"/>
          <w:lang w:val="ru-RU"/>
        </w:rPr>
        <w:t xml:space="preserve">. </w:t>
      </w:r>
      <w:r w:rsidR="000E600C" w:rsidRPr="00166D23">
        <w:rPr>
          <w:rFonts w:ascii="Times New Roman" w:hAnsi="Times New Roman" w:cs="Times New Roman"/>
        </w:rPr>
        <w:t>felineus</w:t>
      </w:r>
      <w:r w:rsidR="000E600C" w:rsidRPr="00166D23">
        <w:rPr>
          <w:rFonts w:ascii="Times New Roman" w:hAnsi="Times New Roman" w:cs="Times New Roman"/>
          <w:lang w:val="ru-RU"/>
        </w:rPr>
        <w:t xml:space="preserve"> не достигают половой </w:t>
      </w:r>
      <w:r w:rsidR="00502153" w:rsidRPr="00166D23">
        <w:rPr>
          <w:rFonts w:ascii="Times New Roman" w:hAnsi="Times New Roman" w:cs="Times New Roman"/>
          <w:lang w:val="ru-RU"/>
        </w:rPr>
        <w:t xml:space="preserve">зрелости и не начинают продукцию яиц в полной мере. Возможно, стоит выжидать больший срок между </w:t>
      </w:r>
      <w:r w:rsidR="00F92F0B" w:rsidRPr="00166D23">
        <w:rPr>
          <w:rFonts w:ascii="Times New Roman" w:hAnsi="Times New Roman" w:cs="Times New Roman"/>
          <w:lang w:val="ru-RU"/>
        </w:rPr>
        <w:t xml:space="preserve">заражением и забором материала, либо учитывать это ограничение. </w:t>
      </w:r>
      <w:r w:rsidR="00FC4100">
        <w:rPr>
          <w:rFonts w:ascii="Times New Roman" w:hAnsi="Times New Roman" w:cs="Times New Roman"/>
          <w:color w:val="000000"/>
          <w:lang w:val="ru-RU"/>
        </w:rPr>
        <w:t xml:space="preserve">Если для моделирования описторхоза требуется какая-либо не описанная ранее линия мышей, оценка ее чувствительности к инфекции необходима. </w:t>
      </w:r>
      <w:r w:rsidR="00B00FFC" w:rsidRPr="00166D23">
        <w:rPr>
          <w:rFonts w:ascii="Times New Roman" w:hAnsi="Times New Roman" w:cs="Times New Roman"/>
          <w:lang w:val="ru-RU"/>
        </w:rPr>
        <w:t xml:space="preserve">Также очень важно отметить, что </w:t>
      </w:r>
      <w:r w:rsidR="00B00FFC" w:rsidRPr="00166D23">
        <w:rPr>
          <w:rFonts w:ascii="Times New Roman" w:hAnsi="Times New Roman" w:cs="Times New Roman"/>
        </w:rPr>
        <w:t>WISTAR</w:t>
      </w:r>
      <w:r w:rsidR="00B00FFC" w:rsidRPr="00166D23">
        <w:rPr>
          <w:rFonts w:ascii="Times New Roman" w:hAnsi="Times New Roman" w:cs="Times New Roman"/>
          <w:lang w:val="ru-RU"/>
        </w:rPr>
        <w:t xml:space="preserve"> </w:t>
      </w:r>
      <w:r w:rsidR="00987BC2" w:rsidRPr="00166D23">
        <w:rPr>
          <w:rFonts w:ascii="Times New Roman" w:hAnsi="Times New Roman" w:cs="Times New Roman"/>
        </w:rPr>
        <w:t>rats</w:t>
      </w:r>
      <w:r w:rsidR="00987BC2" w:rsidRPr="00166D23">
        <w:rPr>
          <w:rFonts w:ascii="Times New Roman" w:hAnsi="Times New Roman" w:cs="Times New Roman"/>
          <w:lang w:val="ru-RU"/>
        </w:rPr>
        <w:t xml:space="preserve"> абсолютно не подходят для моделирования </w:t>
      </w:r>
      <w:r w:rsidR="00987BC2" w:rsidRPr="00166D23">
        <w:rPr>
          <w:rFonts w:ascii="Times New Roman" w:hAnsi="Times New Roman" w:cs="Times New Roman"/>
        </w:rPr>
        <w:t>O</w:t>
      </w:r>
      <w:r w:rsidR="00987BC2" w:rsidRPr="00166D23">
        <w:rPr>
          <w:rFonts w:ascii="Times New Roman" w:hAnsi="Times New Roman" w:cs="Times New Roman"/>
          <w:lang w:val="ru-RU"/>
        </w:rPr>
        <w:t xml:space="preserve">. </w:t>
      </w:r>
      <w:r w:rsidR="00987BC2" w:rsidRPr="00166D23">
        <w:rPr>
          <w:rFonts w:ascii="Times New Roman" w:hAnsi="Times New Roman" w:cs="Times New Roman"/>
        </w:rPr>
        <w:t>felineus</w:t>
      </w:r>
      <w:r w:rsidR="00987BC2" w:rsidRPr="00166D23">
        <w:rPr>
          <w:rFonts w:ascii="Times New Roman" w:hAnsi="Times New Roman" w:cs="Times New Roman"/>
          <w:lang w:val="ru-RU"/>
        </w:rPr>
        <w:t xml:space="preserve"> инвазии</w:t>
      </w:r>
      <w:r w:rsidR="00FF5E9B" w:rsidRPr="00166D23">
        <w:rPr>
          <w:rFonts w:ascii="Times New Roman" w:hAnsi="Times New Roman" w:cs="Times New Roman"/>
          <w:lang w:val="ru-RU"/>
        </w:rPr>
        <w:t>.</w:t>
      </w:r>
    </w:p>
    <w:sectPr w:rsidR="00ED2075" w:rsidRPr="00166D23" w:rsidSect="001A1852">
      <w:pgSz w:w="11906" w:h="16838"/>
      <w:pgMar w:top="1134" w:right="850" w:bottom="1134" w:left="156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ariya" w:date="2026-09-26T19:19:00Z" w:initials="M">
    <w:p w14:paraId="446C8CB7" w14:textId="0BC983E4" w:rsidR="00711D59" w:rsidRPr="00711D59" w:rsidRDefault="00711D59">
      <w:pPr>
        <w:pStyle w:val="af0"/>
        <w:rPr>
          <w:lang w:val="ru-RU"/>
        </w:rPr>
      </w:pPr>
      <w:r>
        <w:rPr>
          <w:rStyle w:val="af"/>
        </w:rPr>
        <w:annotationRef/>
      </w:r>
      <w:r>
        <w:rPr>
          <w:lang w:val="ru-RU"/>
        </w:rPr>
        <w:t>Не настаиваю, можно еще придумать несколько вариантов</w:t>
      </w:r>
    </w:p>
  </w:comment>
  <w:comment w:id="136" w:author="Пахарукова Мария Юрьевна" w:date="2026-10-09T12:55:00Z" w:initials="ПМ">
    <w:p w14:paraId="38D7E827" w14:textId="6599A187" w:rsidR="00833AE4" w:rsidRPr="00833AE4" w:rsidRDefault="00833AE4">
      <w:pPr>
        <w:pStyle w:val="af0"/>
        <w:rPr>
          <w:lang w:val="ru-RU"/>
        </w:rPr>
      </w:pPr>
      <w:r>
        <w:rPr>
          <w:rStyle w:val="af"/>
        </w:rPr>
        <w:annotationRef/>
      </w:r>
      <w:r>
        <w:rPr>
          <w:lang w:val="ru-RU"/>
        </w:rPr>
        <w:t>Тоже можно в Дискуссию</w:t>
      </w:r>
    </w:p>
  </w:comment>
  <w:comment w:id="139" w:author="Пахарукова Мария Юрьевна" w:date="2026-10-09T12:50:00Z" w:initials="ПМ">
    <w:p w14:paraId="007BA36C" w14:textId="7ADA0092" w:rsidR="00833AE4" w:rsidRPr="00833AE4" w:rsidRDefault="00833AE4">
      <w:pPr>
        <w:pStyle w:val="af0"/>
        <w:rPr>
          <w:lang w:val="ru-RU"/>
        </w:rPr>
      </w:pPr>
      <w:r>
        <w:rPr>
          <w:rStyle w:val="af"/>
        </w:rPr>
        <w:annotationRef/>
      </w:r>
      <w:r>
        <w:rPr>
          <w:lang w:val="ru-RU"/>
        </w:rPr>
        <w:t xml:space="preserve">Возможно в Дискуссию, но точно не во </w:t>
      </w:r>
      <w:proofErr w:type="spellStart"/>
      <w:r>
        <w:rPr>
          <w:lang w:val="ru-RU"/>
        </w:rPr>
        <w:t>ВВедение</w:t>
      </w:r>
      <w:proofErr w:type="spellEnd"/>
    </w:p>
  </w:comment>
  <w:comment w:id="277" w:author="Пахарукова Мария Юрьевна" w:date="2026-10-09T12:54:00Z" w:initials="ПМ">
    <w:p w14:paraId="50B42BB4" w14:textId="3A98528D" w:rsidR="00833AE4" w:rsidRPr="00833AE4" w:rsidRDefault="00833AE4">
      <w:pPr>
        <w:pStyle w:val="af0"/>
        <w:rPr>
          <w:lang w:val="ru-RU"/>
        </w:rPr>
      </w:pPr>
      <w:r>
        <w:rPr>
          <w:rStyle w:val="af"/>
        </w:rPr>
        <w:annotationRef/>
      </w:r>
      <w:r>
        <w:rPr>
          <w:lang w:val="ru-RU"/>
        </w:rPr>
        <w:t>Можно начать Дискуссию с этого текста</w:t>
      </w:r>
    </w:p>
  </w:comment>
  <w:comment w:id="287" w:author="Mariya" w:date="2026-09-26T19:30:00Z" w:initials="M">
    <w:p w14:paraId="6C64CE76" w14:textId="3D0AB404" w:rsidR="00C77BF7" w:rsidRPr="00C77BF7" w:rsidRDefault="00C77BF7">
      <w:pPr>
        <w:pStyle w:val="af0"/>
        <w:rPr>
          <w:lang w:val="ru-RU"/>
        </w:rPr>
      </w:pPr>
      <w:r>
        <w:rPr>
          <w:rStyle w:val="af"/>
        </w:rPr>
        <w:annotationRef/>
      </w:r>
      <w:r>
        <w:rPr>
          <w:lang w:val="ru-RU"/>
        </w:rPr>
        <w:t>Будет или нет ИГХ?</w:t>
      </w:r>
    </w:p>
  </w:comment>
  <w:comment w:id="288" w:author="Mariya" w:date="2026-09-26T19:31:00Z" w:initials="M">
    <w:p w14:paraId="66FA60EA" w14:textId="77777777" w:rsidR="00D12E93" w:rsidRPr="00C77BF7" w:rsidRDefault="00D12E93" w:rsidP="00D12E93">
      <w:pPr>
        <w:pStyle w:val="af0"/>
        <w:rPr>
          <w:lang w:val="ru-RU"/>
        </w:rPr>
      </w:pPr>
      <w:r>
        <w:rPr>
          <w:rStyle w:val="af"/>
        </w:rPr>
        <w:annotationRef/>
      </w:r>
      <w:r>
        <w:rPr>
          <w:lang w:val="ru-RU"/>
        </w:rPr>
        <w:t>Это в методы</w:t>
      </w:r>
    </w:p>
  </w:comment>
  <w:comment w:id="291" w:author="Mariya" w:date="2026-09-26T19:32:00Z" w:initials="M">
    <w:p w14:paraId="42A222F1" w14:textId="1A8F9A29" w:rsidR="00D93BAB" w:rsidRPr="00D93BAB" w:rsidRDefault="00D93BAB">
      <w:pPr>
        <w:pStyle w:val="af0"/>
        <w:rPr>
          <w:lang w:val="ru-RU"/>
        </w:rPr>
      </w:pPr>
      <w:r>
        <w:rPr>
          <w:rStyle w:val="af"/>
        </w:rPr>
        <w:annotationRef/>
      </w:r>
      <w:r>
        <w:rPr>
          <w:lang w:val="ru-RU"/>
        </w:rPr>
        <w:t>Корреляция или необязательно?</w:t>
      </w:r>
    </w:p>
  </w:comment>
  <w:comment w:id="293" w:author="Mariya" w:date="2026-09-26T19:37:00Z" w:initials="M">
    <w:p w14:paraId="13CD6E01" w14:textId="2FB083FE" w:rsidR="00944905" w:rsidRPr="00944905" w:rsidRDefault="00944905">
      <w:pPr>
        <w:pStyle w:val="af0"/>
        <w:rPr>
          <w:lang w:val="ru-RU"/>
        </w:rPr>
      </w:pPr>
      <w:r>
        <w:rPr>
          <w:rStyle w:val="af"/>
        </w:rPr>
        <w:annotationRef/>
      </w:r>
      <w:r>
        <w:rPr>
          <w:lang w:val="ru-RU"/>
        </w:rPr>
        <w:t xml:space="preserve">Не хватает </w:t>
      </w:r>
      <w:r>
        <w:t>egg</w:t>
      </w:r>
      <w:r w:rsidRPr="00944905">
        <w:rPr>
          <w:lang w:val="ru-RU"/>
        </w:rPr>
        <w:t xml:space="preserve"> </w:t>
      </w:r>
      <w:r>
        <w:t>granuloma</w:t>
      </w:r>
      <w:r w:rsidRPr="00944905">
        <w:rPr>
          <w:lang w:val="ru-RU"/>
        </w:rPr>
        <w:t xml:space="preserve"> </w:t>
      </w:r>
      <w:r>
        <w:rPr>
          <w:lang w:val="ru-RU"/>
        </w:rPr>
        <w:t xml:space="preserve">и возможно </w:t>
      </w:r>
      <w:r>
        <w:t>neoplasia</w:t>
      </w:r>
      <w:r w:rsidRPr="00944905">
        <w:rPr>
          <w:lang w:val="ru-RU"/>
        </w:rPr>
        <w:t>,</w:t>
      </w:r>
      <w:r>
        <w:rPr>
          <w:lang w:val="ru-RU"/>
        </w:rPr>
        <w:t xml:space="preserve"> почему решили не добавлять неоплазию и </w:t>
      </w:r>
      <w:r>
        <w:t>egg</w:t>
      </w:r>
      <w:r w:rsidRPr="00944905">
        <w:rPr>
          <w:lang w:val="ru-RU"/>
        </w:rPr>
        <w:t xml:space="preserve"> </w:t>
      </w:r>
      <w:r>
        <w:t>granuloma</w:t>
      </w:r>
      <w:r>
        <w:rPr>
          <w:lang w:val="ru-RU"/>
        </w:rPr>
        <w:t>, не напомните?</w:t>
      </w:r>
    </w:p>
  </w:comment>
  <w:comment w:id="294" w:author="Mariya" w:date="2026-09-26T19:38:00Z" w:initials="M">
    <w:p w14:paraId="21C47E58" w14:textId="1C9CBFB0" w:rsidR="00944905" w:rsidRPr="00944905" w:rsidRDefault="00944905">
      <w:pPr>
        <w:pStyle w:val="af0"/>
        <w:rPr>
          <w:lang w:val="ru-RU"/>
        </w:rPr>
      </w:pPr>
      <w:r>
        <w:rPr>
          <w:rStyle w:val="af"/>
        </w:rPr>
        <w:annotationRef/>
      </w:r>
      <w:r>
        <w:rPr>
          <w:lang w:val="ru-RU"/>
        </w:rPr>
        <w:t xml:space="preserve">Как будто бы не хватает одной последней таблицы по сравнению всех четырех моделей по разным параметрам (воспаление, фиброз, биохимия крови, </w:t>
      </w:r>
      <w:r>
        <w:t>eggs</w:t>
      </w:r>
      <w:r w:rsidRPr="00944905">
        <w:rPr>
          <w:lang w:val="ru-RU"/>
        </w:rPr>
        <w:t xml:space="preserve">, </w:t>
      </w:r>
      <w:r>
        <w:rPr>
          <w:lang w:val="ru-RU"/>
        </w:rPr>
        <w:t xml:space="preserve">количество яиц в фекалиях, т.е. </w:t>
      </w:r>
      <w:r>
        <w:t>sexual</w:t>
      </w:r>
      <w:r w:rsidRPr="00944905">
        <w:rPr>
          <w:lang w:val="ru-RU"/>
        </w:rPr>
        <w:t xml:space="preserve"> </w:t>
      </w:r>
      <w:r>
        <w:t>maturation</w:t>
      </w:r>
      <w:r w:rsidRPr="00944905">
        <w:rPr>
          <w:lang w:val="ru-RU"/>
        </w:rPr>
        <w:t xml:space="preserve">, </w:t>
      </w:r>
      <w:r>
        <w:t>neoplasia</w:t>
      </w:r>
      <w:r w:rsidRPr="00944905">
        <w:rPr>
          <w:lang w:val="ru-RU"/>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46C8CB7" w15:done="0"/>
  <w15:commentEx w15:paraId="38D7E827" w15:done="0"/>
  <w15:commentEx w15:paraId="007BA36C" w15:done="0"/>
  <w15:commentEx w15:paraId="50B42BB4" w15:done="0"/>
  <w15:commentEx w15:paraId="6C64CE76" w15:done="1"/>
  <w15:commentEx w15:paraId="66FA60EA" w15:done="1"/>
  <w15:commentEx w15:paraId="42A222F1" w15:done="1"/>
  <w15:commentEx w15:paraId="13CD6E01" w15:done="0"/>
  <w15:commentEx w15:paraId="21C47E5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C8CB7" w16cid:durableId="446C8CB7"/>
  <w16cid:commentId w16cid:paraId="6C64CE76" w16cid:durableId="6C64CE76"/>
  <w16cid:commentId w16cid:paraId="66FA60EA" w16cid:durableId="564981FF"/>
  <w16cid:commentId w16cid:paraId="42A222F1" w16cid:durableId="42A222F1"/>
  <w16cid:commentId w16cid:paraId="13CD6E01" w16cid:durableId="13CD6E01"/>
  <w16cid:commentId w16cid:paraId="21C47E58" w16cid:durableId="21C47E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altName w:val="Times New Roman PSMT"/>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76104F"/>
    <w:multiLevelType w:val="multilevel"/>
    <w:tmpl w:val="35881B3C"/>
    <w:lvl w:ilvl="0">
      <w:start w:val="1"/>
      <w:numFmt w:val="decimal"/>
      <w:lvlText w:val="%1."/>
      <w:lvlJc w:val="left"/>
      <w:pPr>
        <w:tabs>
          <w:tab w:val="num" w:pos="0"/>
        </w:tabs>
        <w:ind w:left="539" w:hanging="440"/>
      </w:pPr>
    </w:lvl>
    <w:lvl w:ilvl="1">
      <w:start w:val="1"/>
      <w:numFmt w:val="aiueoFullWidth"/>
      <w:lvlText w:val="(%2)"/>
      <w:lvlJc w:val="left"/>
      <w:pPr>
        <w:tabs>
          <w:tab w:val="num" w:pos="0"/>
        </w:tabs>
        <w:ind w:left="979" w:hanging="440"/>
      </w:pPr>
    </w:lvl>
    <w:lvl w:ilvl="2">
      <w:start w:val="1"/>
      <w:numFmt w:val="decimalEnclosedCircle"/>
      <w:lvlText w:val="%3"/>
      <w:lvlJc w:val="left"/>
      <w:pPr>
        <w:tabs>
          <w:tab w:val="num" w:pos="0"/>
        </w:tabs>
        <w:ind w:left="1419" w:hanging="440"/>
      </w:pPr>
    </w:lvl>
    <w:lvl w:ilvl="3">
      <w:start w:val="1"/>
      <w:numFmt w:val="decimal"/>
      <w:lvlText w:val="%4."/>
      <w:lvlJc w:val="left"/>
      <w:pPr>
        <w:tabs>
          <w:tab w:val="num" w:pos="0"/>
        </w:tabs>
        <w:ind w:left="1859" w:hanging="440"/>
      </w:pPr>
    </w:lvl>
    <w:lvl w:ilvl="4">
      <w:start w:val="1"/>
      <w:numFmt w:val="aiueoFullWidth"/>
      <w:lvlText w:val="(%5)"/>
      <w:lvlJc w:val="left"/>
      <w:pPr>
        <w:tabs>
          <w:tab w:val="num" w:pos="0"/>
        </w:tabs>
        <w:ind w:left="2299" w:hanging="440"/>
      </w:pPr>
    </w:lvl>
    <w:lvl w:ilvl="5">
      <w:start w:val="1"/>
      <w:numFmt w:val="decimalEnclosedCircle"/>
      <w:lvlText w:val="%6"/>
      <w:lvlJc w:val="left"/>
      <w:pPr>
        <w:tabs>
          <w:tab w:val="num" w:pos="0"/>
        </w:tabs>
        <w:ind w:left="2739" w:hanging="440"/>
      </w:pPr>
    </w:lvl>
    <w:lvl w:ilvl="6">
      <w:start w:val="1"/>
      <w:numFmt w:val="decimal"/>
      <w:lvlText w:val="%7."/>
      <w:lvlJc w:val="left"/>
      <w:pPr>
        <w:tabs>
          <w:tab w:val="num" w:pos="0"/>
        </w:tabs>
        <w:ind w:left="3179" w:hanging="440"/>
      </w:pPr>
    </w:lvl>
    <w:lvl w:ilvl="7">
      <w:start w:val="1"/>
      <w:numFmt w:val="aiueoFullWidth"/>
      <w:lvlText w:val="(%8)"/>
      <w:lvlJc w:val="left"/>
      <w:pPr>
        <w:tabs>
          <w:tab w:val="num" w:pos="0"/>
        </w:tabs>
        <w:ind w:left="3619" w:hanging="440"/>
      </w:pPr>
    </w:lvl>
    <w:lvl w:ilvl="8">
      <w:start w:val="1"/>
      <w:numFmt w:val="decimalEnclosedCircle"/>
      <w:lvlText w:val="%9"/>
      <w:lvlJc w:val="left"/>
      <w:pPr>
        <w:tabs>
          <w:tab w:val="num" w:pos="0"/>
        </w:tabs>
        <w:ind w:left="4059" w:hanging="44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riya">
    <w15:presenceInfo w15:providerId="None" w15:userId="Mariya"/>
  </w15:person>
  <w15:person w15:author="Пахарукова Мария Юрьевна">
    <w15:presenceInfo w15:providerId="None" w15:userId="Пахарукова Мария Юрьевн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0A7"/>
    <w:rsid w:val="00007434"/>
    <w:rsid w:val="000103BF"/>
    <w:rsid w:val="00013951"/>
    <w:rsid w:val="0001765F"/>
    <w:rsid w:val="000205A3"/>
    <w:rsid w:val="00020D5C"/>
    <w:rsid w:val="00022E18"/>
    <w:rsid w:val="0002394C"/>
    <w:rsid w:val="00030E56"/>
    <w:rsid w:val="00032D9C"/>
    <w:rsid w:val="00036121"/>
    <w:rsid w:val="00057DE5"/>
    <w:rsid w:val="00065978"/>
    <w:rsid w:val="00072802"/>
    <w:rsid w:val="000806BC"/>
    <w:rsid w:val="00082893"/>
    <w:rsid w:val="00085101"/>
    <w:rsid w:val="00086D37"/>
    <w:rsid w:val="0009240B"/>
    <w:rsid w:val="000A6E3E"/>
    <w:rsid w:val="000B124A"/>
    <w:rsid w:val="000B3F2F"/>
    <w:rsid w:val="000B636D"/>
    <w:rsid w:val="000D15D5"/>
    <w:rsid w:val="000D31CF"/>
    <w:rsid w:val="000E600C"/>
    <w:rsid w:val="000E746E"/>
    <w:rsid w:val="000E779B"/>
    <w:rsid w:val="000F0EC4"/>
    <w:rsid w:val="000F42BE"/>
    <w:rsid w:val="00100669"/>
    <w:rsid w:val="00103F0B"/>
    <w:rsid w:val="00105046"/>
    <w:rsid w:val="00106844"/>
    <w:rsid w:val="001179DC"/>
    <w:rsid w:val="001220EA"/>
    <w:rsid w:val="00126675"/>
    <w:rsid w:val="0013153D"/>
    <w:rsid w:val="00131582"/>
    <w:rsid w:val="0014191C"/>
    <w:rsid w:val="00141B1A"/>
    <w:rsid w:val="00144C60"/>
    <w:rsid w:val="00144D33"/>
    <w:rsid w:val="00144DD5"/>
    <w:rsid w:val="00146A27"/>
    <w:rsid w:val="00151D94"/>
    <w:rsid w:val="00154262"/>
    <w:rsid w:val="0015617F"/>
    <w:rsid w:val="001572C4"/>
    <w:rsid w:val="00160B1F"/>
    <w:rsid w:val="001644B8"/>
    <w:rsid w:val="00166D23"/>
    <w:rsid w:val="00167C32"/>
    <w:rsid w:val="001725FE"/>
    <w:rsid w:val="00173151"/>
    <w:rsid w:val="00175FFE"/>
    <w:rsid w:val="00183AC4"/>
    <w:rsid w:val="00190346"/>
    <w:rsid w:val="00190D3D"/>
    <w:rsid w:val="001A00A7"/>
    <w:rsid w:val="001A07CC"/>
    <w:rsid w:val="001A1852"/>
    <w:rsid w:val="001B2082"/>
    <w:rsid w:val="001B2149"/>
    <w:rsid w:val="001B5A4A"/>
    <w:rsid w:val="001C2DEB"/>
    <w:rsid w:val="001D38BF"/>
    <w:rsid w:val="001D5237"/>
    <w:rsid w:val="001E0898"/>
    <w:rsid w:val="001E601A"/>
    <w:rsid w:val="001E6493"/>
    <w:rsid w:val="001E766B"/>
    <w:rsid w:val="001F194C"/>
    <w:rsid w:val="001F3153"/>
    <w:rsid w:val="001F43EC"/>
    <w:rsid w:val="001F4BAB"/>
    <w:rsid w:val="00205CD6"/>
    <w:rsid w:val="00213C24"/>
    <w:rsid w:val="002213D4"/>
    <w:rsid w:val="00223D28"/>
    <w:rsid w:val="002346C1"/>
    <w:rsid w:val="00241C72"/>
    <w:rsid w:val="00255B5A"/>
    <w:rsid w:val="00271446"/>
    <w:rsid w:val="00286D6C"/>
    <w:rsid w:val="002A2B02"/>
    <w:rsid w:val="002A2D7E"/>
    <w:rsid w:val="002A48DF"/>
    <w:rsid w:val="002A49D3"/>
    <w:rsid w:val="002B107D"/>
    <w:rsid w:val="002B43DE"/>
    <w:rsid w:val="002B4BDE"/>
    <w:rsid w:val="002C18B1"/>
    <w:rsid w:val="002C48A3"/>
    <w:rsid w:val="002C4E1E"/>
    <w:rsid w:val="002C67A7"/>
    <w:rsid w:val="002C7068"/>
    <w:rsid w:val="002D6192"/>
    <w:rsid w:val="002E0AFB"/>
    <w:rsid w:val="002E1B86"/>
    <w:rsid w:val="002E54C6"/>
    <w:rsid w:val="002E6E24"/>
    <w:rsid w:val="002F0266"/>
    <w:rsid w:val="002F19AE"/>
    <w:rsid w:val="00300371"/>
    <w:rsid w:val="00300840"/>
    <w:rsid w:val="00305A1E"/>
    <w:rsid w:val="003104F3"/>
    <w:rsid w:val="00327850"/>
    <w:rsid w:val="0033137E"/>
    <w:rsid w:val="0033557A"/>
    <w:rsid w:val="00337D54"/>
    <w:rsid w:val="00340C40"/>
    <w:rsid w:val="003415D9"/>
    <w:rsid w:val="003435D2"/>
    <w:rsid w:val="00345068"/>
    <w:rsid w:val="003502F4"/>
    <w:rsid w:val="003503AA"/>
    <w:rsid w:val="00350561"/>
    <w:rsid w:val="003539B5"/>
    <w:rsid w:val="00353FCE"/>
    <w:rsid w:val="003644A2"/>
    <w:rsid w:val="00364A1C"/>
    <w:rsid w:val="00381CCE"/>
    <w:rsid w:val="0039006F"/>
    <w:rsid w:val="00393C4C"/>
    <w:rsid w:val="003963D3"/>
    <w:rsid w:val="0039717B"/>
    <w:rsid w:val="003D0EBD"/>
    <w:rsid w:val="003D6A5C"/>
    <w:rsid w:val="003E3C2C"/>
    <w:rsid w:val="003E3D91"/>
    <w:rsid w:val="003F04D2"/>
    <w:rsid w:val="003F15F1"/>
    <w:rsid w:val="003F5E2A"/>
    <w:rsid w:val="003F71F0"/>
    <w:rsid w:val="00400577"/>
    <w:rsid w:val="00400B61"/>
    <w:rsid w:val="00400EF6"/>
    <w:rsid w:val="004011C1"/>
    <w:rsid w:val="004033F1"/>
    <w:rsid w:val="00410F05"/>
    <w:rsid w:val="004125FE"/>
    <w:rsid w:val="004158BB"/>
    <w:rsid w:val="00426ECB"/>
    <w:rsid w:val="00431BC6"/>
    <w:rsid w:val="0043432E"/>
    <w:rsid w:val="004376FF"/>
    <w:rsid w:val="004421C9"/>
    <w:rsid w:val="00442637"/>
    <w:rsid w:val="0044716B"/>
    <w:rsid w:val="00452649"/>
    <w:rsid w:val="00460395"/>
    <w:rsid w:val="00462FBE"/>
    <w:rsid w:val="00463A7B"/>
    <w:rsid w:val="00470566"/>
    <w:rsid w:val="004705D9"/>
    <w:rsid w:val="00473816"/>
    <w:rsid w:val="00482D77"/>
    <w:rsid w:val="00494E27"/>
    <w:rsid w:val="004A0F48"/>
    <w:rsid w:val="004B2599"/>
    <w:rsid w:val="004B2EDE"/>
    <w:rsid w:val="004C4A38"/>
    <w:rsid w:val="004D79EE"/>
    <w:rsid w:val="004F0BE0"/>
    <w:rsid w:val="004F1E57"/>
    <w:rsid w:val="004F5523"/>
    <w:rsid w:val="004F5D97"/>
    <w:rsid w:val="00501FA0"/>
    <w:rsid w:val="00502153"/>
    <w:rsid w:val="0050260B"/>
    <w:rsid w:val="00505C49"/>
    <w:rsid w:val="00510825"/>
    <w:rsid w:val="00514723"/>
    <w:rsid w:val="00524326"/>
    <w:rsid w:val="0053011A"/>
    <w:rsid w:val="00532FCF"/>
    <w:rsid w:val="00534928"/>
    <w:rsid w:val="0053690B"/>
    <w:rsid w:val="0054056A"/>
    <w:rsid w:val="00542B70"/>
    <w:rsid w:val="00542C39"/>
    <w:rsid w:val="005441BB"/>
    <w:rsid w:val="0054453D"/>
    <w:rsid w:val="0055234B"/>
    <w:rsid w:val="005539F6"/>
    <w:rsid w:val="00560B5F"/>
    <w:rsid w:val="00571A09"/>
    <w:rsid w:val="00575BD9"/>
    <w:rsid w:val="00590F3A"/>
    <w:rsid w:val="005922C3"/>
    <w:rsid w:val="00592DF8"/>
    <w:rsid w:val="00593276"/>
    <w:rsid w:val="0059426D"/>
    <w:rsid w:val="005950B1"/>
    <w:rsid w:val="005A00CF"/>
    <w:rsid w:val="005B09AF"/>
    <w:rsid w:val="005B11B6"/>
    <w:rsid w:val="005C4DA6"/>
    <w:rsid w:val="005C50A2"/>
    <w:rsid w:val="005D0736"/>
    <w:rsid w:val="005D1140"/>
    <w:rsid w:val="005F6378"/>
    <w:rsid w:val="00612A35"/>
    <w:rsid w:val="00614017"/>
    <w:rsid w:val="00614B17"/>
    <w:rsid w:val="00620E84"/>
    <w:rsid w:val="00624D3D"/>
    <w:rsid w:val="00625B8C"/>
    <w:rsid w:val="00630DBE"/>
    <w:rsid w:val="006350B1"/>
    <w:rsid w:val="0064216B"/>
    <w:rsid w:val="006428D9"/>
    <w:rsid w:val="006457D3"/>
    <w:rsid w:val="00655D0F"/>
    <w:rsid w:val="00660D8D"/>
    <w:rsid w:val="00665205"/>
    <w:rsid w:val="0066674B"/>
    <w:rsid w:val="0067745D"/>
    <w:rsid w:val="00683ECA"/>
    <w:rsid w:val="0069142E"/>
    <w:rsid w:val="00691C91"/>
    <w:rsid w:val="006A0442"/>
    <w:rsid w:val="006A1801"/>
    <w:rsid w:val="006A1B8B"/>
    <w:rsid w:val="006A4854"/>
    <w:rsid w:val="006A612C"/>
    <w:rsid w:val="006A795F"/>
    <w:rsid w:val="006B21EB"/>
    <w:rsid w:val="006B4D5E"/>
    <w:rsid w:val="006B5D93"/>
    <w:rsid w:val="006C5ED9"/>
    <w:rsid w:val="006D2692"/>
    <w:rsid w:val="006F37B0"/>
    <w:rsid w:val="006F5FF8"/>
    <w:rsid w:val="006F61C2"/>
    <w:rsid w:val="006F6665"/>
    <w:rsid w:val="006F68B9"/>
    <w:rsid w:val="00707D74"/>
    <w:rsid w:val="00711D59"/>
    <w:rsid w:val="00716365"/>
    <w:rsid w:val="00720121"/>
    <w:rsid w:val="00720F4C"/>
    <w:rsid w:val="0072660B"/>
    <w:rsid w:val="00726A8C"/>
    <w:rsid w:val="0075014D"/>
    <w:rsid w:val="00760379"/>
    <w:rsid w:val="00776E9F"/>
    <w:rsid w:val="007812C9"/>
    <w:rsid w:val="0079213F"/>
    <w:rsid w:val="00797DA2"/>
    <w:rsid w:val="007A087A"/>
    <w:rsid w:val="007A25CA"/>
    <w:rsid w:val="007B12B5"/>
    <w:rsid w:val="007D1F87"/>
    <w:rsid w:val="007D286B"/>
    <w:rsid w:val="007E0918"/>
    <w:rsid w:val="007E1FE8"/>
    <w:rsid w:val="007E39A9"/>
    <w:rsid w:val="007E3C0B"/>
    <w:rsid w:val="007F0546"/>
    <w:rsid w:val="007F0590"/>
    <w:rsid w:val="007F5F12"/>
    <w:rsid w:val="00801030"/>
    <w:rsid w:val="00807724"/>
    <w:rsid w:val="00810768"/>
    <w:rsid w:val="008202B5"/>
    <w:rsid w:val="00830868"/>
    <w:rsid w:val="00833AE4"/>
    <w:rsid w:val="00837B0E"/>
    <w:rsid w:val="00860F4E"/>
    <w:rsid w:val="0086228A"/>
    <w:rsid w:val="00875051"/>
    <w:rsid w:val="008800B8"/>
    <w:rsid w:val="00883BCB"/>
    <w:rsid w:val="00892FC6"/>
    <w:rsid w:val="008957FE"/>
    <w:rsid w:val="00897A40"/>
    <w:rsid w:val="008A2BF3"/>
    <w:rsid w:val="008A300D"/>
    <w:rsid w:val="008A3501"/>
    <w:rsid w:val="008A38F3"/>
    <w:rsid w:val="008A3B99"/>
    <w:rsid w:val="008B3344"/>
    <w:rsid w:val="008C01A4"/>
    <w:rsid w:val="008C364A"/>
    <w:rsid w:val="008C4139"/>
    <w:rsid w:val="008C4569"/>
    <w:rsid w:val="008C48E3"/>
    <w:rsid w:val="008C54DA"/>
    <w:rsid w:val="008C736E"/>
    <w:rsid w:val="008D02BF"/>
    <w:rsid w:val="008D120E"/>
    <w:rsid w:val="008D1A5A"/>
    <w:rsid w:val="008E0489"/>
    <w:rsid w:val="008E0926"/>
    <w:rsid w:val="008F42B0"/>
    <w:rsid w:val="009016B9"/>
    <w:rsid w:val="00902E4D"/>
    <w:rsid w:val="00907C8A"/>
    <w:rsid w:val="0091154F"/>
    <w:rsid w:val="00911E59"/>
    <w:rsid w:val="009229B9"/>
    <w:rsid w:val="00933FEB"/>
    <w:rsid w:val="009378EF"/>
    <w:rsid w:val="00943B96"/>
    <w:rsid w:val="00944905"/>
    <w:rsid w:val="00944D15"/>
    <w:rsid w:val="0095312A"/>
    <w:rsid w:val="00956841"/>
    <w:rsid w:val="00960783"/>
    <w:rsid w:val="0096142B"/>
    <w:rsid w:val="00963B1A"/>
    <w:rsid w:val="009669EA"/>
    <w:rsid w:val="00972A7F"/>
    <w:rsid w:val="00974EE9"/>
    <w:rsid w:val="00976B07"/>
    <w:rsid w:val="00976B1B"/>
    <w:rsid w:val="00987BC2"/>
    <w:rsid w:val="009A20AB"/>
    <w:rsid w:val="009B7991"/>
    <w:rsid w:val="009C13BB"/>
    <w:rsid w:val="009D0F5A"/>
    <w:rsid w:val="009D14E9"/>
    <w:rsid w:val="009D2FA1"/>
    <w:rsid w:val="009D380C"/>
    <w:rsid w:val="009D6D69"/>
    <w:rsid w:val="009E39D0"/>
    <w:rsid w:val="009E3E45"/>
    <w:rsid w:val="009F1B68"/>
    <w:rsid w:val="00A020F2"/>
    <w:rsid w:val="00A174BA"/>
    <w:rsid w:val="00A21DFE"/>
    <w:rsid w:val="00A26A8C"/>
    <w:rsid w:val="00A27992"/>
    <w:rsid w:val="00A3075F"/>
    <w:rsid w:val="00A42F65"/>
    <w:rsid w:val="00A4339B"/>
    <w:rsid w:val="00A538FD"/>
    <w:rsid w:val="00A55198"/>
    <w:rsid w:val="00A55ABD"/>
    <w:rsid w:val="00A70C3E"/>
    <w:rsid w:val="00A72768"/>
    <w:rsid w:val="00A84934"/>
    <w:rsid w:val="00AA1FF3"/>
    <w:rsid w:val="00AA7240"/>
    <w:rsid w:val="00AB1ACB"/>
    <w:rsid w:val="00AB2354"/>
    <w:rsid w:val="00AB2792"/>
    <w:rsid w:val="00AB2D8C"/>
    <w:rsid w:val="00AB2E68"/>
    <w:rsid w:val="00AB4E0B"/>
    <w:rsid w:val="00AB748C"/>
    <w:rsid w:val="00AC13E3"/>
    <w:rsid w:val="00AD206C"/>
    <w:rsid w:val="00AD521B"/>
    <w:rsid w:val="00AD5742"/>
    <w:rsid w:val="00AD59F5"/>
    <w:rsid w:val="00AD6589"/>
    <w:rsid w:val="00AE360C"/>
    <w:rsid w:val="00AE4ADC"/>
    <w:rsid w:val="00AE51C4"/>
    <w:rsid w:val="00AF2333"/>
    <w:rsid w:val="00AF2F77"/>
    <w:rsid w:val="00AF3B06"/>
    <w:rsid w:val="00AF3BF3"/>
    <w:rsid w:val="00AF79FE"/>
    <w:rsid w:val="00B00FFC"/>
    <w:rsid w:val="00B07107"/>
    <w:rsid w:val="00B15EF7"/>
    <w:rsid w:val="00B264A2"/>
    <w:rsid w:val="00B374B8"/>
    <w:rsid w:val="00B407CB"/>
    <w:rsid w:val="00B576FB"/>
    <w:rsid w:val="00B60DE6"/>
    <w:rsid w:val="00B64B3D"/>
    <w:rsid w:val="00B64C2C"/>
    <w:rsid w:val="00B74AC9"/>
    <w:rsid w:val="00B76204"/>
    <w:rsid w:val="00B83098"/>
    <w:rsid w:val="00B91457"/>
    <w:rsid w:val="00B921F5"/>
    <w:rsid w:val="00B930E6"/>
    <w:rsid w:val="00B9664B"/>
    <w:rsid w:val="00BA1991"/>
    <w:rsid w:val="00BA3FB2"/>
    <w:rsid w:val="00BB2846"/>
    <w:rsid w:val="00BB3000"/>
    <w:rsid w:val="00BB33E6"/>
    <w:rsid w:val="00BC6D0A"/>
    <w:rsid w:val="00BD0978"/>
    <w:rsid w:val="00BE3479"/>
    <w:rsid w:val="00BE4248"/>
    <w:rsid w:val="00BE6867"/>
    <w:rsid w:val="00C01421"/>
    <w:rsid w:val="00C1191C"/>
    <w:rsid w:val="00C150C1"/>
    <w:rsid w:val="00C1553C"/>
    <w:rsid w:val="00C228FB"/>
    <w:rsid w:val="00C25E63"/>
    <w:rsid w:val="00C33A97"/>
    <w:rsid w:val="00C357E2"/>
    <w:rsid w:val="00C428B8"/>
    <w:rsid w:val="00C50AEE"/>
    <w:rsid w:val="00C532C6"/>
    <w:rsid w:val="00C55F97"/>
    <w:rsid w:val="00C64A43"/>
    <w:rsid w:val="00C6529A"/>
    <w:rsid w:val="00C70844"/>
    <w:rsid w:val="00C70AB2"/>
    <w:rsid w:val="00C738C9"/>
    <w:rsid w:val="00C77BF7"/>
    <w:rsid w:val="00C94556"/>
    <w:rsid w:val="00CA468B"/>
    <w:rsid w:val="00CA5D2F"/>
    <w:rsid w:val="00CB41E0"/>
    <w:rsid w:val="00CD049B"/>
    <w:rsid w:val="00CD08FC"/>
    <w:rsid w:val="00CD0A8F"/>
    <w:rsid w:val="00CD7439"/>
    <w:rsid w:val="00CE0C08"/>
    <w:rsid w:val="00CE2AC0"/>
    <w:rsid w:val="00CE3639"/>
    <w:rsid w:val="00CF149C"/>
    <w:rsid w:val="00CF5A10"/>
    <w:rsid w:val="00D03E02"/>
    <w:rsid w:val="00D04D62"/>
    <w:rsid w:val="00D10DDB"/>
    <w:rsid w:val="00D1240E"/>
    <w:rsid w:val="00D12E93"/>
    <w:rsid w:val="00D15203"/>
    <w:rsid w:val="00D25240"/>
    <w:rsid w:val="00D274D0"/>
    <w:rsid w:val="00D353A4"/>
    <w:rsid w:val="00D3707E"/>
    <w:rsid w:val="00D374ED"/>
    <w:rsid w:val="00D45881"/>
    <w:rsid w:val="00D50D4A"/>
    <w:rsid w:val="00D512D3"/>
    <w:rsid w:val="00D524C1"/>
    <w:rsid w:val="00D52ACE"/>
    <w:rsid w:val="00D54EE7"/>
    <w:rsid w:val="00D54F7B"/>
    <w:rsid w:val="00D60557"/>
    <w:rsid w:val="00D619CE"/>
    <w:rsid w:val="00D7064B"/>
    <w:rsid w:val="00D72825"/>
    <w:rsid w:val="00D76CBC"/>
    <w:rsid w:val="00D92967"/>
    <w:rsid w:val="00D93BAB"/>
    <w:rsid w:val="00DA352C"/>
    <w:rsid w:val="00DA7E16"/>
    <w:rsid w:val="00DA7F7D"/>
    <w:rsid w:val="00DB222F"/>
    <w:rsid w:val="00DB383E"/>
    <w:rsid w:val="00DB44DE"/>
    <w:rsid w:val="00DC2809"/>
    <w:rsid w:val="00DC3695"/>
    <w:rsid w:val="00DC4862"/>
    <w:rsid w:val="00DC59B1"/>
    <w:rsid w:val="00DC5F57"/>
    <w:rsid w:val="00DC6C4D"/>
    <w:rsid w:val="00DD0F3E"/>
    <w:rsid w:val="00DE18BA"/>
    <w:rsid w:val="00DE1B43"/>
    <w:rsid w:val="00DE3C0A"/>
    <w:rsid w:val="00DE6B9B"/>
    <w:rsid w:val="00DF326E"/>
    <w:rsid w:val="00DF6508"/>
    <w:rsid w:val="00DF728B"/>
    <w:rsid w:val="00E03D83"/>
    <w:rsid w:val="00E11AA3"/>
    <w:rsid w:val="00E11F06"/>
    <w:rsid w:val="00E224D5"/>
    <w:rsid w:val="00E24C65"/>
    <w:rsid w:val="00E31757"/>
    <w:rsid w:val="00E31A8E"/>
    <w:rsid w:val="00E31D20"/>
    <w:rsid w:val="00E32532"/>
    <w:rsid w:val="00E348BE"/>
    <w:rsid w:val="00E34F1C"/>
    <w:rsid w:val="00E35521"/>
    <w:rsid w:val="00E42746"/>
    <w:rsid w:val="00E54646"/>
    <w:rsid w:val="00E546BF"/>
    <w:rsid w:val="00E5477F"/>
    <w:rsid w:val="00E65FB2"/>
    <w:rsid w:val="00E70A5E"/>
    <w:rsid w:val="00E72594"/>
    <w:rsid w:val="00E82673"/>
    <w:rsid w:val="00E85033"/>
    <w:rsid w:val="00E91998"/>
    <w:rsid w:val="00E94FE5"/>
    <w:rsid w:val="00EA0E34"/>
    <w:rsid w:val="00EA61AB"/>
    <w:rsid w:val="00EC464F"/>
    <w:rsid w:val="00ED2075"/>
    <w:rsid w:val="00EE0615"/>
    <w:rsid w:val="00EE2144"/>
    <w:rsid w:val="00EE7985"/>
    <w:rsid w:val="00EF0BB9"/>
    <w:rsid w:val="00EF5E2B"/>
    <w:rsid w:val="00F006C0"/>
    <w:rsid w:val="00F06D42"/>
    <w:rsid w:val="00F10A33"/>
    <w:rsid w:val="00F13FDC"/>
    <w:rsid w:val="00F17E2E"/>
    <w:rsid w:val="00F31667"/>
    <w:rsid w:val="00F32B6D"/>
    <w:rsid w:val="00F352C5"/>
    <w:rsid w:val="00F43C8D"/>
    <w:rsid w:val="00F44BBC"/>
    <w:rsid w:val="00F467CA"/>
    <w:rsid w:val="00F53042"/>
    <w:rsid w:val="00F621FB"/>
    <w:rsid w:val="00F65EB4"/>
    <w:rsid w:val="00F70378"/>
    <w:rsid w:val="00F71BA3"/>
    <w:rsid w:val="00F71C35"/>
    <w:rsid w:val="00F874F6"/>
    <w:rsid w:val="00F87578"/>
    <w:rsid w:val="00F87B50"/>
    <w:rsid w:val="00F90EA9"/>
    <w:rsid w:val="00F92F0B"/>
    <w:rsid w:val="00F95D48"/>
    <w:rsid w:val="00FB42C4"/>
    <w:rsid w:val="00FB6F4D"/>
    <w:rsid w:val="00FC4100"/>
    <w:rsid w:val="00FE27D9"/>
    <w:rsid w:val="00FE2DA0"/>
    <w:rsid w:val="00FE7F70"/>
    <w:rsid w:val="00FF5AE9"/>
    <w:rsid w:val="00FF5E9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B0C2"/>
  <w15:chartTrackingRefBased/>
  <w15:docId w15:val="{48378FF7-8D19-41B6-8C35-444E3093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0B61"/>
  </w:style>
  <w:style w:type="paragraph" w:styleId="1">
    <w:name w:val="heading 1"/>
    <w:basedOn w:val="a"/>
    <w:next w:val="a"/>
    <w:link w:val="10"/>
    <w:uiPriority w:val="3"/>
    <w:qFormat/>
    <w:rsid w:val="001A0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1A0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1A00A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A00A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A00A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A00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A00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A00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A00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00A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qFormat/>
    <w:rsid w:val="001A00A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1A00A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A00A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A00A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A00A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A00A7"/>
    <w:rPr>
      <w:rFonts w:eastAsiaTheme="majorEastAsia" w:cstheme="majorBidi"/>
      <w:color w:val="595959" w:themeColor="text1" w:themeTint="A6"/>
    </w:rPr>
  </w:style>
  <w:style w:type="character" w:customStyle="1" w:styleId="80">
    <w:name w:val="Заголовок 8 Знак"/>
    <w:basedOn w:val="a0"/>
    <w:link w:val="8"/>
    <w:uiPriority w:val="9"/>
    <w:semiHidden/>
    <w:rsid w:val="001A00A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A00A7"/>
    <w:rPr>
      <w:rFonts w:eastAsiaTheme="majorEastAsia" w:cstheme="majorBidi"/>
      <w:color w:val="272727" w:themeColor="text1" w:themeTint="D8"/>
    </w:rPr>
  </w:style>
  <w:style w:type="paragraph" w:styleId="a3">
    <w:name w:val="Title"/>
    <w:basedOn w:val="a"/>
    <w:next w:val="a"/>
    <w:link w:val="a4"/>
    <w:uiPriority w:val="10"/>
    <w:qFormat/>
    <w:rsid w:val="001A0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A00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00A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A00A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A00A7"/>
    <w:pPr>
      <w:spacing w:before="160"/>
      <w:jc w:val="center"/>
    </w:pPr>
    <w:rPr>
      <w:i/>
      <w:iCs/>
      <w:color w:val="404040" w:themeColor="text1" w:themeTint="BF"/>
    </w:rPr>
  </w:style>
  <w:style w:type="character" w:customStyle="1" w:styleId="22">
    <w:name w:val="Цитата 2 Знак"/>
    <w:basedOn w:val="a0"/>
    <w:link w:val="21"/>
    <w:uiPriority w:val="29"/>
    <w:rsid w:val="001A00A7"/>
    <w:rPr>
      <w:i/>
      <w:iCs/>
      <w:color w:val="404040" w:themeColor="text1" w:themeTint="BF"/>
    </w:rPr>
  </w:style>
  <w:style w:type="paragraph" w:styleId="a7">
    <w:name w:val="List Paragraph"/>
    <w:basedOn w:val="a"/>
    <w:uiPriority w:val="34"/>
    <w:qFormat/>
    <w:rsid w:val="001A00A7"/>
    <w:pPr>
      <w:ind w:left="720"/>
      <w:contextualSpacing/>
    </w:pPr>
  </w:style>
  <w:style w:type="character" w:styleId="a8">
    <w:name w:val="Intense Emphasis"/>
    <w:basedOn w:val="a0"/>
    <w:uiPriority w:val="21"/>
    <w:qFormat/>
    <w:rsid w:val="001A00A7"/>
    <w:rPr>
      <w:i/>
      <w:iCs/>
      <w:color w:val="2F5496" w:themeColor="accent1" w:themeShade="BF"/>
    </w:rPr>
  </w:style>
  <w:style w:type="paragraph" w:styleId="a9">
    <w:name w:val="Intense Quote"/>
    <w:basedOn w:val="a"/>
    <w:next w:val="a"/>
    <w:link w:val="aa"/>
    <w:uiPriority w:val="30"/>
    <w:qFormat/>
    <w:rsid w:val="001A0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A00A7"/>
    <w:rPr>
      <w:i/>
      <w:iCs/>
      <w:color w:val="2F5496" w:themeColor="accent1" w:themeShade="BF"/>
    </w:rPr>
  </w:style>
  <w:style w:type="character" w:styleId="ab">
    <w:name w:val="Intense Reference"/>
    <w:basedOn w:val="a0"/>
    <w:uiPriority w:val="32"/>
    <w:qFormat/>
    <w:rsid w:val="001A00A7"/>
    <w:rPr>
      <w:b/>
      <w:bCs/>
      <w:smallCaps/>
      <w:color w:val="2F5496" w:themeColor="accent1" w:themeShade="BF"/>
      <w:spacing w:val="5"/>
    </w:rPr>
  </w:style>
  <w:style w:type="character" w:styleId="ac">
    <w:name w:val="Emphasis"/>
    <w:uiPriority w:val="20"/>
    <w:qFormat/>
    <w:rsid w:val="00C01421"/>
    <w:rPr>
      <w:i/>
      <w:iCs/>
    </w:rPr>
  </w:style>
  <w:style w:type="paragraph" w:styleId="ad">
    <w:name w:val="Normal (Web)"/>
    <w:basedOn w:val="a"/>
    <w:uiPriority w:val="99"/>
    <w:unhideWhenUsed/>
    <w:qFormat/>
    <w:rsid w:val="001F194C"/>
    <w:pPr>
      <w:suppressAutoHyphens/>
      <w:spacing w:beforeAutospacing="1" w:after="0" w:afterAutospacing="1" w:line="240" w:lineRule="auto"/>
    </w:pPr>
    <w:rPr>
      <w:rFonts w:ascii="Times New Roman" w:eastAsia="Times New Roman" w:hAnsi="Times New Roman" w:cs="Times New Roman"/>
      <w:kern w:val="0"/>
      <w:lang w:val="en-CA" w:eastAsia="ja-JP"/>
      <w14:ligatures w14:val="none"/>
    </w:rPr>
  </w:style>
  <w:style w:type="character" w:customStyle="1" w:styleId="anegp0gi0b9av8jahpyh">
    <w:name w:val="anegp0gi0b9av8jahpyh"/>
    <w:basedOn w:val="a0"/>
    <w:qFormat/>
    <w:rsid w:val="000F0EC4"/>
  </w:style>
  <w:style w:type="character" w:styleId="ae">
    <w:name w:val="Hyperlink"/>
    <w:basedOn w:val="a0"/>
    <w:uiPriority w:val="99"/>
    <w:unhideWhenUsed/>
    <w:rsid w:val="00B407CB"/>
    <w:rPr>
      <w:color w:val="0563C1" w:themeColor="hyperlink"/>
      <w:u w:val="single"/>
    </w:rPr>
  </w:style>
  <w:style w:type="character" w:customStyle="1" w:styleId="UnresolvedMention1">
    <w:name w:val="Unresolved Mention1"/>
    <w:basedOn w:val="a0"/>
    <w:uiPriority w:val="99"/>
    <w:semiHidden/>
    <w:unhideWhenUsed/>
    <w:rsid w:val="00B407CB"/>
    <w:rPr>
      <w:color w:val="605E5C"/>
      <w:shd w:val="clear" w:color="auto" w:fill="E1DFDD"/>
    </w:rPr>
  </w:style>
  <w:style w:type="character" w:styleId="af">
    <w:name w:val="annotation reference"/>
    <w:basedOn w:val="a0"/>
    <w:uiPriority w:val="99"/>
    <w:semiHidden/>
    <w:unhideWhenUsed/>
    <w:rsid w:val="00711D59"/>
    <w:rPr>
      <w:sz w:val="16"/>
      <w:szCs w:val="16"/>
    </w:rPr>
  </w:style>
  <w:style w:type="paragraph" w:styleId="af0">
    <w:name w:val="annotation text"/>
    <w:basedOn w:val="a"/>
    <w:link w:val="af1"/>
    <w:uiPriority w:val="99"/>
    <w:semiHidden/>
    <w:unhideWhenUsed/>
    <w:rsid w:val="00711D59"/>
    <w:pPr>
      <w:spacing w:line="240" w:lineRule="auto"/>
    </w:pPr>
    <w:rPr>
      <w:sz w:val="20"/>
      <w:szCs w:val="20"/>
    </w:rPr>
  </w:style>
  <w:style w:type="character" w:customStyle="1" w:styleId="af1">
    <w:name w:val="Текст примечания Знак"/>
    <w:basedOn w:val="a0"/>
    <w:link w:val="af0"/>
    <w:uiPriority w:val="99"/>
    <w:semiHidden/>
    <w:rsid w:val="00711D59"/>
    <w:rPr>
      <w:sz w:val="20"/>
      <w:szCs w:val="20"/>
    </w:rPr>
  </w:style>
  <w:style w:type="paragraph" w:styleId="af2">
    <w:name w:val="annotation subject"/>
    <w:basedOn w:val="af0"/>
    <w:next w:val="af0"/>
    <w:link w:val="af3"/>
    <w:uiPriority w:val="99"/>
    <w:semiHidden/>
    <w:unhideWhenUsed/>
    <w:rsid w:val="00711D59"/>
    <w:rPr>
      <w:b/>
      <w:bCs/>
    </w:rPr>
  </w:style>
  <w:style w:type="character" w:customStyle="1" w:styleId="af3">
    <w:name w:val="Тема примечания Знак"/>
    <w:basedOn w:val="af1"/>
    <w:link w:val="af2"/>
    <w:uiPriority w:val="99"/>
    <w:semiHidden/>
    <w:rsid w:val="00711D59"/>
    <w:rPr>
      <w:b/>
      <w:bCs/>
      <w:sz w:val="20"/>
      <w:szCs w:val="20"/>
    </w:rPr>
  </w:style>
  <w:style w:type="paragraph" w:styleId="af4">
    <w:name w:val="Balloon Text"/>
    <w:basedOn w:val="a"/>
    <w:link w:val="af5"/>
    <w:uiPriority w:val="99"/>
    <w:semiHidden/>
    <w:unhideWhenUsed/>
    <w:rsid w:val="00711D59"/>
    <w:pPr>
      <w:spacing w:after="0" w:line="240" w:lineRule="auto"/>
    </w:pPr>
    <w:rPr>
      <w:rFonts w:ascii="Segoe UI" w:hAnsi="Segoe UI" w:cs="Segoe UI"/>
      <w:sz w:val="18"/>
      <w:szCs w:val="18"/>
    </w:rPr>
  </w:style>
  <w:style w:type="character" w:customStyle="1" w:styleId="af5">
    <w:name w:val="Текст выноски Знак"/>
    <w:basedOn w:val="a0"/>
    <w:link w:val="af4"/>
    <w:uiPriority w:val="99"/>
    <w:semiHidden/>
    <w:rsid w:val="00711D59"/>
    <w:rPr>
      <w:rFonts w:ascii="Segoe UI" w:hAnsi="Segoe UI" w:cs="Segoe UI"/>
      <w:sz w:val="18"/>
      <w:szCs w:val="18"/>
    </w:rPr>
  </w:style>
  <w:style w:type="paragraph" w:styleId="af6">
    <w:name w:val="Revision"/>
    <w:hidden/>
    <w:uiPriority w:val="99"/>
    <w:semiHidden/>
    <w:rsid w:val="00D12E93"/>
    <w:pPr>
      <w:spacing w:after="0" w:line="240" w:lineRule="auto"/>
    </w:pPr>
  </w:style>
  <w:style w:type="character" w:customStyle="1" w:styleId="UnresolvedMention">
    <w:name w:val="Unresolved Mention"/>
    <w:basedOn w:val="a0"/>
    <w:uiPriority w:val="99"/>
    <w:semiHidden/>
    <w:unhideWhenUsed/>
    <w:rsid w:val="00BE6867"/>
    <w:rPr>
      <w:color w:val="605E5C"/>
      <w:shd w:val="clear" w:color="auto" w:fill="E1DFDD"/>
    </w:rPr>
  </w:style>
  <w:style w:type="character" w:styleId="af7">
    <w:name w:val="FollowedHyperlink"/>
    <w:basedOn w:val="a0"/>
    <w:uiPriority w:val="99"/>
    <w:semiHidden/>
    <w:unhideWhenUsed/>
    <w:rsid w:val="00BE686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962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5.jpeg"/><Relationship Id="rId5" Type="http://schemas.openxmlformats.org/officeDocument/2006/relationships/comments" Target="comments.xml"/><Relationship Id="rId15" Type="http://schemas.microsoft.com/office/2016/09/relationships/commentsIds" Target="commentsId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5699</Words>
  <Characters>32487</Characters>
  <Application>Microsoft Office Word</Application>
  <DocSecurity>0</DocSecurity>
  <Lines>270</Lines>
  <Paragraphs>76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Пахарукова Мария Юрьевна</cp:lastModifiedBy>
  <cp:revision>2</cp:revision>
  <dcterms:created xsi:type="dcterms:W3CDTF">2026-10-09T07:33:00Z</dcterms:created>
  <dcterms:modified xsi:type="dcterms:W3CDTF">2026-10-09T07:33:00Z</dcterms:modified>
</cp:coreProperties>
</file>