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1FCA" w14:textId="301544BD" w:rsidR="00711D59" w:rsidRDefault="00711D59" w:rsidP="00EA61AB">
      <w:pPr>
        <w:spacing w:after="0" w:line="276" w:lineRule="auto"/>
        <w:jc w:val="both"/>
        <w:rPr>
          <w:rFonts w:ascii="Times New Roman" w:hAnsi="Times New Roman" w:cs="Times New Roman"/>
          <w:b/>
          <w:bCs/>
        </w:rPr>
      </w:pPr>
      <w:bookmarkStart w:id="0" w:name="_Hlk241077641"/>
      <w:bookmarkEnd w:id="0"/>
      <w:commentRangeStart w:id="1"/>
      <w:r>
        <w:rPr>
          <w:rFonts w:ascii="Times New Roman" w:hAnsi="Times New Roman" w:cs="Times New Roman"/>
          <w:b/>
          <w:bCs/>
        </w:rPr>
        <w:t>Establishment of animal model for Opisthorchis felineus liver fluke infection</w:t>
      </w:r>
      <w:commentRangeEnd w:id="1"/>
      <w:r>
        <w:rPr>
          <w:rStyle w:val="CommentReference"/>
        </w:rPr>
        <w:commentReference w:id="1"/>
      </w:r>
    </w:p>
    <w:p w14:paraId="3AFAD93B" w14:textId="77777777" w:rsidR="00711D59" w:rsidRDefault="00711D59" w:rsidP="00EA61AB">
      <w:pPr>
        <w:spacing w:after="0" w:line="276" w:lineRule="auto"/>
        <w:jc w:val="both"/>
        <w:rPr>
          <w:rFonts w:ascii="Times New Roman" w:hAnsi="Times New Roman" w:cs="Times New Roman"/>
          <w:b/>
          <w:bCs/>
        </w:rPr>
      </w:pPr>
    </w:p>
    <w:p w14:paraId="0967FF3F" w14:textId="74A8BD61" w:rsidR="00F006C0" w:rsidRPr="00D92967" w:rsidRDefault="00F006C0" w:rsidP="00EA61AB">
      <w:pPr>
        <w:spacing w:after="0" w:line="276" w:lineRule="auto"/>
        <w:jc w:val="both"/>
        <w:rPr>
          <w:rFonts w:ascii="Times New Roman" w:hAnsi="Times New Roman" w:cs="Times New Roman"/>
          <w:b/>
          <w:bCs/>
        </w:rPr>
      </w:pPr>
      <w:r w:rsidRPr="00D92967">
        <w:rPr>
          <w:rFonts w:ascii="Times New Roman" w:hAnsi="Times New Roman" w:cs="Times New Roman"/>
          <w:b/>
          <w:bCs/>
        </w:rPr>
        <w:t xml:space="preserve">Introduction </w:t>
      </w:r>
    </w:p>
    <w:p w14:paraId="68AD5825" w14:textId="01D3AE69" w:rsidR="00151D94" w:rsidRPr="00D92967" w:rsidRDefault="00F006C0" w:rsidP="00EA61AB">
      <w:pPr>
        <w:spacing w:after="0" w:line="276" w:lineRule="auto"/>
        <w:jc w:val="both"/>
        <w:rPr>
          <w:rFonts w:ascii="Times New Roman" w:hAnsi="Times New Roman" w:cs="Times New Roman"/>
          <w:lang w:val="ru-RU"/>
        </w:rPr>
      </w:pPr>
      <w:r w:rsidRPr="00D92967">
        <w:rPr>
          <w:rFonts w:ascii="Times New Roman" w:hAnsi="Times New Roman" w:cs="Times New Roman"/>
          <w:lang w:val="ru-RU"/>
        </w:rPr>
        <w:t>Описторхоз</w:t>
      </w:r>
      <w:r w:rsidRPr="00D92967">
        <w:rPr>
          <w:rFonts w:ascii="Times New Roman" w:hAnsi="Times New Roman" w:cs="Times New Roman"/>
        </w:rPr>
        <w:t xml:space="preserve"> – </w:t>
      </w:r>
      <w:r w:rsidRPr="00D92967">
        <w:rPr>
          <w:rFonts w:ascii="Times New Roman" w:hAnsi="Times New Roman" w:cs="Times New Roman"/>
          <w:lang w:val="ru-RU"/>
        </w:rPr>
        <w:t>это</w:t>
      </w:r>
      <w:r w:rsidRPr="00D92967">
        <w:rPr>
          <w:rFonts w:ascii="Times New Roman" w:hAnsi="Times New Roman" w:cs="Times New Roman"/>
        </w:rPr>
        <w:t xml:space="preserve"> </w:t>
      </w:r>
      <w:r w:rsidRPr="00D92967">
        <w:rPr>
          <w:rFonts w:ascii="Times New Roman" w:hAnsi="Times New Roman" w:cs="Times New Roman"/>
          <w:lang w:val="ru-RU"/>
        </w:rPr>
        <w:t>заболевание</w:t>
      </w:r>
      <w:r w:rsidRPr="00D92967">
        <w:rPr>
          <w:rFonts w:ascii="Times New Roman" w:hAnsi="Times New Roman" w:cs="Times New Roman"/>
        </w:rPr>
        <w:t xml:space="preserve">, </w:t>
      </w:r>
      <w:r w:rsidRPr="00D92967">
        <w:rPr>
          <w:rFonts w:ascii="Times New Roman" w:hAnsi="Times New Roman" w:cs="Times New Roman"/>
          <w:lang w:val="ru-RU"/>
        </w:rPr>
        <w:t>вызываемое</w:t>
      </w:r>
      <w:r w:rsidRPr="00D92967">
        <w:rPr>
          <w:rFonts w:ascii="Times New Roman" w:hAnsi="Times New Roman" w:cs="Times New Roman"/>
        </w:rPr>
        <w:t xml:space="preserve"> </w:t>
      </w:r>
      <w:r w:rsidR="00E32532" w:rsidRPr="00D92967">
        <w:rPr>
          <w:rFonts w:ascii="Times New Roman" w:hAnsi="Times New Roman" w:cs="Times New Roman"/>
        </w:rPr>
        <w:t>food borne trematodes</w:t>
      </w:r>
      <w:r w:rsidR="00711D59" w:rsidRPr="00D12E93">
        <w:rPr>
          <w:rFonts w:ascii="Times New Roman" w:hAnsi="Times New Roman" w:cs="Times New Roman"/>
        </w:rPr>
        <w:t xml:space="preserve">, </w:t>
      </w:r>
      <w:r w:rsidR="00711D59">
        <w:rPr>
          <w:rFonts w:ascii="Times New Roman" w:hAnsi="Times New Roman" w:cs="Times New Roman"/>
          <w:lang w:val="ru-RU"/>
        </w:rPr>
        <w:t>таких</w:t>
      </w:r>
      <w:r w:rsidR="00711D59" w:rsidRPr="00D12E93">
        <w:rPr>
          <w:rFonts w:ascii="Times New Roman" w:hAnsi="Times New Roman" w:cs="Times New Roman"/>
        </w:rPr>
        <w:t xml:space="preserve"> </w:t>
      </w:r>
      <w:r w:rsidR="00711D59">
        <w:rPr>
          <w:rFonts w:ascii="Times New Roman" w:hAnsi="Times New Roman" w:cs="Times New Roman"/>
          <w:lang w:val="ru-RU"/>
        </w:rPr>
        <w:t>как</w:t>
      </w:r>
      <w:r w:rsidR="00711D59" w:rsidRPr="00D12E93">
        <w:rPr>
          <w:rFonts w:ascii="Times New Roman" w:hAnsi="Times New Roman" w:cs="Times New Roman"/>
        </w:rPr>
        <w:t xml:space="preserve"> </w:t>
      </w:r>
      <w:r w:rsidR="00711D59">
        <w:rPr>
          <w:rFonts w:ascii="Times New Roman" w:hAnsi="Times New Roman" w:cs="Times New Roman"/>
        </w:rPr>
        <w:t>liver flukes</w:t>
      </w:r>
      <w:r w:rsidR="00E32532" w:rsidRPr="00D92967">
        <w:rPr>
          <w:rFonts w:ascii="Times New Roman" w:hAnsi="Times New Roman" w:cs="Times New Roman"/>
        </w:rPr>
        <w:t xml:space="preserve"> Opisthorchis felineus, Opisthorchis viverrini and Clonorchis sinensis. O</w:t>
      </w:r>
      <w:r w:rsidR="00E32532" w:rsidRPr="00D92967">
        <w:rPr>
          <w:rFonts w:ascii="Times New Roman" w:hAnsi="Times New Roman" w:cs="Times New Roman"/>
          <w:lang w:val="ru-RU"/>
        </w:rPr>
        <w:t xml:space="preserve">. </w:t>
      </w:r>
      <w:r w:rsidR="00E32532" w:rsidRPr="00D92967">
        <w:rPr>
          <w:rFonts w:ascii="Times New Roman" w:hAnsi="Times New Roman" w:cs="Times New Roman"/>
        </w:rPr>
        <w:t>felineus</w:t>
      </w:r>
      <w:r w:rsidR="00E32532" w:rsidRPr="00D92967">
        <w:rPr>
          <w:rFonts w:ascii="Times New Roman" w:hAnsi="Times New Roman" w:cs="Times New Roman"/>
          <w:lang w:val="ru-RU"/>
        </w:rPr>
        <w:t xml:space="preserve"> распространен на территории Российской Федерации, </w:t>
      </w:r>
      <w:r w:rsidR="003415D9" w:rsidRPr="00D92967">
        <w:rPr>
          <w:rFonts w:ascii="Times New Roman" w:hAnsi="Times New Roman" w:cs="Times New Roman"/>
          <w:lang w:val="ru-RU"/>
        </w:rPr>
        <w:t xml:space="preserve">преимущественно </w:t>
      </w:r>
      <w:r w:rsidR="00E32532" w:rsidRPr="00D92967">
        <w:rPr>
          <w:rFonts w:ascii="Times New Roman" w:hAnsi="Times New Roman" w:cs="Times New Roman"/>
          <w:lang w:val="ru-RU"/>
        </w:rPr>
        <w:t xml:space="preserve">в </w:t>
      </w:r>
      <w:r w:rsidR="006F6665" w:rsidRPr="00D92967">
        <w:rPr>
          <w:rFonts w:ascii="Times New Roman" w:hAnsi="Times New Roman" w:cs="Times New Roman"/>
          <w:lang w:val="ru-RU"/>
        </w:rPr>
        <w:t>Западной Сибири</w:t>
      </w:r>
      <w:r w:rsidR="00E32532" w:rsidRPr="00D92967">
        <w:rPr>
          <w:rFonts w:ascii="Times New Roman" w:hAnsi="Times New Roman" w:cs="Times New Roman"/>
          <w:lang w:val="ru-RU"/>
        </w:rPr>
        <w:t>.</w:t>
      </w:r>
      <w:r w:rsidR="00D10DDB" w:rsidRPr="00D92967">
        <w:rPr>
          <w:rFonts w:ascii="Times New Roman" w:hAnsi="Times New Roman" w:cs="Times New Roman"/>
          <w:lang w:val="ru-RU"/>
        </w:rPr>
        <w:t xml:space="preserve"> </w:t>
      </w:r>
      <w:r w:rsidR="00801030">
        <w:rPr>
          <w:rFonts w:ascii="Times New Roman" w:hAnsi="Times New Roman" w:cs="Times New Roman"/>
        </w:rPr>
        <w:t>O</w:t>
      </w:r>
      <w:r w:rsidR="00A26A8C" w:rsidRPr="00D92967">
        <w:rPr>
          <w:rFonts w:ascii="Times New Roman" w:hAnsi="Times New Roman" w:cs="Times New Roman"/>
        </w:rPr>
        <w:t>pisthorchiasis</w:t>
      </w:r>
      <w:r w:rsidR="00801030">
        <w:rPr>
          <w:rFonts w:ascii="Times New Roman" w:hAnsi="Times New Roman" w:cs="Times New Roman"/>
        </w:rPr>
        <w:t xml:space="preserve"> </w:t>
      </w:r>
      <w:r w:rsidR="00801030" w:rsidRPr="00D92967">
        <w:rPr>
          <w:rFonts w:ascii="Times New Roman" w:hAnsi="Times New Roman" w:cs="Times New Roman"/>
        </w:rPr>
        <w:t>induced</w:t>
      </w:r>
      <w:r w:rsidR="00801030">
        <w:rPr>
          <w:rFonts w:ascii="Times New Roman" w:hAnsi="Times New Roman" w:cs="Times New Roman"/>
        </w:rPr>
        <w:t xml:space="preserve"> by </w:t>
      </w:r>
      <w:r w:rsidR="00801030" w:rsidRPr="00D92967">
        <w:rPr>
          <w:rFonts w:ascii="Times New Roman" w:hAnsi="Times New Roman" w:cs="Times New Roman"/>
        </w:rPr>
        <w:t>O. felineus</w:t>
      </w:r>
      <w:r w:rsidR="00A26A8C" w:rsidRPr="00D92967">
        <w:rPr>
          <w:rFonts w:ascii="Times New Roman" w:hAnsi="Times New Roman" w:cs="Times New Roman"/>
        </w:rPr>
        <w:t xml:space="preserve"> </w:t>
      </w:r>
      <w:r w:rsidR="00CF149C" w:rsidRPr="00D92967">
        <w:rPr>
          <w:rFonts w:ascii="Times New Roman" w:hAnsi="Times New Roman" w:cs="Times New Roman"/>
        </w:rPr>
        <w:t>is</w:t>
      </w:r>
      <w:r w:rsidR="00AD6589" w:rsidRPr="00D92967">
        <w:rPr>
          <w:rFonts w:ascii="Times New Roman" w:hAnsi="Times New Roman" w:cs="Times New Roman"/>
        </w:rPr>
        <w:t xml:space="preserve"> a</w:t>
      </w:r>
      <w:r w:rsidR="00CF149C" w:rsidRPr="00D92967">
        <w:rPr>
          <w:rFonts w:ascii="Times New Roman" w:hAnsi="Times New Roman" w:cs="Times New Roman"/>
        </w:rPr>
        <w:t xml:space="preserve"> major</w:t>
      </w:r>
      <w:r w:rsidR="006A0442" w:rsidRPr="00D92967">
        <w:rPr>
          <w:rFonts w:ascii="Times New Roman" w:hAnsi="Times New Roman" w:cs="Times New Roman"/>
        </w:rPr>
        <w:t xml:space="preserve"> health</w:t>
      </w:r>
      <w:r w:rsidR="00CF149C" w:rsidRPr="00D92967">
        <w:rPr>
          <w:rFonts w:ascii="Times New Roman" w:hAnsi="Times New Roman" w:cs="Times New Roman"/>
        </w:rPr>
        <w:t xml:space="preserve"> problem for people </w:t>
      </w:r>
      <w:r w:rsidR="00393C4C" w:rsidRPr="00D92967">
        <w:rPr>
          <w:rFonts w:ascii="Times New Roman" w:hAnsi="Times New Roman" w:cs="Times New Roman"/>
        </w:rPr>
        <w:t>in</w:t>
      </w:r>
      <w:r w:rsidR="00CF149C" w:rsidRPr="00D92967">
        <w:rPr>
          <w:rFonts w:ascii="Times New Roman" w:hAnsi="Times New Roman" w:cs="Times New Roman"/>
        </w:rPr>
        <w:t xml:space="preserve"> this region especially in rural area</w:t>
      </w:r>
      <w:r w:rsidR="00E32532" w:rsidRPr="00D92967">
        <w:rPr>
          <w:rFonts w:ascii="Times New Roman" w:hAnsi="Times New Roman" w:cs="Times New Roman"/>
        </w:rPr>
        <w:t xml:space="preserve">. </w:t>
      </w:r>
      <w:r w:rsidR="00E32532" w:rsidRPr="00D92967">
        <w:rPr>
          <w:rFonts w:ascii="Times New Roman" w:hAnsi="Times New Roman" w:cs="Times New Roman"/>
          <w:lang w:val="ru-RU"/>
        </w:rPr>
        <w:t>В</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отдельных</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деревнях</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уровень</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заражения</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может</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превышать</w:t>
      </w:r>
      <w:r w:rsidR="00E32532" w:rsidRPr="0054056A">
        <w:rPr>
          <w:rFonts w:ascii="Times New Roman" w:hAnsi="Times New Roman" w:cs="Times New Roman"/>
          <w:lang w:val="ru-RU"/>
        </w:rPr>
        <w:t xml:space="preserve"> 50% (</w:t>
      </w:r>
      <w:r w:rsidR="00E32532" w:rsidRPr="00D92967">
        <w:rPr>
          <w:rFonts w:ascii="Times New Roman" w:hAnsi="Times New Roman" w:cs="Times New Roman"/>
        </w:rPr>
        <w:t>Fedorova</w:t>
      </w:r>
      <w:r w:rsidR="00E32532" w:rsidRPr="0054056A">
        <w:rPr>
          <w:rFonts w:ascii="Times New Roman" w:hAnsi="Times New Roman" w:cs="Times New Roman"/>
          <w:lang w:val="ru-RU"/>
        </w:rPr>
        <w:t xml:space="preserve"> </w:t>
      </w:r>
      <w:r w:rsidR="00E32532" w:rsidRPr="00D92967">
        <w:rPr>
          <w:rFonts w:ascii="Times New Roman" w:hAnsi="Times New Roman" w:cs="Times New Roman"/>
        </w:rPr>
        <w:t>et</w:t>
      </w:r>
      <w:r w:rsidR="00E32532" w:rsidRPr="0054056A">
        <w:rPr>
          <w:rFonts w:ascii="Times New Roman" w:hAnsi="Times New Roman" w:cs="Times New Roman"/>
          <w:lang w:val="ru-RU"/>
        </w:rPr>
        <w:t xml:space="preserve"> </w:t>
      </w:r>
      <w:r w:rsidR="00E32532" w:rsidRPr="00D92967">
        <w:rPr>
          <w:rFonts w:ascii="Times New Roman" w:hAnsi="Times New Roman" w:cs="Times New Roman"/>
        </w:rPr>
        <w:t>al</w:t>
      </w:r>
      <w:r w:rsidR="00E32532" w:rsidRPr="0054056A">
        <w:rPr>
          <w:rFonts w:ascii="Times New Roman" w:hAnsi="Times New Roman" w:cs="Times New Roman"/>
          <w:lang w:val="ru-RU"/>
        </w:rPr>
        <w:t xml:space="preserve">., 2025). </w:t>
      </w:r>
    </w:p>
    <w:p w14:paraId="6B35C964" w14:textId="48D9FEAE" w:rsidR="00711D59" w:rsidRPr="00103F0B" w:rsidRDefault="008A300D" w:rsidP="00EA61AB">
      <w:pPr>
        <w:spacing w:after="0" w:line="276" w:lineRule="auto"/>
        <w:jc w:val="both"/>
        <w:rPr>
          <w:rFonts w:ascii="Times New Roman" w:hAnsi="Times New Roman" w:cs="Times New Roman"/>
          <w:lang w:val="ru-RU"/>
        </w:rPr>
      </w:pPr>
      <w:r w:rsidRPr="00D92967">
        <w:rPr>
          <w:rFonts w:ascii="Times New Roman" w:hAnsi="Times New Roman" w:cs="Times New Roman"/>
          <w:lang w:val="ru-RU"/>
        </w:rPr>
        <w:t xml:space="preserve">Заражение описторхозом происходит при употреблении в пищу </w:t>
      </w:r>
      <w:r w:rsidRPr="00D92967">
        <w:rPr>
          <w:rFonts w:ascii="Times New Roman" w:hAnsi="Times New Roman" w:cs="Times New Roman"/>
        </w:rPr>
        <w:t>undercooked</w:t>
      </w:r>
      <w:r w:rsidRPr="00D92967">
        <w:rPr>
          <w:rFonts w:ascii="Times New Roman" w:hAnsi="Times New Roman" w:cs="Times New Roman"/>
          <w:lang w:val="ru-RU"/>
        </w:rPr>
        <w:t xml:space="preserve"> </w:t>
      </w:r>
      <w:r w:rsidR="00711D59">
        <w:rPr>
          <w:rFonts w:ascii="Times New Roman" w:hAnsi="Times New Roman" w:cs="Times New Roman"/>
        </w:rPr>
        <w:t>C</w:t>
      </w:r>
      <w:r w:rsidRPr="00D92967">
        <w:rPr>
          <w:rFonts w:ascii="Times New Roman" w:hAnsi="Times New Roman" w:cs="Times New Roman"/>
        </w:rPr>
        <w:t>yprinidae</w:t>
      </w:r>
      <w:r w:rsidRPr="00D92967">
        <w:rPr>
          <w:rFonts w:ascii="Times New Roman" w:hAnsi="Times New Roman" w:cs="Times New Roman"/>
          <w:lang w:val="ru-RU"/>
        </w:rPr>
        <w:t xml:space="preserve"> </w:t>
      </w:r>
      <w:r w:rsidRPr="00D92967">
        <w:rPr>
          <w:rFonts w:ascii="Times New Roman" w:hAnsi="Times New Roman" w:cs="Times New Roman"/>
        </w:rPr>
        <w:t>fish</w:t>
      </w:r>
      <w:r w:rsidRPr="00D92967">
        <w:rPr>
          <w:rFonts w:ascii="Times New Roman" w:hAnsi="Times New Roman" w:cs="Times New Roman"/>
          <w:lang w:val="ru-RU"/>
        </w:rPr>
        <w:t>.</w:t>
      </w:r>
      <w:r w:rsidR="00F90EA9" w:rsidRPr="00D92967">
        <w:rPr>
          <w:rFonts w:ascii="Times New Roman" w:hAnsi="Times New Roman" w:cs="Times New Roman"/>
          <w:lang w:val="ru-RU"/>
        </w:rPr>
        <w:t xml:space="preserve"> </w:t>
      </w:r>
      <w:r w:rsidR="009B7991" w:rsidRPr="00D92967">
        <w:rPr>
          <w:rFonts w:ascii="Times New Roman" w:hAnsi="Times New Roman" w:cs="Times New Roman"/>
          <w:lang w:val="ru-RU"/>
        </w:rPr>
        <w:t xml:space="preserve">Окончательным хозяином </w:t>
      </w:r>
      <w:r w:rsidRPr="00D92967">
        <w:rPr>
          <w:rFonts w:ascii="Times New Roman" w:hAnsi="Times New Roman" w:cs="Times New Roman"/>
          <w:lang w:val="ru-RU"/>
        </w:rPr>
        <w:t xml:space="preserve">описторхид </w:t>
      </w:r>
      <w:r w:rsidR="0059426D" w:rsidRPr="00D92967">
        <w:rPr>
          <w:rFonts w:ascii="Times New Roman" w:hAnsi="Times New Roman" w:cs="Times New Roman"/>
          <w:lang w:val="ru-RU"/>
        </w:rPr>
        <w:t xml:space="preserve">выступают различные </w:t>
      </w:r>
      <w:r w:rsidR="00A27992" w:rsidRPr="00D92967">
        <w:rPr>
          <w:rFonts w:ascii="Times New Roman" w:hAnsi="Times New Roman" w:cs="Times New Roman"/>
          <w:lang w:val="ru-RU"/>
        </w:rPr>
        <w:t>рыбоядны</w:t>
      </w:r>
      <w:r w:rsidR="0059426D" w:rsidRPr="00D92967">
        <w:rPr>
          <w:rFonts w:ascii="Times New Roman" w:hAnsi="Times New Roman" w:cs="Times New Roman"/>
          <w:lang w:val="ru-RU"/>
        </w:rPr>
        <w:t>е</w:t>
      </w:r>
      <w:r w:rsidR="00A27992" w:rsidRPr="00D92967">
        <w:rPr>
          <w:rFonts w:ascii="Times New Roman" w:hAnsi="Times New Roman" w:cs="Times New Roman"/>
          <w:lang w:val="ru-RU"/>
        </w:rPr>
        <w:t xml:space="preserve"> млекопитающи</w:t>
      </w:r>
      <w:r w:rsidR="0059426D" w:rsidRPr="00D92967">
        <w:rPr>
          <w:rFonts w:ascii="Times New Roman" w:hAnsi="Times New Roman" w:cs="Times New Roman"/>
          <w:lang w:val="ru-RU"/>
        </w:rPr>
        <w:t>е</w:t>
      </w:r>
      <w:r w:rsidR="00A27992" w:rsidRPr="00D92967">
        <w:rPr>
          <w:rFonts w:ascii="Times New Roman" w:hAnsi="Times New Roman" w:cs="Times New Roman"/>
          <w:lang w:val="ru-RU"/>
        </w:rPr>
        <w:t xml:space="preserve">, включая человека. </w:t>
      </w:r>
      <w:r w:rsidR="00F90EA9" w:rsidRPr="00D92967">
        <w:rPr>
          <w:rFonts w:ascii="Times New Roman" w:hAnsi="Times New Roman" w:cs="Times New Roman"/>
          <w:lang w:val="ru-RU"/>
        </w:rPr>
        <w:t>Очаг инфекции локализован в гепатобилиарной системе</w:t>
      </w:r>
      <w:r w:rsidR="006428D9">
        <w:rPr>
          <w:rFonts w:ascii="Times New Roman" w:hAnsi="Times New Roman" w:cs="Times New Roman"/>
          <w:lang w:val="ru-RU"/>
        </w:rPr>
        <w:t>, где</w:t>
      </w:r>
      <w:r w:rsidR="00797DA2" w:rsidRPr="00D92967">
        <w:rPr>
          <w:rFonts w:ascii="Times New Roman" w:hAnsi="Times New Roman" w:cs="Times New Roman"/>
          <w:lang w:val="ru-RU"/>
        </w:rPr>
        <w:t xml:space="preserve"> развивается </w:t>
      </w:r>
      <w:r w:rsidR="00A27992" w:rsidRPr="00D92967">
        <w:rPr>
          <w:rFonts w:ascii="Times New Roman" w:hAnsi="Times New Roman" w:cs="Times New Roman"/>
          <w:lang w:val="ru-RU"/>
        </w:rPr>
        <w:t>обструкци</w:t>
      </w:r>
      <w:r w:rsidR="00797DA2" w:rsidRPr="00D92967">
        <w:rPr>
          <w:rFonts w:ascii="Times New Roman" w:hAnsi="Times New Roman" w:cs="Times New Roman"/>
          <w:lang w:val="ru-RU"/>
        </w:rPr>
        <w:t>я</w:t>
      </w:r>
      <w:r w:rsidR="00A27992" w:rsidRPr="00D92967">
        <w:rPr>
          <w:rFonts w:ascii="Times New Roman" w:hAnsi="Times New Roman" w:cs="Times New Roman"/>
          <w:lang w:val="ru-RU"/>
        </w:rPr>
        <w:t xml:space="preserve"> желчных протоков, выраженн</w:t>
      </w:r>
      <w:r w:rsidR="008C54DA">
        <w:rPr>
          <w:rFonts w:ascii="Times New Roman" w:hAnsi="Times New Roman" w:cs="Times New Roman"/>
          <w:lang w:val="ru-RU"/>
        </w:rPr>
        <w:t>ая</w:t>
      </w:r>
      <w:r w:rsidR="00A27992" w:rsidRPr="00D92967">
        <w:rPr>
          <w:rFonts w:ascii="Times New Roman" w:hAnsi="Times New Roman" w:cs="Times New Roman"/>
          <w:lang w:val="ru-RU"/>
        </w:rPr>
        <w:t xml:space="preserve"> воспалительн</w:t>
      </w:r>
      <w:r w:rsidR="008C54DA">
        <w:rPr>
          <w:rFonts w:ascii="Times New Roman" w:hAnsi="Times New Roman" w:cs="Times New Roman"/>
          <w:lang w:val="ru-RU"/>
        </w:rPr>
        <w:t>ая</w:t>
      </w:r>
      <w:r w:rsidR="00A27992" w:rsidRPr="00D92967">
        <w:rPr>
          <w:rFonts w:ascii="Times New Roman" w:hAnsi="Times New Roman" w:cs="Times New Roman"/>
          <w:lang w:val="ru-RU"/>
        </w:rPr>
        <w:t xml:space="preserve"> инфильтраци</w:t>
      </w:r>
      <w:r w:rsidR="008C54DA">
        <w:rPr>
          <w:rFonts w:ascii="Times New Roman" w:hAnsi="Times New Roman" w:cs="Times New Roman"/>
          <w:lang w:val="ru-RU"/>
        </w:rPr>
        <w:t>я,</w:t>
      </w:r>
      <w:r w:rsidR="00797DA2" w:rsidRPr="00D92967">
        <w:rPr>
          <w:rFonts w:ascii="Times New Roman" w:hAnsi="Times New Roman" w:cs="Times New Roman"/>
          <w:lang w:val="ru-RU"/>
        </w:rPr>
        <w:t xml:space="preserve"> а также </w:t>
      </w:r>
      <w:r w:rsidR="00956841">
        <w:rPr>
          <w:rFonts w:ascii="Times New Roman" w:hAnsi="Times New Roman" w:cs="Times New Roman"/>
          <w:lang w:val="ru-RU"/>
        </w:rPr>
        <w:t xml:space="preserve">перидуктальный </w:t>
      </w:r>
      <w:r w:rsidR="00A27992" w:rsidRPr="00D92967">
        <w:rPr>
          <w:rFonts w:ascii="Times New Roman" w:hAnsi="Times New Roman" w:cs="Times New Roman"/>
          <w:lang w:val="ru-RU"/>
        </w:rPr>
        <w:t>фиброз</w:t>
      </w:r>
      <w:r w:rsidR="00057DE5">
        <w:rPr>
          <w:rFonts w:ascii="Times New Roman" w:hAnsi="Times New Roman" w:cs="Times New Roman"/>
          <w:lang w:val="ru-RU"/>
        </w:rPr>
        <w:t xml:space="preserve"> печени</w:t>
      </w:r>
      <w:r w:rsidR="00797DA2" w:rsidRPr="00D92967">
        <w:rPr>
          <w:rFonts w:ascii="Times New Roman" w:hAnsi="Times New Roman" w:cs="Times New Roman"/>
          <w:lang w:val="ru-RU"/>
        </w:rPr>
        <w:t>.</w:t>
      </w:r>
      <w:r w:rsidR="00A27992" w:rsidRPr="00D92967">
        <w:rPr>
          <w:rFonts w:ascii="Times New Roman" w:hAnsi="Times New Roman" w:cs="Times New Roman"/>
          <w:lang w:val="ru-RU"/>
        </w:rPr>
        <w:t xml:space="preserve"> </w:t>
      </w:r>
      <w:r w:rsidR="00797DA2" w:rsidRPr="00D92967">
        <w:rPr>
          <w:rFonts w:ascii="Times New Roman" w:hAnsi="Times New Roman" w:cs="Times New Roman"/>
          <w:lang w:val="ru-RU"/>
        </w:rPr>
        <w:t>Одним из наиболее опасных проявлений описторхоза является неоплазия</w:t>
      </w:r>
      <w:r w:rsidR="00A27992" w:rsidRPr="00D92967">
        <w:rPr>
          <w:rFonts w:ascii="Times New Roman" w:hAnsi="Times New Roman" w:cs="Times New Roman"/>
          <w:lang w:val="ru-RU"/>
        </w:rPr>
        <w:t xml:space="preserve"> эпителия желчных протоков. </w:t>
      </w:r>
      <w:r w:rsidR="00F70378" w:rsidRPr="00D92967">
        <w:rPr>
          <w:rFonts w:ascii="Times New Roman" w:hAnsi="Times New Roman" w:cs="Times New Roman"/>
          <w:lang w:val="ru-RU"/>
        </w:rPr>
        <w:t>Несмотря</w:t>
      </w:r>
      <w:r w:rsidR="00C50AEE" w:rsidRPr="00D92967">
        <w:rPr>
          <w:rFonts w:ascii="Times New Roman" w:hAnsi="Times New Roman" w:cs="Times New Roman"/>
          <w:lang w:val="ru-RU"/>
        </w:rPr>
        <w:t xml:space="preserve"> на то, что канцерогенный эффект</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O</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felineus</w:t>
      </w:r>
      <w:r w:rsidR="00C50AEE" w:rsidRPr="00D92967">
        <w:rPr>
          <w:rFonts w:ascii="Times New Roman" w:hAnsi="Times New Roman" w:cs="Times New Roman"/>
          <w:lang w:val="ru-RU"/>
        </w:rPr>
        <w:t xml:space="preserve"> для че</w:t>
      </w:r>
      <w:r w:rsidR="00F70378" w:rsidRPr="00D92967">
        <w:rPr>
          <w:rFonts w:ascii="Times New Roman" w:hAnsi="Times New Roman" w:cs="Times New Roman"/>
          <w:lang w:val="ru-RU"/>
        </w:rPr>
        <w:t>ловека не доказан (</w:t>
      </w:r>
      <w:r w:rsidR="00F70378" w:rsidRPr="00D92967">
        <w:rPr>
          <w:rFonts w:ascii="Times New Roman" w:hAnsi="Times New Roman" w:cs="Times New Roman"/>
        </w:rPr>
        <w:t>IARC</w:t>
      </w:r>
      <w:r w:rsidR="00F70378" w:rsidRPr="00D92967">
        <w:rPr>
          <w:rFonts w:ascii="Times New Roman" w:hAnsi="Times New Roman" w:cs="Times New Roman"/>
          <w:lang w:val="ru-RU"/>
        </w:rPr>
        <w:t>, 2025), в настоящее время накапливается все больше данных</w:t>
      </w:r>
      <w:r w:rsidR="00711D59">
        <w:rPr>
          <w:rFonts w:ascii="Times New Roman" w:hAnsi="Times New Roman" w:cs="Times New Roman"/>
          <w:lang w:val="ru-RU"/>
        </w:rPr>
        <w:t xml:space="preserve"> в пользу этой теории</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Fedorova</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et</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al</w:t>
      </w:r>
      <w:r w:rsidR="00F70378" w:rsidRPr="00D92967">
        <w:rPr>
          <w:rFonts w:ascii="Times New Roman" w:hAnsi="Times New Roman" w:cs="Times New Roman"/>
          <w:lang w:val="ru-RU"/>
        </w:rPr>
        <w:t>., 2023)</w:t>
      </w:r>
      <w:r w:rsidR="00D72825" w:rsidRPr="00D92967">
        <w:rPr>
          <w:rFonts w:ascii="Times New Roman" w:hAnsi="Times New Roman" w:cs="Times New Roman"/>
          <w:lang w:val="ru-RU"/>
        </w:rPr>
        <w:t xml:space="preserve"> </w:t>
      </w:r>
      <w:r w:rsidR="00D72825" w:rsidRPr="00D92967">
        <w:rPr>
          <w:rFonts w:ascii="Times New Roman" w:hAnsi="Times New Roman" w:cs="Times New Roman"/>
        </w:rPr>
        <w:t>and</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elucidate</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O</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felineus</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as</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potential</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agent</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for</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cholangiocarcinoma</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development</w:t>
      </w:r>
      <w:r w:rsidR="00F70378" w:rsidRPr="00C6529A">
        <w:rPr>
          <w:rFonts w:ascii="Times New Roman" w:hAnsi="Times New Roman" w:cs="Times New Roman"/>
          <w:lang w:val="ru-RU"/>
        </w:rPr>
        <w:t>.</w:t>
      </w:r>
      <w:r w:rsidR="00D72825" w:rsidRPr="00C6529A">
        <w:rPr>
          <w:rFonts w:ascii="Times New Roman" w:hAnsi="Times New Roman" w:cs="Times New Roman"/>
          <w:lang w:val="ru-RU"/>
        </w:rPr>
        <w:t xml:space="preserve"> </w:t>
      </w:r>
      <w:r w:rsidR="00711D59">
        <w:rPr>
          <w:rFonts w:ascii="Times New Roman" w:hAnsi="Times New Roman" w:cs="Times New Roman"/>
          <w:lang w:val="ru-RU"/>
        </w:rPr>
        <w:t xml:space="preserve">До сих пор возникают споры о том, насколько </w:t>
      </w:r>
      <w:proofErr w:type="spellStart"/>
      <w:r w:rsidR="00711D59">
        <w:rPr>
          <w:rFonts w:ascii="Times New Roman" w:hAnsi="Times New Roman" w:cs="Times New Roman"/>
          <w:lang w:val="ru-RU"/>
        </w:rPr>
        <w:t>широкоприменяемая</w:t>
      </w:r>
      <w:proofErr w:type="spellEnd"/>
      <w:r w:rsidR="00711D59">
        <w:rPr>
          <w:rFonts w:ascii="Times New Roman" w:hAnsi="Times New Roman" w:cs="Times New Roman"/>
          <w:lang w:val="ru-RU"/>
        </w:rPr>
        <w:t xml:space="preserve"> лабораторная модель золотистый хомячок действительно отражает патогенез данного заболевания у людей. Среди потенциальных лабораторных хозяев, применяемых для моделирования патогенеза </w:t>
      </w:r>
      <w:r w:rsidR="00711D59">
        <w:rPr>
          <w:rFonts w:ascii="Times New Roman" w:hAnsi="Times New Roman" w:cs="Times New Roman"/>
        </w:rPr>
        <w:t>food</w:t>
      </w:r>
      <w:r w:rsidR="00711D59" w:rsidRPr="00D12E93">
        <w:rPr>
          <w:rFonts w:ascii="Times New Roman" w:hAnsi="Times New Roman" w:cs="Times New Roman"/>
          <w:lang w:val="ru-RU"/>
        </w:rPr>
        <w:t xml:space="preserve"> </w:t>
      </w:r>
      <w:r w:rsidR="00711D59">
        <w:rPr>
          <w:rFonts w:ascii="Times New Roman" w:hAnsi="Times New Roman" w:cs="Times New Roman"/>
        </w:rPr>
        <w:t>borne</w:t>
      </w:r>
      <w:r w:rsidR="00711D59" w:rsidRPr="00D12E93">
        <w:rPr>
          <w:rFonts w:ascii="Times New Roman" w:hAnsi="Times New Roman" w:cs="Times New Roman"/>
          <w:lang w:val="ru-RU"/>
        </w:rPr>
        <w:t xml:space="preserve"> </w:t>
      </w:r>
      <w:proofErr w:type="spellStart"/>
      <w:r w:rsidR="00711D59">
        <w:rPr>
          <w:rFonts w:ascii="Times New Roman" w:hAnsi="Times New Roman" w:cs="Times New Roman"/>
        </w:rPr>
        <w:t>trematodiases</w:t>
      </w:r>
      <w:proofErr w:type="spellEnd"/>
      <w:r w:rsidR="00711D59">
        <w:rPr>
          <w:rFonts w:ascii="Times New Roman" w:hAnsi="Times New Roman" w:cs="Times New Roman"/>
          <w:lang w:val="ru-RU"/>
        </w:rPr>
        <w:t xml:space="preserve"> и особенно </w:t>
      </w:r>
      <w:r w:rsidR="00711D59">
        <w:rPr>
          <w:rFonts w:ascii="Times New Roman" w:hAnsi="Times New Roman" w:cs="Times New Roman"/>
        </w:rPr>
        <w:t>liver</w:t>
      </w:r>
      <w:r w:rsidR="00711D59" w:rsidRPr="00D12E93">
        <w:rPr>
          <w:rFonts w:ascii="Times New Roman" w:hAnsi="Times New Roman" w:cs="Times New Roman"/>
          <w:lang w:val="ru-RU"/>
        </w:rPr>
        <w:t xml:space="preserve"> </w:t>
      </w:r>
      <w:r w:rsidR="00711D59">
        <w:rPr>
          <w:rFonts w:ascii="Times New Roman" w:hAnsi="Times New Roman" w:cs="Times New Roman"/>
        </w:rPr>
        <w:t>fluke</w:t>
      </w:r>
      <w:r w:rsidR="00711D59" w:rsidRPr="00D12E93">
        <w:rPr>
          <w:rFonts w:ascii="Times New Roman" w:hAnsi="Times New Roman" w:cs="Times New Roman"/>
          <w:lang w:val="ru-RU"/>
        </w:rPr>
        <w:t xml:space="preserve"> </w:t>
      </w:r>
      <w:r w:rsidR="00711D59">
        <w:rPr>
          <w:rFonts w:ascii="Times New Roman" w:hAnsi="Times New Roman" w:cs="Times New Roman"/>
        </w:rPr>
        <w:t>infections</w:t>
      </w:r>
      <w:r w:rsidR="00711D59">
        <w:rPr>
          <w:rFonts w:ascii="Times New Roman" w:hAnsi="Times New Roman" w:cs="Times New Roman"/>
          <w:lang w:val="ru-RU"/>
        </w:rPr>
        <w:t xml:space="preserve"> широко применяются другие модельные животные, в частности мыши, крысы и кролики. Особенно это характерно для инфекции, вызываемой </w:t>
      </w:r>
      <w:r w:rsidR="00711D59">
        <w:rPr>
          <w:rFonts w:ascii="Times New Roman" w:hAnsi="Times New Roman" w:cs="Times New Roman"/>
        </w:rPr>
        <w:t>CS</w:t>
      </w:r>
      <w:r w:rsidR="00711D59" w:rsidRPr="00103F0B">
        <w:rPr>
          <w:rFonts w:ascii="Times New Roman" w:hAnsi="Times New Roman" w:cs="Times New Roman"/>
          <w:lang w:val="ru-RU"/>
        </w:rPr>
        <w:t>.</w:t>
      </w:r>
    </w:p>
    <w:p w14:paraId="79A58B6D" w14:textId="6E6B154D" w:rsidR="006A795F" w:rsidRDefault="00EA0E34" w:rsidP="00EA61AB">
      <w:pPr>
        <w:spacing w:after="0" w:line="276" w:lineRule="auto"/>
        <w:jc w:val="both"/>
        <w:rPr>
          <w:rStyle w:val="Emphasis"/>
          <w:rFonts w:ascii="Times New Roman" w:hAnsi="Times New Roman" w:cs="Times New Roman"/>
          <w:bCs/>
          <w:i w:val="0"/>
          <w:iCs w:val="0"/>
          <w:bdr w:val="none" w:sz="0" w:space="0" w:color="auto" w:frame="1"/>
          <w:lang w:val="ru-RU"/>
        </w:rPr>
      </w:pPr>
      <w:r w:rsidRPr="00D92967">
        <w:rPr>
          <w:rFonts w:ascii="Times New Roman" w:hAnsi="Times New Roman" w:cs="Times New Roman"/>
          <w:lang w:val="ru-RU"/>
        </w:rPr>
        <w:t>Для и</w:t>
      </w:r>
      <w:r w:rsidR="00146A27" w:rsidRPr="00D92967">
        <w:rPr>
          <w:rFonts w:ascii="Times New Roman" w:hAnsi="Times New Roman" w:cs="Times New Roman"/>
          <w:lang w:val="ru-RU"/>
        </w:rPr>
        <w:t>сследовани</w:t>
      </w:r>
      <w:r w:rsidRPr="00D92967">
        <w:rPr>
          <w:rFonts w:ascii="Times New Roman" w:hAnsi="Times New Roman" w:cs="Times New Roman"/>
          <w:lang w:val="ru-RU"/>
        </w:rPr>
        <w:t>я</w:t>
      </w:r>
      <w:r w:rsidR="00146A27" w:rsidRPr="00D92967">
        <w:rPr>
          <w:rFonts w:ascii="Times New Roman" w:hAnsi="Times New Roman" w:cs="Times New Roman"/>
          <w:lang w:val="ru-RU"/>
        </w:rPr>
        <w:t xml:space="preserve"> патогенеза заболевания</w:t>
      </w:r>
      <w:r w:rsidR="00E54646">
        <w:rPr>
          <w:rFonts w:ascii="Times New Roman" w:hAnsi="Times New Roman" w:cs="Times New Roman"/>
          <w:lang w:val="ru-RU"/>
        </w:rPr>
        <w:t>, в том числе в контексте его системного воздействия</w:t>
      </w:r>
      <w:r w:rsidRPr="00D92967">
        <w:rPr>
          <w:rFonts w:ascii="Times New Roman" w:hAnsi="Times New Roman" w:cs="Times New Roman"/>
          <w:lang w:val="ru-RU"/>
        </w:rPr>
        <w:t xml:space="preserve">, необходимо подобрать адекватную экспериментальную модель. Традиционно, для исследования описторхоза в качестве </w:t>
      </w:r>
      <w:r w:rsidRPr="00D92967">
        <w:rPr>
          <w:rFonts w:ascii="Times New Roman" w:hAnsi="Times New Roman" w:cs="Times New Roman"/>
        </w:rPr>
        <w:t>animal</w:t>
      </w:r>
      <w:r w:rsidRPr="00D92967">
        <w:rPr>
          <w:rFonts w:ascii="Times New Roman" w:hAnsi="Times New Roman" w:cs="Times New Roman"/>
          <w:lang w:val="ru-RU"/>
        </w:rPr>
        <w:t xml:space="preserve"> </w:t>
      </w:r>
      <w:r w:rsidRPr="00D92967">
        <w:rPr>
          <w:rFonts w:ascii="Times New Roman" w:hAnsi="Times New Roman" w:cs="Times New Roman"/>
        </w:rPr>
        <w:t>model</w:t>
      </w:r>
      <w:r w:rsidRPr="00D92967">
        <w:rPr>
          <w:rFonts w:ascii="Times New Roman" w:hAnsi="Times New Roman" w:cs="Times New Roman"/>
          <w:lang w:val="ru-RU"/>
        </w:rPr>
        <w:t xml:space="preserve"> используется хомячки </w:t>
      </w:r>
      <w:r w:rsidRPr="00D92967">
        <w:rPr>
          <w:rFonts w:ascii="Times New Roman" w:hAnsi="Times New Roman" w:cs="Times New Roman"/>
        </w:rPr>
        <w:t>Mesocricetus</w:t>
      </w:r>
      <w:r w:rsidRPr="00D92967">
        <w:rPr>
          <w:rFonts w:ascii="Times New Roman" w:hAnsi="Times New Roman" w:cs="Times New Roman"/>
          <w:lang w:val="ru-RU"/>
        </w:rPr>
        <w:t xml:space="preserve"> </w:t>
      </w:r>
      <w:r w:rsidRPr="00D92967">
        <w:rPr>
          <w:rFonts w:ascii="Times New Roman" w:hAnsi="Times New Roman" w:cs="Times New Roman"/>
        </w:rPr>
        <w:t>auratus</w:t>
      </w:r>
      <w:r w:rsidRPr="00D92967">
        <w:rPr>
          <w:rFonts w:ascii="Times New Roman" w:hAnsi="Times New Roman" w:cs="Times New Roman"/>
          <w:lang w:val="ru-RU"/>
        </w:rPr>
        <w:t xml:space="preserve">. Выбор этих животных в качестве модели обусловлен рядом причин. </w:t>
      </w:r>
      <w:r w:rsidR="00C01421" w:rsidRPr="00D92967">
        <w:rPr>
          <w:rStyle w:val="Emphasis"/>
          <w:rFonts w:ascii="Times New Roman" w:hAnsi="Times New Roman" w:cs="Times New Roman"/>
          <w:bCs/>
          <w:i w:val="0"/>
          <w:iCs w:val="0"/>
          <w:bdr w:val="none" w:sz="0" w:space="0" w:color="auto" w:frame="1"/>
        </w:rPr>
        <w:t>Mesocricetus</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auratus</w:t>
      </w:r>
      <w:r w:rsidR="00C01421" w:rsidRPr="00D92967">
        <w:rPr>
          <w:rStyle w:val="Emphasis"/>
          <w:rFonts w:ascii="Times New Roman" w:hAnsi="Times New Roman" w:cs="Times New Roman"/>
          <w:bCs/>
          <w:i w:val="0"/>
          <w:iCs w:val="0"/>
          <w:bdr w:val="none" w:sz="0" w:space="0" w:color="auto" w:frame="1"/>
          <w:lang w:val="ru-RU"/>
        </w:rPr>
        <w:t xml:space="preserve"> являются близкородственным видом к ондатре (</w:t>
      </w:r>
      <w:r w:rsidR="00C01421" w:rsidRPr="00D92967">
        <w:rPr>
          <w:rStyle w:val="Emphasis"/>
          <w:rFonts w:ascii="Times New Roman" w:hAnsi="Times New Roman" w:cs="Times New Roman"/>
          <w:bCs/>
          <w:i w:val="0"/>
          <w:iCs w:val="0"/>
          <w:bdr w:val="none" w:sz="0" w:space="0" w:color="auto" w:frame="1"/>
        </w:rPr>
        <w:t>Ondatra</w:t>
      </w:r>
      <w:r w:rsidR="00C01421" w:rsidRPr="00D92967">
        <w:rPr>
          <w:rStyle w:val="Emphasis"/>
          <w:rFonts w:ascii="Times New Roman" w:hAnsi="Times New Roman" w:cs="Times New Roman"/>
          <w:bCs/>
          <w:i w:val="0"/>
          <w:iCs w:val="0"/>
          <w:bdr w:val="none" w:sz="0" w:space="0" w:color="auto" w:frame="1"/>
          <w:lang w:val="ru-RU"/>
        </w:rPr>
        <w:t xml:space="preserve"> </w:t>
      </w:r>
      <w:proofErr w:type="spellStart"/>
      <w:r w:rsidR="00C01421" w:rsidRPr="00D92967">
        <w:rPr>
          <w:rStyle w:val="Emphasis"/>
          <w:rFonts w:ascii="Times New Roman" w:hAnsi="Times New Roman" w:cs="Times New Roman"/>
          <w:bCs/>
          <w:i w:val="0"/>
          <w:iCs w:val="0"/>
          <w:bdr w:val="none" w:sz="0" w:space="0" w:color="auto" w:frame="1"/>
        </w:rPr>
        <w:t>zibethicus</w:t>
      </w:r>
      <w:proofErr w:type="spellEnd"/>
      <w:r w:rsidR="00C01421" w:rsidRPr="00D92967">
        <w:rPr>
          <w:rStyle w:val="Emphasis"/>
          <w:rFonts w:ascii="Times New Roman" w:hAnsi="Times New Roman" w:cs="Times New Roman"/>
          <w:bCs/>
          <w:i w:val="0"/>
          <w:iCs w:val="0"/>
          <w:bdr w:val="none" w:sz="0" w:space="0" w:color="auto" w:frame="1"/>
          <w:lang w:val="ru-RU"/>
        </w:rPr>
        <w:t xml:space="preserve">) – млекопитающему, выступающему резервуарным </w:t>
      </w:r>
      <w:r w:rsidR="00C01421" w:rsidRPr="00D92967">
        <w:rPr>
          <w:rStyle w:val="Emphasis"/>
          <w:rFonts w:ascii="Times New Roman" w:hAnsi="Times New Roman" w:cs="Times New Roman"/>
          <w:bCs/>
          <w:i w:val="0"/>
          <w:iCs w:val="0"/>
          <w:bdr w:val="none" w:sz="0" w:space="0" w:color="auto" w:frame="1"/>
        </w:rPr>
        <w:t>definitive</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host</w:t>
      </w:r>
      <w:r w:rsidR="00C01421" w:rsidRPr="00D92967">
        <w:rPr>
          <w:rStyle w:val="Emphasis"/>
          <w:rFonts w:ascii="Times New Roman" w:hAnsi="Times New Roman" w:cs="Times New Roman"/>
          <w:bCs/>
          <w:i w:val="0"/>
          <w:iCs w:val="0"/>
          <w:bdr w:val="none" w:sz="0" w:space="0" w:color="auto" w:frame="1"/>
          <w:lang w:val="ru-RU"/>
        </w:rPr>
        <w:t xml:space="preserve"> в естественной среде обитания (</w:t>
      </w:r>
      <w:proofErr w:type="spellStart"/>
      <w:r w:rsidR="00C01421" w:rsidRPr="00D92967">
        <w:rPr>
          <w:rFonts w:ascii="Times New Roman" w:hAnsi="Times New Roman" w:cs="Times New Roman"/>
          <w:i/>
          <w:iCs/>
        </w:rPr>
        <w:t>Pakharukova</w:t>
      </w:r>
      <w:proofErr w:type="spellEnd"/>
      <w:r w:rsidR="00C01421" w:rsidRPr="00D92967">
        <w:rPr>
          <w:rFonts w:ascii="Times New Roman" w:hAnsi="Times New Roman" w:cs="Times New Roman"/>
          <w:i/>
          <w:iCs/>
          <w:lang w:val="ru-RU"/>
        </w:rPr>
        <w:t xml:space="preserve"> &amp; </w:t>
      </w:r>
      <w:r w:rsidR="00C01421" w:rsidRPr="00D92967">
        <w:rPr>
          <w:rFonts w:ascii="Times New Roman" w:hAnsi="Times New Roman" w:cs="Times New Roman"/>
          <w:i/>
          <w:iCs/>
        </w:rPr>
        <w:t>Mordvinov</w:t>
      </w:r>
      <w:r w:rsidR="00C01421" w:rsidRPr="00D92967">
        <w:rPr>
          <w:rFonts w:ascii="Times New Roman" w:hAnsi="Times New Roman" w:cs="Times New Roman"/>
          <w:i/>
          <w:iCs/>
          <w:lang w:val="ru-RU"/>
        </w:rPr>
        <w:t xml:space="preserve">, 2016; </w:t>
      </w:r>
      <w:r w:rsidR="00C01421" w:rsidRPr="00D92967">
        <w:rPr>
          <w:rFonts w:ascii="Times New Roman" w:hAnsi="Times New Roman" w:cs="Times New Roman"/>
          <w:i/>
          <w:iCs/>
        </w:rPr>
        <w:t>Schuster</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et</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al</w:t>
      </w:r>
      <w:r w:rsidR="00C01421" w:rsidRPr="00D92967">
        <w:rPr>
          <w:rFonts w:ascii="Times New Roman" w:hAnsi="Times New Roman" w:cs="Times New Roman"/>
          <w:i/>
          <w:iCs/>
          <w:lang w:val="ru-RU"/>
        </w:rPr>
        <w:t>., 2021</w:t>
      </w:r>
      <w:r w:rsidR="00C01421" w:rsidRPr="00D92967">
        <w:rPr>
          <w:rStyle w:val="Emphasis"/>
          <w:rFonts w:ascii="Times New Roman" w:hAnsi="Times New Roman" w:cs="Times New Roman"/>
          <w:bCs/>
          <w:i w:val="0"/>
          <w:iCs w:val="0"/>
          <w:bdr w:val="none" w:sz="0" w:space="0" w:color="auto" w:frame="1"/>
          <w:lang w:val="ru-RU"/>
        </w:rPr>
        <w:t xml:space="preserve">). Ондатра принадлежит к семейству </w:t>
      </w:r>
      <w:proofErr w:type="spellStart"/>
      <w:r w:rsidR="00C01421" w:rsidRPr="00D92967">
        <w:rPr>
          <w:rStyle w:val="Emphasis"/>
          <w:rFonts w:ascii="Times New Roman" w:hAnsi="Times New Roman" w:cs="Times New Roman"/>
          <w:bCs/>
          <w:i w:val="0"/>
          <w:iCs w:val="0"/>
          <w:bdr w:val="none" w:sz="0" w:space="0" w:color="auto" w:frame="1"/>
        </w:rPr>
        <w:t>Cricetidae</w:t>
      </w:r>
      <w:proofErr w:type="spellEnd"/>
      <w:r w:rsidR="00C01421" w:rsidRPr="00D92967">
        <w:rPr>
          <w:rStyle w:val="Emphasis"/>
          <w:rFonts w:ascii="Times New Roman" w:hAnsi="Times New Roman" w:cs="Times New Roman"/>
          <w:bCs/>
          <w:i w:val="0"/>
          <w:iCs w:val="0"/>
          <w:bdr w:val="none" w:sz="0" w:space="0" w:color="auto" w:frame="1"/>
          <w:lang w:val="ru-RU"/>
        </w:rPr>
        <w:t xml:space="preserve">, как и хомячки </w:t>
      </w:r>
      <w:r w:rsidR="00C01421" w:rsidRPr="00D92967">
        <w:rPr>
          <w:rStyle w:val="Emphasis"/>
          <w:rFonts w:ascii="Times New Roman" w:hAnsi="Times New Roman" w:cs="Times New Roman"/>
          <w:bCs/>
          <w:i w:val="0"/>
          <w:iCs w:val="0"/>
          <w:bdr w:val="none" w:sz="0" w:space="0" w:color="auto" w:frame="1"/>
        </w:rPr>
        <w:t>M</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auratus</w:t>
      </w:r>
      <w:r w:rsidR="00C01421" w:rsidRPr="00D92967">
        <w:rPr>
          <w:rStyle w:val="Emphasis"/>
          <w:rFonts w:ascii="Times New Roman" w:hAnsi="Times New Roman" w:cs="Times New Roman"/>
          <w:bCs/>
          <w:i w:val="0"/>
          <w:iCs w:val="0"/>
          <w:bdr w:val="none" w:sz="0" w:space="0" w:color="auto" w:frame="1"/>
          <w:lang w:val="ru-RU"/>
        </w:rPr>
        <w:t>.</w:t>
      </w:r>
      <w:r w:rsidR="000D31CF" w:rsidRPr="00D92967">
        <w:rPr>
          <w:rStyle w:val="Emphasis"/>
          <w:rFonts w:ascii="Times New Roman" w:hAnsi="Times New Roman" w:cs="Times New Roman"/>
          <w:bCs/>
          <w:i w:val="0"/>
          <w:iCs w:val="0"/>
          <w:bdr w:val="none" w:sz="0" w:space="0" w:color="auto" w:frame="1"/>
          <w:lang w:val="ru-RU"/>
        </w:rPr>
        <w:t xml:space="preserve"> </w:t>
      </w:r>
      <w:r w:rsidR="00CA468B">
        <w:rPr>
          <w:rStyle w:val="Emphasis"/>
          <w:rFonts w:ascii="Times New Roman" w:hAnsi="Times New Roman" w:cs="Times New Roman"/>
          <w:bCs/>
          <w:i w:val="0"/>
          <w:iCs w:val="0"/>
          <w:bdr w:val="none" w:sz="0" w:space="0" w:color="auto" w:frame="1"/>
          <w:lang w:val="ru-RU"/>
        </w:rPr>
        <w:t xml:space="preserve">Фенотип </w:t>
      </w:r>
      <w:r w:rsidR="00CA468B" w:rsidRPr="00D92967">
        <w:rPr>
          <w:rStyle w:val="Emphasis"/>
          <w:rFonts w:ascii="Times New Roman" w:hAnsi="Times New Roman" w:cs="Times New Roman"/>
          <w:bCs/>
          <w:i w:val="0"/>
          <w:iCs w:val="0"/>
          <w:bdr w:val="none" w:sz="0" w:space="0" w:color="auto" w:frame="1"/>
          <w:lang w:val="ru-RU"/>
        </w:rPr>
        <w:t>взрослы</w:t>
      </w:r>
      <w:r w:rsidR="00CA468B">
        <w:rPr>
          <w:rStyle w:val="Emphasis"/>
          <w:rFonts w:ascii="Times New Roman" w:hAnsi="Times New Roman" w:cs="Times New Roman"/>
          <w:bCs/>
          <w:i w:val="0"/>
          <w:iCs w:val="0"/>
          <w:bdr w:val="none" w:sz="0" w:space="0" w:color="auto" w:frame="1"/>
          <w:lang w:val="ru-RU"/>
        </w:rPr>
        <w:t>х</w:t>
      </w:r>
      <w:r w:rsidR="00CA468B" w:rsidRPr="00D92967">
        <w:rPr>
          <w:rStyle w:val="Emphasis"/>
          <w:rFonts w:ascii="Times New Roman" w:hAnsi="Times New Roman" w:cs="Times New Roman"/>
          <w:bCs/>
          <w:i w:val="0"/>
          <w:iCs w:val="0"/>
          <w:bdr w:val="none" w:sz="0" w:space="0" w:color="auto" w:frame="1"/>
          <w:lang w:val="ru-RU"/>
        </w:rPr>
        <w:t xml:space="preserve"> особ</w:t>
      </w:r>
      <w:r w:rsidR="00CA468B">
        <w:rPr>
          <w:rStyle w:val="Emphasis"/>
          <w:rFonts w:ascii="Times New Roman" w:hAnsi="Times New Roman" w:cs="Times New Roman"/>
          <w:bCs/>
          <w:i w:val="0"/>
          <w:iCs w:val="0"/>
          <w:bdr w:val="none" w:sz="0" w:space="0" w:color="auto" w:frame="1"/>
          <w:lang w:val="ru-RU"/>
        </w:rPr>
        <w:t>ей,</w:t>
      </w:r>
      <w:r w:rsidR="00C01421" w:rsidRPr="00D92967">
        <w:rPr>
          <w:rStyle w:val="Emphasis"/>
          <w:rFonts w:ascii="Times New Roman" w:hAnsi="Times New Roman" w:cs="Times New Roman"/>
          <w:bCs/>
          <w:i w:val="0"/>
          <w:iCs w:val="0"/>
          <w:bdr w:val="none" w:sz="0" w:space="0" w:color="auto" w:frame="1"/>
          <w:lang w:val="ru-RU"/>
        </w:rPr>
        <w:t xml:space="preserve"> </w:t>
      </w:r>
      <w:r w:rsidR="00CA468B">
        <w:rPr>
          <w:rStyle w:val="Emphasis"/>
          <w:rFonts w:ascii="Times New Roman" w:hAnsi="Times New Roman" w:cs="Times New Roman"/>
          <w:bCs/>
          <w:i w:val="0"/>
          <w:iCs w:val="0"/>
          <w:bdr w:val="none" w:sz="0" w:space="0" w:color="auto" w:frame="1"/>
          <w:lang w:val="ru-RU"/>
        </w:rPr>
        <w:t>выделенных из Сирийских хомячков,</w:t>
      </w:r>
      <w:r w:rsidR="00C01421" w:rsidRPr="00D92967">
        <w:rPr>
          <w:rStyle w:val="Emphasis"/>
          <w:rFonts w:ascii="Times New Roman" w:hAnsi="Times New Roman" w:cs="Times New Roman"/>
          <w:bCs/>
          <w:i w:val="0"/>
          <w:iCs w:val="0"/>
          <w:bdr w:val="none" w:sz="0" w:space="0" w:color="auto" w:frame="1"/>
          <w:lang w:val="ru-RU"/>
        </w:rPr>
        <w:t xml:space="preserve"> не отличаются от </w:t>
      </w:r>
      <w:r w:rsidR="00CA468B">
        <w:rPr>
          <w:rStyle w:val="Emphasis"/>
          <w:rFonts w:ascii="Times New Roman" w:hAnsi="Times New Roman" w:cs="Times New Roman"/>
          <w:bCs/>
          <w:i w:val="0"/>
          <w:iCs w:val="0"/>
          <w:bdr w:val="none" w:sz="0" w:space="0" w:color="auto" w:frame="1"/>
          <w:lang w:val="ru-RU"/>
        </w:rPr>
        <w:t>особей</w:t>
      </w:r>
      <w:r w:rsidR="00C01421" w:rsidRPr="00D92967">
        <w:rPr>
          <w:rStyle w:val="Emphasis"/>
          <w:rFonts w:ascii="Times New Roman" w:hAnsi="Times New Roman" w:cs="Times New Roman"/>
          <w:bCs/>
          <w:i w:val="0"/>
          <w:iCs w:val="0"/>
          <w:bdr w:val="none" w:sz="0" w:space="0" w:color="auto" w:frame="1"/>
          <w:lang w:val="ru-RU"/>
        </w:rPr>
        <w:t xml:space="preserve">, выделенных </w:t>
      </w:r>
      <w:r w:rsidR="00CA468B">
        <w:rPr>
          <w:rStyle w:val="Emphasis"/>
          <w:rFonts w:ascii="Times New Roman" w:hAnsi="Times New Roman" w:cs="Times New Roman"/>
          <w:bCs/>
          <w:i w:val="0"/>
          <w:iCs w:val="0"/>
          <w:bdr w:val="none" w:sz="0" w:space="0" w:color="auto" w:frame="1"/>
          <w:lang w:val="ru-RU"/>
        </w:rPr>
        <w:t>из</w:t>
      </w:r>
      <w:r w:rsidR="00C01421" w:rsidRPr="00D92967">
        <w:rPr>
          <w:rStyle w:val="Emphasis"/>
          <w:rFonts w:ascii="Times New Roman" w:hAnsi="Times New Roman" w:cs="Times New Roman"/>
          <w:bCs/>
          <w:i w:val="0"/>
          <w:iCs w:val="0"/>
          <w:bdr w:val="none" w:sz="0" w:space="0" w:color="auto" w:frame="1"/>
          <w:lang w:val="ru-RU"/>
        </w:rPr>
        <w:t xml:space="preserve"> лис, кошек и </w:t>
      </w:r>
      <w:r w:rsidR="00CA468B">
        <w:rPr>
          <w:rStyle w:val="Emphasis"/>
          <w:rFonts w:ascii="Times New Roman" w:hAnsi="Times New Roman" w:cs="Times New Roman"/>
          <w:bCs/>
          <w:i w:val="0"/>
          <w:iCs w:val="0"/>
          <w:bdr w:val="none" w:sz="0" w:space="0" w:color="auto" w:frame="1"/>
          <w:lang w:val="ru-RU"/>
        </w:rPr>
        <w:t xml:space="preserve">других млекопитающих, которые </w:t>
      </w:r>
      <w:r w:rsidR="00426ECB">
        <w:rPr>
          <w:rStyle w:val="Emphasis"/>
          <w:rFonts w:ascii="Times New Roman" w:hAnsi="Times New Roman" w:cs="Times New Roman"/>
          <w:bCs/>
          <w:i w:val="0"/>
          <w:iCs w:val="0"/>
          <w:bdr w:val="none" w:sz="0" w:space="0" w:color="auto" w:frame="1"/>
          <w:lang w:val="ru-RU"/>
        </w:rPr>
        <w:t xml:space="preserve">подвержены заражению </w:t>
      </w:r>
      <w:r w:rsidR="004B2599">
        <w:rPr>
          <w:rStyle w:val="Emphasis"/>
          <w:rFonts w:ascii="Times New Roman" w:hAnsi="Times New Roman" w:cs="Times New Roman"/>
          <w:bCs/>
          <w:i w:val="0"/>
          <w:iCs w:val="0"/>
          <w:bdr w:val="none" w:sz="0" w:space="0" w:color="auto" w:frame="1"/>
          <w:lang w:val="ru-RU"/>
        </w:rPr>
        <w:t>в естественной среде</w:t>
      </w:r>
      <w:r w:rsidR="00C01421" w:rsidRPr="00D92967">
        <w:rPr>
          <w:rStyle w:val="Emphasis"/>
          <w:rFonts w:ascii="Times New Roman" w:hAnsi="Times New Roman" w:cs="Times New Roman"/>
          <w:bCs/>
          <w:i w:val="0"/>
          <w:iCs w:val="0"/>
          <w:bdr w:val="none" w:sz="0" w:space="0" w:color="auto" w:frame="1"/>
          <w:lang w:val="ru-RU"/>
        </w:rPr>
        <w:t xml:space="preserve"> (</w:t>
      </w:r>
      <w:proofErr w:type="spellStart"/>
      <w:r w:rsidR="00C01421" w:rsidRPr="00D92967">
        <w:rPr>
          <w:rStyle w:val="Emphasis"/>
          <w:rFonts w:ascii="Times New Roman" w:hAnsi="Times New Roman" w:cs="Times New Roman"/>
          <w:bCs/>
          <w:i w:val="0"/>
          <w:iCs w:val="0"/>
          <w:bdr w:val="none" w:sz="0" w:space="0" w:color="auto" w:frame="1"/>
          <w:lang w:val="ru-RU"/>
        </w:rPr>
        <w:t>Беэр</w:t>
      </w:r>
      <w:proofErr w:type="spellEnd"/>
      <w:r w:rsidR="00C01421" w:rsidRPr="00D92967">
        <w:rPr>
          <w:rStyle w:val="Emphasis"/>
          <w:rFonts w:ascii="Times New Roman" w:hAnsi="Times New Roman" w:cs="Times New Roman"/>
          <w:bCs/>
          <w:i w:val="0"/>
          <w:iCs w:val="0"/>
          <w:bdr w:val="none" w:sz="0" w:space="0" w:color="auto" w:frame="1"/>
          <w:lang w:val="ru-RU"/>
        </w:rPr>
        <w:t xml:space="preserve">, 2005). </w:t>
      </w:r>
      <w:r w:rsidR="004B2599">
        <w:rPr>
          <w:rStyle w:val="Emphasis"/>
          <w:rFonts w:ascii="Times New Roman" w:hAnsi="Times New Roman" w:cs="Times New Roman"/>
          <w:bCs/>
          <w:i w:val="0"/>
          <w:iCs w:val="0"/>
          <w:bdr w:val="none" w:sz="0" w:space="0" w:color="auto" w:frame="1"/>
          <w:lang w:val="ru-RU"/>
        </w:rPr>
        <w:t>П</w:t>
      </w:r>
      <w:r w:rsidR="00C01421" w:rsidRPr="00D92967">
        <w:rPr>
          <w:rStyle w:val="Emphasis"/>
          <w:rFonts w:ascii="Times New Roman" w:hAnsi="Times New Roman" w:cs="Times New Roman"/>
          <w:bCs/>
          <w:i w:val="0"/>
          <w:iCs w:val="0"/>
          <w:bdr w:val="none" w:sz="0" w:space="0" w:color="auto" w:frame="1"/>
          <w:lang w:val="ru-RU"/>
        </w:rPr>
        <w:t xml:space="preserve">аттерн развития инфекции </w:t>
      </w:r>
      <w:r w:rsidR="004B2599">
        <w:rPr>
          <w:rStyle w:val="Emphasis"/>
          <w:rFonts w:ascii="Times New Roman" w:hAnsi="Times New Roman" w:cs="Times New Roman"/>
          <w:bCs/>
          <w:i w:val="0"/>
          <w:iCs w:val="0"/>
          <w:bdr w:val="none" w:sz="0" w:space="0" w:color="auto" w:frame="1"/>
          <w:lang w:val="ru-RU"/>
        </w:rPr>
        <w:t xml:space="preserve">у хомячков </w:t>
      </w:r>
      <w:r w:rsidR="00C01421" w:rsidRPr="00D92967">
        <w:rPr>
          <w:rStyle w:val="Emphasis"/>
          <w:rFonts w:ascii="Times New Roman" w:hAnsi="Times New Roman" w:cs="Times New Roman"/>
          <w:bCs/>
          <w:i w:val="0"/>
          <w:iCs w:val="0"/>
          <w:bdr w:val="none" w:sz="0" w:space="0" w:color="auto" w:frame="1"/>
          <w:lang w:val="ru-RU"/>
        </w:rPr>
        <w:t>аналогичен тому, что мы наблюдаем у человека. В печени золотистого хомячка при заражении описторхозом, развиваются все характерные патологические признаки заболевания (</w:t>
      </w:r>
      <w:proofErr w:type="spellStart"/>
      <w:r w:rsidR="00C01421" w:rsidRPr="00D92967">
        <w:rPr>
          <w:rFonts w:ascii="Times New Roman" w:hAnsi="Times New Roman" w:cs="Times New Roman"/>
        </w:rPr>
        <w:t>Lvova</w:t>
      </w:r>
      <w:proofErr w:type="spellEnd"/>
      <w:r w:rsidR="00C01421" w:rsidRPr="00D92967">
        <w:rPr>
          <w:rFonts w:ascii="Times New Roman" w:hAnsi="Times New Roman" w:cs="Times New Roman"/>
          <w:lang w:val="ru-RU"/>
        </w:rPr>
        <w:t xml:space="preserve"> </w:t>
      </w:r>
      <w:r w:rsidR="00C01421" w:rsidRPr="00D92967">
        <w:rPr>
          <w:rFonts w:ascii="Times New Roman" w:hAnsi="Times New Roman" w:cs="Times New Roman"/>
        </w:rPr>
        <w:t>et</w:t>
      </w:r>
      <w:r w:rsidR="00C01421" w:rsidRPr="00D92967">
        <w:rPr>
          <w:rFonts w:ascii="Times New Roman" w:hAnsi="Times New Roman" w:cs="Times New Roman"/>
          <w:lang w:val="ru-RU"/>
        </w:rPr>
        <w:t xml:space="preserve"> </w:t>
      </w:r>
      <w:r w:rsidR="00C01421" w:rsidRPr="00D92967">
        <w:rPr>
          <w:rFonts w:ascii="Times New Roman" w:hAnsi="Times New Roman" w:cs="Times New Roman"/>
        </w:rPr>
        <w:t>al</w:t>
      </w:r>
      <w:r w:rsidR="00C01421" w:rsidRPr="00D92967">
        <w:rPr>
          <w:rFonts w:ascii="Times New Roman" w:hAnsi="Times New Roman" w:cs="Times New Roman"/>
          <w:lang w:val="ru-RU"/>
        </w:rPr>
        <w:t>., 2012</w:t>
      </w:r>
      <w:r w:rsidR="00C01421" w:rsidRPr="00D92967">
        <w:rPr>
          <w:rStyle w:val="Emphasis"/>
          <w:rFonts w:ascii="Times New Roman" w:hAnsi="Times New Roman" w:cs="Times New Roman"/>
          <w:bCs/>
          <w:i w:val="0"/>
          <w:iCs w:val="0"/>
          <w:bdr w:val="none" w:sz="0" w:space="0" w:color="auto" w:frame="1"/>
          <w:lang w:val="ru-RU"/>
        </w:rPr>
        <w:t>)</w:t>
      </w:r>
      <w:r w:rsidR="00C01421" w:rsidRPr="00D92967">
        <w:rPr>
          <w:rStyle w:val="Emphasis"/>
          <w:rFonts w:ascii="Times New Roman" w:hAnsi="Times New Roman" w:cs="Times New Roman"/>
          <w:bCs/>
          <w:bdr w:val="none" w:sz="0" w:space="0" w:color="auto" w:frame="1"/>
          <w:lang w:val="ru-RU"/>
        </w:rPr>
        <w:t>.</w:t>
      </w:r>
      <w:r w:rsidR="00BE4248" w:rsidRPr="00D92967">
        <w:rPr>
          <w:rStyle w:val="Emphasis"/>
          <w:rFonts w:ascii="Times New Roman" w:hAnsi="Times New Roman" w:cs="Times New Roman"/>
          <w:bCs/>
          <w:i w:val="0"/>
          <w:iCs w:val="0"/>
          <w:bdr w:val="none" w:sz="0" w:space="0" w:color="auto" w:frame="1"/>
          <w:lang w:val="ru-RU"/>
        </w:rPr>
        <w:t xml:space="preserve"> </w:t>
      </w:r>
    </w:p>
    <w:p w14:paraId="67C88CA8" w14:textId="0DC6CB98" w:rsidR="00797DA2" w:rsidRPr="00D92967" w:rsidRDefault="00BE4248" w:rsidP="00EA61AB">
      <w:pPr>
        <w:spacing w:after="0" w:line="276" w:lineRule="auto"/>
        <w:jc w:val="both"/>
        <w:rPr>
          <w:rStyle w:val="Emphasis"/>
          <w:rFonts w:ascii="Times New Roman" w:hAnsi="Times New Roman" w:cs="Times New Roman"/>
          <w:bCs/>
          <w:i w:val="0"/>
          <w:iCs w:val="0"/>
          <w:bdr w:val="none" w:sz="0" w:space="0" w:color="auto" w:frame="1"/>
          <w:lang w:val="ru-RU"/>
        </w:rPr>
      </w:pPr>
      <w:r w:rsidRPr="00D92967">
        <w:rPr>
          <w:rStyle w:val="Emphasis"/>
          <w:rFonts w:ascii="Times New Roman" w:hAnsi="Times New Roman" w:cs="Times New Roman"/>
          <w:bCs/>
          <w:i w:val="0"/>
          <w:iCs w:val="0"/>
          <w:bdr w:val="none" w:sz="0" w:space="0" w:color="auto" w:frame="1"/>
          <w:lang w:val="ru-RU"/>
        </w:rPr>
        <w:t>Несмотря на удобство использования хомячков в качестве экспериментальной модели описторхоза, ряд методов разработан под других животных. Например, поведенческие тесты, необходимые для оценки функционального состояния центральной нервной системы, раз</w:t>
      </w:r>
      <w:r w:rsidR="005922C3" w:rsidRPr="00D92967">
        <w:rPr>
          <w:rStyle w:val="Emphasis"/>
          <w:rFonts w:ascii="Times New Roman" w:hAnsi="Times New Roman" w:cs="Times New Roman"/>
          <w:bCs/>
          <w:i w:val="0"/>
          <w:iCs w:val="0"/>
          <w:bdr w:val="none" w:sz="0" w:space="0" w:color="auto" w:frame="1"/>
          <w:lang w:val="ru-RU"/>
        </w:rPr>
        <w:t>работаны</w:t>
      </w:r>
      <w:r w:rsidRPr="00D92967">
        <w:rPr>
          <w:rStyle w:val="Emphasis"/>
          <w:rFonts w:ascii="Times New Roman" w:hAnsi="Times New Roman" w:cs="Times New Roman"/>
          <w:bCs/>
          <w:i w:val="0"/>
          <w:iCs w:val="0"/>
          <w:bdr w:val="none" w:sz="0" w:space="0" w:color="auto" w:frame="1"/>
          <w:lang w:val="ru-RU"/>
        </w:rPr>
        <w:t xml:space="preserve"> в первую очередь для мышей и крыс</w:t>
      </w:r>
      <w:r w:rsidR="005922C3" w:rsidRPr="00D92967">
        <w:rPr>
          <w:rStyle w:val="Emphasis"/>
          <w:rFonts w:ascii="Times New Roman" w:hAnsi="Times New Roman" w:cs="Times New Roman"/>
          <w:bCs/>
          <w:i w:val="0"/>
          <w:iCs w:val="0"/>
          <w:bdr w:val="none" w:sz="0" w:space="0" w:color="auto" w:frame="1"/>
          <w:lang w:val="ru-RU"/>
        </w:rPr>
        <w:t xml:space="preserve">, а </w:t>
      </w:r>
      <w:r w:rsidR="00190D3D">
        <w:rPr>
          <w:rStyle w:val="Emphasis"/>
          <w:rFonts w:ascii="Times New Roman" w:hAnsi="Times New Roman" w:cs="Times New Roman"/>
          <w:bCs/>
          <w:i w:val="0"/>
          <w:iCs w:val="0"/>
          <w:bdr w:val="none" w:sz="0" w:space="0" w:color="auto" w:frame="1"/>
          <w:lang w:val="ru-RU"/>
        </w:rPr>
        <w:t xml:space="preserve">их </w:t>
      </w:r>
      <w:r w:rsidR="005922C3" w:rsidRPr="00D92967">
        <w:rPr>
          <w:rStyle w:val="Emphasis"/>
          <w:rFonts w:ascii="Times New Roman" w:hAnsi="Times New Roman" w:cs="Times New Roman"/>
          <w:bCs/>
          <w:i w:val="0"/>
          <w:iCs w:val="0"/>
          <w:bdr w:val="none" w:sz="0" w:space="0" w:color="auto" w:frame="1"/>
          <w:lang w:val="ru-RU"/>
        </w:rPr>
        <w:t>аналогов для хомячков не существует</w:t>
      </w:r>
      <w:r w:rsidRPr="00D92967">
        <w:rPr>
          <w:rStyle w:val="Emphasis"/>
          <w:rFonts w:ascii="Times New Roman" w:hAnsi="Times New Roman" w:cs="Times New Roman"/>
          <w:bCs/>
          <w:i w:val="0"/>
          <w:iCs w:val="0"/>
          <w:bdr w:val="none" w:sz="0" w:space="0" w:color="auto" w:frame="1"/>
          <w:lang w:val="ru-RU"/>
        </w:rPr>
        <w:t>.</w:t>
      </w:r>
      <w:r w:rsidR="003E3C2C" w:rsidRPr="00D92967">
        <w:rPr>
          <w:rStyle w:val="Emphasis"/>
          <w:rFonts w:ascii="Times New Roman" w:hAnsi="Times New Roman" w:cs="Times New Roman"/>
          <w:bCs/>
          <w:i w:val="0"/>
          <w:iCs w:val="0"/>
          <w:bdr w:val="none" w:sz="0" w:space="0" w:color="auto" w:frame="1"/>
          <w:lang w:val="ru-RU"/>
        </w:rPr>
        <w:t xml:space="preserve"> </w:t>
      </w:r>
      <w:r w:rsidR="00797DA2" w:rsidRPr="00D92967">
        <w:rPr>
          <w:rStyle w:val="Emphasis"/>
          <w:rFonts w:ascii="Times New Roman" w:hAnsi="Times New Roman" w:cs="Times New Roman"/>
          <w:bCs/>
          <w:i w:val="0"/>
          <w:iCs w:val="0"/>
          <w:bdr w:val="none" w:sz="0" w:space="0" w:color="auto" w:frame="1"/>
          <w:lang w:val="ru-RU"/>
        </w:rPr>
        <w:t xml:space="preserve">Различные молекулярно-биологические методы также преимущественно ориентированы на мышей и крыс, и мало представлены для </w:t>
      </w:r>
      <w:r w:rsidR="00797DA2" w:rsidRPr="00D92967">
        <w:rPr>
          <w:rStyle w:val="Emphasis"/>
          <w:rFonts w:ascii="Times New Roman" w:hAnsi="Times New Roman" w:cs="Times New Roman"/>
          <w:bCs/>
          <w:i w:val="0"/>
          <w:iCs w:val="0"/>
          <w:bdr w:val="none" w:sz="0" w:space="0" w:color="auto" w:frame="1"/>
        </w:rPr>
        <w:t>M</w:t>
      </w:r>
      <w:r w:rsidR="00797DA2" w:rsidRPr="00D92967">
        <w:rPr>
          <w:rStyle w:val="Emphasis"/>
          <w:rFonts w:ascii="Times New Roman" w:hAnsi="Times New Roman" w:cs="Times New Roman"/>
          <w:bCs/>
          <w:i w:val="0"/>
          <w:iCs w:val="0"/>
          <w:bdr w:val="none" w:sz="0" w:space="0" w:color="auto" w:frame="1"/>
          <w:lang w:val="ru-RU"/>
        </w:rPr>
        <w:t xml:space="preserve">. </w:t>
      </w:r>
      <w:r w:rsidR="00797DA2" w:rsidRPr="00D92967">
        <w:rPr>
          <w:rStyle w:val="Emphasis"/>
          <w:rFonts w:ascii="Times New Roman" w:hAnsi="Times New Roman" w:cs="Times New Roman"/>
          <w:bCs/>
          <w:i w:val="0"/>
          <w:iCs w:val="0"/>
          <w:bdr w:val="none" w:sz="0" w:space="0" w:color="auto" w:frame="1"/>
        </w:rPr>
        <w:t>auratus</w:t>
      </w:r>
      <w:r w:rsidR="00797DA2" w:rsidRPr="00D92967">
        <w:rPr>
          <w:rStyle w:val="Emphasis"/>
          <w:rFonts w:ascii="Times New Roman" w:hAnsi="Times New Roman" w:cs="Times New Roman"/>
          <w:bCs/>
          <w:i w:val="0"/>
          <w:iCs w:val="0"/>
          <w:bdr w:val="none" w:sz="0" w:space="0" w:color="auto" w:frame="1"/>
          <w:lang w:val="ru-RU"/>
        </w:rPr>
        <w:t>.</w:t>
      </w:r>
    </w:p>
    <w:p w14:paraId="37F356B0" w14:textId="7734AE66" w:rsidR="001E6493" w:rsidRPr="00D92967" w:rsidRDefault="00797DA2" w:rsidP="00EA61AB">
      <w:pPr>
        <w:spacing w:after="0" w:line="276" w:lineRule="auto"/>
        <w:jc w:val="both"/>
        <w:rPr>
          <w:rFonts w:ascii="Times New Roman" w:hAnsi="Times New Roman" w:cs="Times New Roman"/>
          <w:lang w:val="ru-RU"/>
        </w:rPr>
      </w:pPr>
      <w:r w:rsidRPr="00D92967">
        <w:rPr>
          <w:rStyle w:val="Emphasis"/>
          <w:rFonts w:ascii="Times New Roman" w:hAnsi="Times New Roman" w:cs="Times New Roman"/>
          <w:bCs/>
          <w:i w:val="0"/>
          <w:iCs w:val="0"/>
          <w:bdr w:val="none" w:sz="0" w:space="0" w:color="auto" w:frame="1"/>
          <w:lang w:val="ru-RU"/>
        </w:rPr>
        <w:t>В связи с этим, цель данного исследования заключалась в том, чтобы сравнить неск</w:t>
      </w:r>
      <w:r w:rsidR="00BE4248" w:rsidRPr="00D92967">
        <w:rPr>
          <w:rStyle w:val="Emphasis"/>
          <w:rFonts w:ascii="Times New Roman" w:hAnsi="Times New Roman" w:cs="Times New Roman"/>
          <w:bCs/>
          <w:i w:val="0"/>
          <w:iCs w:val="0"/>
          <w:bdr w:val="none" w:sz="0" w:space="0" w:color="auto" w:frame="1"/>
          <w:lang w:val="ru-RU"/>
        </w:rPr>
        <w:t>ольких популярных экспериментальных моделей</w:t>
      </w:r>
      <w:r w:rsidR="002E0AFB" w:rsidRPr="00D92967">
        <w:rPr>
          <w:rStyle w:val="Emphasis"/>
          <w:rFonts w:ascii="Times New Roman" w:hAnsi="Times New Roman" w:cs="Times New Roman"/>
          <w:bCs/>
          <w:i w:val="0"/>
          <w:iCs w:val="0"/>
          <w:bdr w:val="none" w:sz="0" w:space="0" w:color="auto" w:frame="1"/>
          <w:lang w:val="ru-RU"/>
        </w:rPr>
        <w:t xml:space="preserve"> </w:t>
      </w:r>
      <w:r w:rsidR="008E0926">
        <w:rPr>
          <w:rStyle w:val="Emphasis"/>
          <w:rFonts w:ascii="Times New Roman" w:hAnsi="Times New Roman" w:cs="Times New Roman"/>
          <w:bCs/>
          <w:i w:val="0"/>
          <w:iCs w:val="0"/>
          <w:bdr w:val="none" w:sz="0" w:space="0" w:color="auto" w:frame="1"/>
          <w:lang w:val="ru-RU"/>
        </w:rPr>
        <w:t>и</w:t>
      </w:r>
      <w:r w:rsidR="002E0AFB" w:rsidRPr="00D92967">
        <w:rPr>
          <w:rStyle w:val="Emphasis"/>
          <w:rFonts w:ascii="Times New Roman" w:hAnsi="Times New Roman" w:cs="Times New Roman"/>
          <w:bCs/>
          <w:i w:val="0"/>
          <w:iCs w:val="0"/>
          <w:bdr w:val="none" w:sz="0" w:space="0" w:color="auto" w:frame="1"/>
          <w:lang w:val="ru-RU"/>
        </w:rPr>
        <w:t xml:space="preserve"> ответ</w:t>
      </w:r>
      <w:r w:rsidR="008E0926">
        <w:rPr>
          <w:rStyle w:val="Emphasis"/>
          <w:rFonts w:ascii="Times New Roman" w:hAnsi="Times New Roman" w:cs="Times New Roman"/>
          <w:bCs/>
          <w:i w:val="0"/>
          <w:iCs w:val="0"/>
          <w:bdr w:val="none" w:sz="0" w:space="0" w:color="auto" w:frame="1"/>
          <w:lang w:val="ru-RU"/>
        </w:rPr>
        <w:t>ить</w:t>
      </w:r>
      <w:r w:rsidR="002E0AFB" w:rsidRPr="00D92967">
        <w:rPr>
          <w:rStyle w:val="Emphasis"/>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sidR="00C64A43">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O</w:t>
      </w:r>
      <w:r w:rsidR="00C64A43" w:rsidRPr="00C64A43">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felineus</w:t>
      </w:r>
      <w:r w:rsidR="00C64A43" w:rsidRPr="00D76CBC">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infection</w:t>
      </w:r>
      <w:r w:rsidR="002E0AFB" w:rsidRPr="00D92967">
        <w:rPr>
          <w:rStyle w:val="Emphasis"/>
          <w:rFonts w:ascii="Times New Roman" w:hAnsi="Times New Roman" w:cs="Times New Roman"/>
          <w:bCs/>
          <w:i w:val="0"/>
          <w:iCs w:val="0"/>
          <w:bdr w:val="none" w:sz="0" w:space="0" w:color="auto" w:frame="1"/>
          <w:lang w:val="ru-RU"/>
        </w:rPr>
        <w:t>. В рамках исследования мы</w:t>
      </w:r>
      <w:r w:rsidR="00AD521B" w:rsidRPr="00D92967">
        <w:rPr>
          <w:rStyle w:val="Emphasis"/>
          <w:rFonts w:ascii="Times New Roman" w:hAnsi="Times New Roman" w:cs="Times New Roman"/>
          <w:bCs/>
          <w:i w:val="0"/>
          <w:iCs w:val="0"/>
          <w:bdr w:val="none" w:sz="0" w:space="0" w:color="auto" w:frame="1"/>
          <w:lang w:val="ru-RU"/>
        </w:rPr>
        <w:t xml:space="preserve"> оцени</w:t>
      </w:r>
      <w:r w:rsidR="002E0AFB" w:rsidRPr="00D92967">
        <w:rPr>
          <w:rStyle w:val="Emphasis"/>
          <w:rFonts w:ascii="Times New Roman" w:hAnsi="Times New Roman" w:cs="Times New Roman"/>
          <w:bCs/>
          <w:i w:val="0"/>
          <w:iCs w:val="0"/>
          <w:bdr w:val="none" w:sz="0" w:space="0" w:color="auto" w:frame="1"/>
          <w:lang w:val="ru-RU"/>
        </w:rPr>
        <w:t>вали</w:t>
      </w:r>
      <w:r w:rsidR="009A20A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ability</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of</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mice</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and</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rats</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to</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be</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infected</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with</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opisthorchiasis</w:t>
      </w:r>
      <w:r w:rsidR="00BE4248" w:rsidRPr="00D92967">
        <w:rPr>
          <w:rStyle w:val="Emphasis"/>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00EA0E34" w:rsidRPr="00D92967">
        <w:rPr>
          <w:rFonts w:ascii="Times New Roman" w:hAnsi="Times New Roman" w:cs="Times New Roman"/>
          <w:lang w:val="ru-RU"/>
        </w:rPr>
        <w:t xml:space="preserve"> </w:t>
      </w:r>
    </w:p>
    <w:p w14:paraId="7B81F53A" w14:textId="675898B5" w:rsidR="003963D3" w:rsidRDefault="003963D3">
      <w:pPr>
        <w:rPr>
          <w:rFonts w:ascii="Times New Roman" w:hAnsi="Times New Roman" w:cs="Times New Roman"/>
          <w:lang w:val="ru-RU"/>
        </w:rPr>
      </w:pPr>
      <w:r>
        <w:rPr>
          <w:rFonts w:ascii="Times New Roman" w:hAnsi="Times New Roman" w:cs="Times New Roman"/>
          <w:lang w:val="ru-RU"/>
        </w:rPr>
        <w:lastRenderedPageBreak/>
        <w:br w:type="page"/>
      </w: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NormalWeb"/>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4E7A179C" w:rsidR="008C01A4" w:rsidRPr="00D92967" w:rsidRDefault="008C01A4" w:rsidP="00EA61AB">
      <w:pPr>
        <w:pStyle w:val="NormalWeb"/>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w:t>
      </w:r>
      <w:proofErr w:type="spellStart"/>
      <w:r w:rsidR="003502F4">
        <w:rPr>
          <w:color w:val="000000"/>
          <w:shd w:val="clear" w:color="auto" w:fill="FFFFFF"/>
          <w:lang w:val="en-US"/>
        </w:rPr>
        <w:t>Pakharukova</w:t>
      </w:r>
      <w:proofErr w:type="spellEnd"/>
      <w:r w:rsidR="003502F4" w:rsidRPr="00D12E93">
        <w:rPr>
          <w:color w:val="000000"/>
          <w:shd w:val="clear" w:color="auto" w:fill="FFFFFF"/>
          <w:lang w:val="ru-RU"/>
        </w:rPr>
        <w:t xml:space="preserve"> </w:t>
      </w:r>
      <w:r w:rsidR="003502F4">
        <w:rPr>
          <w:color w:val="000000"/>
          <w:shd w:val="clear" w:color="auto" w:fill="FFFFFF"/>
          <w:lang w:val="en-US"/>
        </w:rPr>
        <w:t>et</w:t>
      </w:r>
      <w:r w:rsidR="003502F4" w:rsidRPr="00D12E93">
        <w:rPr>
          <w:color w:val="000000"/>
          <w:shd w:val="clear" w:color="auto" w:fill="FFFFFF"/>
          <w:lang w:val="ru-RU"/>
        </w:rPr>
        <w:t xml:space="preserve"> </w:t>
      </w:r>
      <w:r w:rsidR="003502F4">
        <w:rPr>
          <w:color w:val="000000"/>
          <w:shd w:val="clear" w:color="auto" w:fill="FFFFFF"/>
          <w:lang w:val="en-US"/>
        </w:rPr>
        <w:t>al</w:t>
      </w:r>
      <w:r w:rsidR="003502F4" w:rsidRPr="00D12E93">
        <w:rPr>
          <w:color w:val="000000"/>
          <w:shd w:val="clear" w:color="auto" w:fill="FFFFFF"/>
          <w:lang w:val="ru-RU"/>
        </w:rPr>
        <w:t xml:space="preserve">., 2019 </w:t>
      </w:r>
      <w:r w:rsidR="003502F4">
        <w:rPr>
          <w:color w:val="000000"/>
          <w:shd w:val="clear" w:color="auto" w:fill="FFFFFF"/>
          <w:lang w:val="en-US"/>
        </w:rPr>
        <w:t>Parasites</w:t>
      </w:r>
      <w:r w:rsidR="003502F4" w:rsidRPr="00D12E93">
        <w:rPr>
          <w:color w:val="000000"/>
          <w:shd w:val="clear" w:color="auto" w:fill="FFFFFF"/>
          <w:lang w:val="ru-RU"/>
        </w:rPr>
        <w:t>&amp;</w:t>
      </w:r>
      <w:r w:rsidR="003502F4">
        <w:rPr>
          <w:color w:val="000000"/>
          <w:shd w:val="clear" w:color="auto" w:fill="FFFFFF"/>
          <w:lang w:val="en-US"/>
        </w:rPr>
        <w:t>Vectors</w:t>
      </w:r>
      <w:r w:rsidR="00A55198" w:rsidRPr="00D92967">
        <w:rPr>
          <w:color w:val="000000"/>
          <w:shd w:val="clear" w:color="auto" w:fill="FFFFFF"/>
          <w:lang w:val="ru-RU"/>
        </w:rPr>
        <w:t xml:space="preserve">).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w:t>
      </w:r>
    </w:p>
    <w:p w14:paraId="6F8ABFB5" w14:textId="01E1E70B" w:rsidR="001F194C" w:rsidRPr="00D12E93" w:rsidRDefault="001F194C" w:rsidP="00EA61AB">
      <w:pPr>
        <w:spacing w:after="0" w:line="276" w:lineRule="auto"/>
        <w:ind w:firstLine="566"/>
        <w:jc w:val="both"/>
        <w:rPr>
          <w:rStyle w:val="Emphasis"/>
          <w:rFonts w:ascii="Times New Roman" w:hAnsi="Times New Roman" w:cs="Times New Roman"/>
          <w:i w:val="0"/>
          <w:iCs w:val="0"/>
          <w:color w:val="000000"/>
          <w:lang w:val="ru-RU"/>
        </w:rPr>
      </w:pPr>
      <w:r w:rsidRPr="00D92967">
        <w:rPr>
          <w:rFonts w:ascii="Times New Roman" w:hAnsi="Times New Roman" w:cs="Times New Roman"/>
          <w:lang w:val="ru-RU"/>
        </w:rPr>
        <w:t xml:space="preserve">В эксперименте участвовали </w:t>
      </w:r>
      <w:r w:rsidR="00C77BF7">
        <w:rPr>
          <w:rFonts w:ascii="Times New Roman" w:hAnsi="Times New Roman" w:cs="Times New Roman"/>
          <w:lang w:val="ru-RU"/>
        </w:rPr>
        <w:t xml:space="preserve">золотистые хомячки </w:t>
      </w:r>
      <w:r w:rsidRPr="00D92967">
        <w:rPr>
          <w:rStyle w:val="Emphasis"/>
          <w:rFonts w:ascii="Times New Roman" w:hAnsi="Times New Roman" w:cs="Times New Roman"/>
          <w:i w:val="0"/>
          <w:iCs w:val="0"/>
          <w:color w:val="000000"/>
        </w:rPr>
        <w:t>M</w:t>
      </w:r>
      <w:r w:rsidRPr="00D92967">
        <w:rPr>
          <w:rStyle w:val="Emphasis"/>
          <w:rFonts w:ascii="Times New Roman" w:hAnsi="Times New Roman" w:cs="Times New Roman"/>
          <w:i w:val="0"/>
          <w:iCs w:val="0"/>
          <w:color w:val="000000"/>
          <w:lang w:val="ru-RU"/>
        </w:rPr>
        <w:t>. а</w:t>
      </w:r>
      <w:proofErr w:type="spellStart"/>
      <w:r w:rsidRPr="00D92967">
        <w:rPr>
          <w:rStyle w:val="Emphasis"/>
          <w:rFonts w:ascii="Times New Roman" w:hAnsi="Times New Roman" w:cs="Times New Roman"/>
          <w:i w:val="0"/>
          <w:iCs w:val="0"/>
          <w:color w:val="000000"/>
        </w:rPr>
        <w:t>uratus</w:t>
      </w:r>
      <w:proofErr w:type="spellEnd"/>
      <w:r w:rsidRPr="00D92967">
        <w:rPr>
          <w:rStyle w:val="Emphasis"/>
          <w:rFonts w:ascii="Times New Roman" w:hAnsi="Times New Roman" w:cs="Times New Roman"/>
          <w:color w:val="000000"/>
          <w:lang w:val="ru-RU"/>
        </w:rPr>
        <w:t xml:space="preserve">, </w:t>
      </w:r>
      <w:r w:rsidR="00C77BF7" w:rsidRPr="00103F0B">
        <w:rPr>
          <w:rStyle w:val="Emphasis"/>
          <w:rFonts w:ascii="Times New Roman" w:hAnsi="Times New Roman" w:cs="Times New Roman"/>
          <w:i w:val="0"/>
          <w:color w:val="000000"/>
          <w:lang w:val="ru-RU"/>
        </w:rPr>
        <w:t xml:space="preserve">инбредные </w:t>
      </w:r>
      <w:r w:rsidRPr="00C77BF7">
        <w:rPr>
          <w:rFonts w:ascii="Times New Roman" w:hAnsi="Times New Roman" w:cs="Times New Roman"/>
          <w:color w:val="000000"/>
          <w:lang w:val="ru-RU"/>
        </w:rPr>
        <w:t>мыш</w:t>
      </w:r>
      <w:r w:rsidR="00E70A5E" w:rsidRPr="00C77BF7">
        <w:rPr>
          <w:rFonts w:ascii="Times New Roman" w:hAnsi="Times New Roman" w:cs="Times New Roman"/>
          <w:color w:val="000000"/>
          <w:lang w:val="ru-RU"/>
        </w:rPr>
        <w:t>и</w:t>
      </w:r>
      <w:r w:rsidR="00E70A5E" w:rsidRPr="00D92967">
        <w:rPr>
          <w:rFonts w:ascii="Times New Roman" w:hAnsi="Times New Roman" w:cs="Times New Roman"/>
          <w:color w:val="000000"/>
          <w:lang w:val="ru-RU"/>
        </w:rPr>
        <w:t xml:space="preserve">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w:t>
      </w:r>
      <w:r w:rsidR="00C77BF7" w:rsidRPr="00D92967">
        <w:rPr>
          <w:rFonts w:ascii="Times New Roman" w:eastAsia="Segoe UI" w:hAnsi="Times New Roman" w:cs="Times New Roman"/>
          <w:lang w:bidi="en-US"/>
        </w:rPr>
        <w:t>W</w:t>
      </w:r>
      <w:r w:rsidR="00C77BF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Emphasis"/>
          <w:rFonts w:ascii="Times New Roman" w:hAnsi="Times New Roman" w:cs="Times New Roman"/>
          <w:color w:val="000000"/>
          <w:lang w:val="ru-RU"/>
        </w:rPr>
        <w:t>.</w:t>
      </w:r>
      <w:r w:rsidRPr="001E0898">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Каждое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животное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заражали</w:t>
      </w:r>
      <w:r w:rsidRPr="00614B17">
        <w:rPr>
          <w:rStyle w:val="Emphasis"/>
          <w:rFonts w:ascii="Times New Roman" w:hAnsi="Times New Roman" w:cs="Times New Roman"/>
          <w:i w:val="0"/>
          <w:iCs w:val="0"/>
          <w:color w:val="000000"/>
          <w:lang w:val="ru-RU"/>
        </w:rPr>
        <w:t xml:space="preserve"> 100 </w:t>
      </w:r>
      <w:r w:rsidRPr="00D92967">
        <w:rPr>
          <w:rStyle w:val="Emphasis"/>
          <w:rFonts w:ascii="Times New Roman" w:hAnsi="Times New Roman" w:cs="Times New Roman"/>
          <w:i w:val="0"/>
          <w:iCs w:val="0"/>
          <w:color w:val="000000"/>
          <w:lang w:val="ru-RU"/>
        </w:rPr>
        <w:t>метацеркариями</w:t>
      </w:r>
      <w:r w:rsidRPr="00614B17">
        <w:rPr>
          <w:rStyle w:val="Emphasis"/>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r w:rsidRPr="00D92967">
        <w:rPr>
          <w:rFonts w:ascii="Times New Roman" w:hAnsi="Times New Roman" w:cs="Times New Roman"/>
          <w:i/>
          <w:iCs/>
        </w:rPr>
        <w:t>felineus</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proofErr w:type="spellStart"/>
      <w:r w:rsidR="00E70A5E" w:rsidRPr="00D92967">
        <w:rPr>
          <w:rFonts w:ascii="Times New Roman" w:hAnsi="Times New Roman" w:cs="Times New Roman"/>
          <w:lang w:val="ru-RU"/>
        </w:rPr>
        <w:t>эзофагогастральный</w:t>
      </w:r>
      <w:proofErr w:type="spellEnd"/>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D12E93">
        <w:rPr>
          <w:rFonts w:ascii="Times New Roman" w:hAnsi="Times New Roman" w:cs="Times New Roman"/>
          <w:lang w:val="ru-RU"/>
        </w:rPr>
        <w:t xml:space="preserve"> </w:t>
      </w:r>
      <w:r w:rsidR="00364A1C">
        <w:rPr>
          <w:rFonts w:ascii="Times New Roman" w:hAnsi="Times New Roman" w:cs="Times New Roman"/>
          <w:lang w:val="ru-RU"/>
        </w:rPr>
        <w:t>в</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каждой</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группе</w:t>
      </w:r>
      <w:r w:rsidR="00364A1C" w:rsidRPr="00D12E93">
        <w:rPr>
          <w:rFonts w:ascii="Times New Roman" w:hAnsi="Times New Roman" w:cs="Times New Roman"/>
          <w:lang w:val="ru-RU"/>
        </w:rPr>
        <w:t xml:space="preserve"> </w:t>
      </w:r>
      <w:r w:rsidR="001E766B">
        <w:rPr>
          <w:rFonts w:ascii="Times New Roman" w:hAnsi="Times New Roman" w:cs="Times New Roman"/>
          <w:lang w:val="ru-RU"/>
        </w:rPr>
        <w:t>было</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по</w:t>
      </w:r>
      <w:r w:rsidR="001E766B" w:rsidRPr="00D12E93">
        <w:rPr>
          <w:rFonts w:ascii="Times New Roman" w:hAnsi="Times New Roman" w:cs="Times New Roman"/>
          <w:lang w:val="ru-RU"/>
        </w:rPr>
        <w:t xml:space="preserve"> </w:t>
      </w:r>
      <w:r w:rsidR="00944D15" w:rsidRPr="00D12E93">
        <w:rPr>
          <w:rFonts w:ascii="Times New Roman" w:hAnsi="Times New Roman" w:cs="Times New Roman"/>
          <w:lang w:val="ru-RU"/>
        </w:rPr>
        <w:t>15</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542B70" w:rsidRPr="00D12E93">
        <w:rPr>
          <w:rFonts w:ascii="Times New Roman" w:hAnsi="Times New Roman" w:cs="Times New Roman"/>
          <w:lang w:val="ru-RU"/>
        </w:rPr>
        <w:t xml:space="preserve"> </w:t>
      </w:r>
      <w:r w:rsidR="00542B70">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542B70">
        <w:rPr>
          <w:rFonts w:ascii="Times New Roman" w:hAnsi="Times New Roman" w:cs="Times New Roman"/>
        </w:rPr>
        <w:t>were</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euthanized</w:t>
      </w:r>
      <w:r w:rsidR="00614B17"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14B17" w:rsidRPr="00D12E93">
        <w:rPr>
          <w:rFonts w:ascii="Times New Roman" w:hAnsi="Times New Roman" w:cs="Times New Roman"/>
          <w:lang w:val="ru-RU"/>
        </w:rPr>
        <w:t xml:space="preserve">1 </w:t>
      </w:r>
      <w:r w:rsidR="00614B17" w:rsidRPr="00D92967">
        <w:rPr>
          <w:rFonts w:ascii="Times New Roman" w:hAnsi="Times New Roman" w:cs="Times New Roman"/>
        </w:rPr>
        <w:t>month</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p</w:t>
      </w:r>
      <w:r w:rsidR="00614B17" w:rsidRPr="00D12E93">
        <w:rPr>
          <w:rFonts w:ascii="Times New Roman" w:hAnsi="Times New Roman" w:cs="Times New Roman"/>
          <w:lang w:val="ru-RU"/>
        </w:rPr>
        <w:t>.</w:t>
      </w:r>
      <w:proofErr w:type="spellStart"/>
      <w:r w:rsidR="00614B17" w:rsidRPr="00D92967">
        <w:rPr>
          <w:rFonts w:ascii="Times New Roman" w:hAnsi="Times New Roman" w:cs="Times New Roman"/>
        </w:rPr>
        <w:t>i</w:t>
      </w:r>
      <w:proofErr w:type="spellEnd"/>
      <w:r w:rsidR="00C228FB" w:rsidRPr="00D12E93">
        <w:rPr>
          <w:rFonts w:ascii="Times New Roman" w:hAnsi="Times New Roman" w:cs="Times New Roman"/>
          <w:lang w:val="ru-RU"/>
        </w:rPr>
        <w:t xml:space="preserve">., </w:t>
      </w:r>
      <w:r w:rsidR="006F68B9">
        <w:rPr>
          <w:rFonts w:ascii="Times New Roman" w:hAnsi="Times New Roman" w:cs="Times New Roman"/>
        </w:rPr>
        <w:t>another</w:t>
      </w:r>
      <w:r w:rsidR="006F68B9"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6F68B9" w:rsidRPr="00D12E93">
        <w:rPr>
          <w:rFonts w:ascii="Times New Roman" w:hAnsi="Times New Roman" w:cs="Times New Roman"/>
          <w:lang w:val="ru-RU"/>
        </w:rPr>
        <w:t xml:space="preserve"> </w:t>
      </w:r>
      <w:r w:rsidR="006F68B9">
        <w:rPr>
          <w:rFonts w:ascii="Times New Roman" w:hAnsi="Times New Roman" w:cs="Times New Roman"/>
          <w:lang w:val="ru-RU"/>
        </w:rPr>
        <w:t>животных</w:t>
      </w:r>
      <w:r w:rsidR="006F68B9" w:rsidRPr="00D12E93">
        <w:rPr>
          <w:rFonts w:ascii="Times New Roman" w:hAnsi="Times New Roman" w:cs="Times New Roman"/>
          <w:lang w:val="ru-RU"/>
        </w:rPr>
        <w:t xml:space="preserve"> </w:t>
      </w:r>
      <w:r w:rsidR="006F68B9">
        <w:rPr>
          <w:rFonts w:ascii="Times New Roman" w:hAnsi="Times New Roman" w:cs="Times New Roman"/>
        </w:rPr>
        <w:t>were</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euthanized</w:t>
      </w:r>
      <w:r w:rsidR="006F68B9"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F68B9" w:rsidRPr="00D12E93">
        <w:rPr>
          <w:rFonts w:ascii="Times New Roman" w:hAnsi="Times New Roman" w:cs="Times New Roman"/>
          <w:lang w:val="ru-RU"/>
        </w:rPr>
        <w:t xml:space="preserve">3 </w:t>
      </w:r>
      <w:r w:rsidR="006F68B9" w:rsidRPr="00D92967">
        <w:rPr>
          <w:rFonts w:ascii="Times New Roman" w:hAnsi="Times New Roman" w:cs="Times New Roman"/>
        </w:rPr>
        <w:t>month</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p</w:t>
      </w:r>
      <w:r w:rsidR="006F68B9" w:rsidRPr="00D12E93">
        <w:rPr>
          <w:rFonts w:ascii="Times New Roman" w:hAnsi="Times New Roman" w:cs="Times New Roman"/>
          <w:lang w:val="ru-RU"/>
        </w:rPr>
        <w:t>.</w:t>
      </w:r>
      <w:proofErr w:type="spellStart"/>
      <w:r w:rsidR="006F68B9" w:rsidRPr="00D92967">
        <w:rPr>
          <w:rFonts w:ascii="Times New Roman" w:hAnsi="Times New Roman" w:cs="Times New Roman"/>
        </w:rPr>
        <w:t>i</w:t>
      </w:r>
      <w:proofErr w:type="spellEnd"/>
      <w:r w:rsidR="006F68B9" w:rsidRPr="00D12E93">
        <w:rPr>
          <w:rStyle w:val="Emphasis"/>
          <w:rFonts w:ascii="Times New Roman" w:hAnsi="Times New Roman" w:cs="Times New Roman"/>
          <w:i w:val="0"/>
          <w:iCs w:val="0"/>
          <w:color w:val="000000"/>
          <w:lang w:val="ru-RU"/>
        </w:rPr>
        <w:t>.</w:t>
      </w:r>
      <w:r w:rsidR="00C228FB" w:rsidRPr="00D12E93">
        <w:rPr>
          <w:rStyle w:val="Emphasis"/>
          <w:rFonts w:ascii="Times New Roman" w:hAnsi="Times New Roman" w:cs="Times New Roman"/>
          <w:i w:val="0"/>
          <w:iCs w:val="0"/>
          <w:color w:val="000000"/>
          <w:lang w:val="ru-RU"/>
        </w:rPr>
        <w:t xml:space="preserve"> </w:t>
      </w:r>
      <w:r w:rsidR="00C228FB">
        <w:rPr>
          <w:rStyle w:val="Emphasis"/>
          <w:rFonts w:ascii="Times New Roman" w:hAnsi="Times New Roman" w:cs="Times New Roman"/>
          <w:i w:val="0"/>
          <w:iCs w:val="0"/>
          <w:color w:val="000000"/>
        </w:rPr>
        <w:t>and</w:t>
      </w:r>
      <w:r w:rsidR="006F68B9" w:rsidRPr="00D12E93">
        <w:rPr>
          <w:rStyle w:val="Emphasis"/>
          <w:rFonts w:ascii="Times New Roman" w:hAnsi="Times New Roman" w:cs="Times New Roman"/>
          <w:i w:val="0"/>
          <w:iCs w:val="0"/>
          <w:color w:val="000000"/>
          <w:lang w:val="ru-RU"/>
        </w:rPr>
        <w:t xml:space="preserve"> </w:t>
      </w:r>
      <w:r w:rsidR="009F1B68" w:rsidRPr="00D12E93">
        <w:rPr>
          <w:rStyle w:val="Emphasis"/>
          <w:rFonts w:ascii="Times New Roman" w:hAnsi="Times New Roman" w:cs="Times New Roman"/>
          <w:i w:val="0"/>
          <w:iCs w:val="0"/>
          <w:color w:val="000000"/>
          <w:lang w:val="ru-RU"/>
        </w:rPr>
        <w:t xml:space="preserve">5 </w:t>
      </w:r>
      <w:r w:rsidR="009F1B68">
        <w:rPr>
          <w:rStyle w:val="Emphasis"/>
          <w:rFonts w:ascii="Times New Roman" w:hAnsi="Times New Roman" w:cs="Times New Roman"/>
          <w:i w:val="0"/>
          <w:iCs w:val="0"/>
          <w:color w:val="000000"/>
        </w:rPr>
        <w:t>animals</w:t>
      </w:r>
      <w:r w:rsidR="009F1B68" w:rsidRPr="00D12E93">
        <w:rPr>
          <w:rStyle w:val="Emphasis"/>
          <w:rFonts w:ascii="Times New Roman" w:hAnsi="Times New Roman" w:cs="Times New Roman"/>
          <w:i w:val="0"/>
          <w:iCs w:val="0"/>
          <w:color w:val="000000"/>
          <w:lang w:val="ru-RU"/>
        </w:rPr>
        <w:t xml:space="preserve"> </w:t>
      </w:r>
      <w:r w:rsidR="009F1B68">
        <w:rPr>
          <w:rStyle w:val="Emphasis"/>
          <w:rFonts w:ascii="Times New Roman" w:hAnsi="Times New Roman" w:cs="Times New Roman"/>
          <w:i w:val="0"/>
          <w:iCs w:val="0"/>
          <w:color w:val="000000"/>
        </w:rPr>
        <w:t>were</w:t>
      </w:r>
      <w:r w:rsidR="00E70A5E"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kept</w:t>
      </w:r>
      <w:r w:rsidR="00C77BF7" w:rsidRPr="00D12E93">
        <w:rPr>
          <w:rStyle w:val="Emphasis"/>
          <w:rFonts w:ascii="Times New Roman" w:hAnsi="Times New Roman" w:cs="Times New Roman"/>
          <w:i w:val="0"/>
          <w:iCs w:val="0"/>
          <w:color w:val="000000"/>
          <w:lang w:val="ru-RU"/>
        </w:rPr>
        <w:t xml:space="preserve"> </w:t>
      </w:r>
      <w:r w:rsidR="00E70A5E" w:rsidRPr="00D92967">
        <w:rPr>
          <w:rStyle w:val="Emphasis"/>
          <w:rFonts w:ascii="Times New Roman" w:hAnsi="Times New Roman" w:cs="Times New Roman"/>
          <w:i w:val="0"/>
          <w:iCs w:val="0"/>
          <w:color w:val="000000"/>
        </w:rPr>
        <w:t>uninfected</w:t>
      </w:r>
      <w:r w:rsidR="00E70A5E"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and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used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as</w:t>
      </w:r>
      <w:r w:rsidR="00AF2333"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a</w:t>
      </w:r>
      <w:r w:rsidR="00C77BF7"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control</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group</w:t>
      </w:r>
      <w:r w:rsidR="00E70A5E" w:rsidRPr="00D12E93">
        <w:rPr>
          <w:rStyle w:val="Emphasis"/>
          <w:rFonts w:ascii="Times New Roman" w:hAnsi="Times New Roman" w:cs="Times New Roman"/>
          <w:i w:val="0"/>
          <w:iCs w:val="0"/>
          <w:color w:val="000000"/>
          <w:lang w:val="ru-RU"/>
        </w:rPr>
        <w:t>.</w:t>
      </w:r>
    </w:p>
    <w:p w14:paraId="78A6C94D" w14:textId="5E045344" w:rsidR="00E24C65" w:rsidRPr="00D12E93" w:rsidRDefault="00E24C65">
      <w:pPr>
        <w:rPr>
          <w:rFonts w:ascii="Times New Roman" w:hAnsi="Times New Roman" w:cs="Times New Roman"/>
          <w:i/>
          <w:iCs/>
          <w:color w:val="000000"/>
          <w:lang w:val="ru-RU"/>
        </w:rPr>
      </w:pPr>
    </w:p>
    <w:p w14:paraId="38E9673C" w14:textId="5ADB7353" w:rsidR="001F194C" w:rsidRPr="00D92967" w:rsidRDefault="000F42BE" w:rsidP="00EA61AB">
      <w:pPr>
        <w:spacing w:after="0" w:line="276" w:lineRule="auto"/>
        <w:jc w:val="center"/>
        <w:rPr>
          <w:rFonts w:ascii="Times New Roman" w:hAnsi="Times New Roman" w:cs="Times New Roman"/>
          <w:lang w:val="ru-RU"/>
        </w:rPr>
      </w:pPr>
      <w:r w:rsidRPr="00D12E93">
        <w:rPr>
          <w:rFonts w:ascii="Times New Roman" w:hAnsi="Times New Roman" w:cs="Times New Roman"/>
          <w:noProof/>
          <w:lang w:val="ru-RU" w:eastAsia="ru-RU"/>
        </w:rPr>
        <w:t xml:space="preserve"> </w:t>
      </w:r>
      <w:r w:rsidR="0096142B">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Emphasis"/>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Emphasis"/>
          <w:rFonts w:ascii="Times New Roman" w:hAnsi="Times New Roman" w:cs="Times New Roman"/>
          <w:color w:val="000000"/>
        </w:rPr>
        <w:t>M</w:t>
      </w:r>
      <w:r w:rsidRPr="00D92967">
        <w:rPr>
          <w:rStyle w:val="Emphasis"/>
          <w:rFonts w:ascii="Times New Roman" w:hAnsi="Times New Roman" w:cs="Times New Roman"/>
          <w:color w:val="000000"/>
          <w:lang w:val="ru-RU"/>
        </w:rPr>
        <w:t>. а</w:t>
      </w:r>
      <w:proofErr w:type="spellStart"/>
      <w:r w:rsidRPr="00D92967">
        <w:rPr>
          <w:rStyle w:val="Emphasis"/>
          <w:rFonts w:ascii="Times New Roman" w:hAnsi="Times New Roman" w:cs="Times New Roman"/>
          <w:color w:val="000000"/>
        </w:rPr>
        <w:t>uratus</w:t>
      </w:r>
      <w:proofErr w:type="spellEnd"/>
      <w:r w:rsidRPr="00D92967">
        <w:rPr>
          <w:rStyle w:val="Emphasis"/>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proofErr w:type="spellStart"/>
      <w:r w:rsidR="003503AA">
        <w:rPr>
          <w:rFonts w:ascii="Times New Roman" w:hAnsi="Times New Roman" w:cs="Times New Roman"/>
        </w:rPr>
        <w:t>feaces</w:t>
      </w:r>
      <w:proofErr w:type="spellEnd"/>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Emphasis"/>
          <w:rFonts w:ascii="Times New Roman" w:hAnsi="Times New Roman" w:cs="Times New Roman"/>
          <w:color w:val="000000"/>
          <w:lang w:val="ru-RU" w:eastAsia="zh-CN"/>
        </w:rPr>
      </w:pPr>
    </w:p>
    <w:p w14:paraId="59558174" w14:textId="06DD0E64"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lastRenderedPageBreak/>
        <w:t xml:space="preserve">Крысы и мыши </w:t>
      </w:r>
      <w:r w:rsidR="00C77BF7">
        <w:rPr>
          <w:rFonts w:ascii="Times New Roman" w:hAnsi="Times New Roman" w:cs="Times New Roman"/>
          <w:color w:val="000000"/>
          <w:lang w:val="ru-RU"/>
        </w:rPr>
        <w:t xml:space="preserve">и хомяки </w:t>
      </w:r>
      <w:r w:rsidRPr="00D92967">
        <w:rPr>
          <w:rFonts w:ascii="Times New Roman" w:hAnsi="Times New Roman" w:cs="Times New Roman"/>
          <w:color w:val="000000"/>
          <w:lang w:val="ru-RU"/>
        </w:rPr>
        <w:t>были по</w:t>
      </w:r>
      <w:r w:rsidR="00C77BF7">
        <w:rPr>
          <w:rFonts w:ascii="Times New Roman" w:hAnsi="Times New Roman" w:cs="Times New Roman"/>
          <w:color w:val="000000"/>
          <w:lang w:val="ru-RU"/>
        </w:rPr>
        <w:t>л</w:t>
      </w:r>
      <w:r w:rsidRPr="00D92967">
        <w:rPr>
          <w:rFonts w:ascii="Times New Roman" w:hAnsi="Times New Roman" w:cs="Times New Roman"/>
          <w:color w:val="000000"/>
          <w:lang w:val="ru-RU"/>
        </w:rPr>
        <w:t>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Каждое животное содержал</w:t>
      </w:r>
      <w:r w:rsidR="00C77BF7">
        <w:rPr>
          <w:rFonts w:ascii="Times New Roman" w:hAnsi="Times New Roman" w:cs="Times New Roman"/>
          <w:color w:val="000000"/>
          <w:lang w:val="ru-RU"/>
        </w:rPr>
        <w:t>и</w:t>
      </w:r>
      <w:r w:rsidR="001F194C" w:rsidRPr="00D92967">
        <w:rPr>
          <w:rFonts w:ascii="Times New Roman" w:hAnsi="Times New Roman" w:cs="Times New Roman"/>
          <w:color w:val="000000"/>
          <w:lang w:val="ru-RU"/>
        </w:rPr>
        <w:t xml:space="preserve">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NormalWeb"/>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ИЦиГ СО РАН и проводился в соответствии с международными правилами ARRIVE </w:t>
      </w:r>
      <w:proofErr w:type="spellStart"/>
      <w:r w:rsidRPr="00D92967">
        <w:rPr>
          <w:color w:val="000000"/>
          <w:lang w:val="ru-RU"/>
        </w:rPr>
        <w:t>guide</w:t>
      </w:r>
      <w:proofErr w:type="spellEnd"/>
      <w:r w:rsidRPr="00D92967">
        <w:rPr>
          <w:color w:val="000000"/>
          <w:lang w:val="ru-RU"/>
        </w:rPr>
        <w:t xml:space="preserv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proofErr w:type="spellStart"/>
      <w:r w:rsidRPr="00D92967">
        <w:rPr>
          <w:i/>
          <w:iCs/>
          <w:color w:val="000000"/>
        </w:rPr>
        <w:t>ivo</w:t>
      </w:r>
      <w:proofErr w:type="spellEnd"/>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30C19E1E" w14:textId="77777777" w:rsidR="0072660B" w:rsidRPr="00D92967" w:rsidRDefault="0072660B" w:rsidP="00EA61AB">
      <w:pPr>
        <w:pStyle w:val="NormalWeb"/>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0F42BE" w:rsidRDefault="0072660B" w:rsidP="00B74AC9">
      <w:pPr>
        <w:spacing w:after="0" w:line="276" w:lineRule="auto"/>
        <w:jc w:val="both"/>
        <w:rPr>
          <w:rFonts w:ascii="Times New Roman" w:hAnsi="Times New Roman" w:cs="Times New Roman"/>
        </w:rPr>
      </w:pPr>
      <w:r w:rsidRPr="00D92967">
        <w:rPr>
          <w:rFonts w:ascii="Times New Roman" w:hAnsi="Times New Roman" w:cs="Times New Roman"/>
          <w:lang w:val="ru-RU"/>
        </w:rPr>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w:t>
      </w:r>
      <w:proofErr w:type="spellStart"/>
      <w:r w:rsidRPr="00D92967">
        <w:rPr>
          <w:rFonts w:ascii="Times New Roman" w:hAnsi="Times New Roman" w:cs="Times New Roman"/>
          <w:lang w:val="ru-RU"/>
        </w:rPr>
        <w:t>аспартатаминотрансфераза</w:t>
      </w:r>
      <w:proofErr w:type="spellEnd"/>
      <w:r w:rsidRPr="00D92967">
        <w:rPr>
          <w:rFonts w:ascii="Times New Roman" w:hAnsi="Times New Roman" w:cs="Times New Roman"/>
          <w:lang w:val="ru-RU"/>
        </w:rPr>
        <w:t xml:space="preserve">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w:t>
      </w:r>
      <w:r w:rsidR="00837B0E" w:rsidRPr="000F42BE">
        <w:rPr>
          <w:rFonts w:ascii="Times New Roman" w:hAnsi="Times New Roman" w:cs="Times New Roman"/>
        </w:rPr>
        <w:t xml:space="preserve"> </w:t>
      </w:r>
      <w:r w:rsidR="00837B0E" w:rsidRPr="00D92967">
        <w:rPr>
          <w:rFonts w:ascii="Times New Roman" w:hAnsi="Times New Roman" w:cs="Times New Roman"/>
          <w:lang w:val="ru-RU"/>
        </w:rPr>
        <w:t>осуществлялось</w:t>
      </w:r>
      <w:r w:rsidRPr="000F42BE">
        <w:rPr>
          <w:rFonts w:ascii="Times New Roman" w:hAnsi="Times New Roman" w:cs="Times New Roman"/>
        </w:rPr>
        <w:t xml:space="preserve"> </w:t>
      </w:r>
      <w:r w:rsidR="00D25240" w:rsidRPr="00D92967">
        <w:rPr>
          <w:rFonts w:ascii="Times New Roman" w:hAnsi="Times New Roman" w:cs="Times New Roman"/>
          <w:lang w:val="ru-RU"/>
        </w:rPr>
        <w:t>на</w:t>
      </w:r>
      <w:r w:rsidRPr="000F42BE">
        <w:rPr>
          <w:rFonts w:ascii="Times New Roman" w:hAnsi="Times New Roman" w:cs="Times New Roman"/>
        </w:rPr>
        <w:t xml:space="preserve"> </w:t>
      </w:r>
      <w:r w:rsidRPr="00D92967">
        <w:rPr>
          <w:rFonts w:ascii="Times New Roman" w:hAnsi="Times New Roman" w:cs="Times New Roman"/>
          <w:lang w:val="ru-RU"/>
        </w:rPr>
        <w:t>спектрофотометр</w:t>
      </w:r>
      <w:r w:rsidR="00D25240" w:rsidRPr="00D92967">
        <w:rPr>
          <w:rFonts w:ascii="Times New Roman" w:hAnsi="Times New Roman" w:cs="Times New Roman"/>
          <w:lang w:val="ru-RU"/>
        </w:rPr>
        <w:t>е</w:t>
      </w:r>
      <w:r w:rsidRPr="000F42BE">
        <w:rPr>
          <w:rFonts w:ascii="Times New Roman" w:hAnsi="Times New Roman" w:cs="Times New Roman"/>
        </w:rPr>
        <w:t xml:space="preserve"> </w:t>
      </w:r>
      <w:r w:rsidRPr="00D92967">
        <w:rPr>
          <w:rFonts w:ascii="Times New Roman" w:hAnsi="Times New Roman" w:cs="Times New Roman"/>
        </w:rPr>
        <w:t>Eppendorf</w:t>
      </w:r>
      <w:r w:rsidRPr="000F42BE">
        <w:rPr>
          <w:rFonts w:ascii="Times New Roman" w:hAnsi="Times New Roman" w:cs="Times New Roman"/>
        </w:rPr>
        <w:t xml:space="preserve"> </w:t>
      </w:r>
      <w:proofErr w:type="spellStart"/>
      <w:r w:rsidRPr="00D92967">
        <w:rPr>
          <w:rFonts w:ascii="Times New Roman" w:hAnsi="Times New Roman" w:cs="Times New Roman"/>
        </w:rPr>
        <w:t>BioPhotometer</w:t>
      </w:r>
      <w:proofErr w:type="spellEnd"/>
      <w:r w:rsidRPr="000F42BE">
        <w:rPr>
          <w:rFonts w:ascii="Times New Roman" w:hAnsi="Times New Roman" w:cs="Times New Roman"/>
        </w:rPr>
        <w:t xml:space="preserve"> </w:t>
      </w:r>
      <w:r w:rsidRPr="00D92967">
        <w:rPr>
          <w:rFonts w:ascii="Times New Roman" w:hAnsi="Times New Roman" w:cs="Times New Roman"/>
        </w:rPr>
        <w:t>plus</w:t>
      </w:r>
      <w:r w:rsidR="00514723" w:rsidRPr="000F42BE">
        <w:rPr>
          <w:rFonts w:ascii="Times New Roman" w:hAnsi="Times New Roman" w:cs="Times New Roman"/>
        </w:rPr>
        <w:t xml:space="preserve"> (Eppendorf, </w:t>
      </w:r>
      <w:r w:rsidR="00514723" w:rsidRPr="00D92967">
        <w:rPr>
          <w:rFonts w:ascii="Times New Roman" w:hAnsi="Times New Roman" w:cs="Times New Roman"/>
        </w:rPr>
        <w:t>Germany</w:t>
      </w:r>
      <w:r w:rsidR="00514723" w:rsidRPr="000F42BE">
        <w:rPr>
          <w:rFonts w:ascii="Times New Roman" w:hAnsi="Times New Roman" w:cs="Times New Roman"/>
        </w:rPr>
        <w:t>)</w:t>
      </w:r>
      <w:r w:rsidRPr="000F42BE">
        <w:rPr>
          <w:rFonts w:ascii="Times New Roman" w:hAnsi="Times New Roman" w:cs="Times New Roman"/>
        </w:rPr>
        <w:t xml:space="preserve">. </w:t>
      </w:r>
    </w:p>
    <w:p w14:paraId="2B8E0B0D" w14:textId="77777777" w:rsidR="000F0EC4" w:rsidRPr="000F42BE" w:rsidRDefault="000F0EC4" w:rsidP="00EA61AB">
      <w:pPr>
        <w:pStyle w:val="NormalWeb"/>
        <w:shd w:val="clear" w:color="auto" w:fill="FFFFFF"/>
        <w:spacing w:beforeAutospacing="0" w:afterAutospacing="0" w:line="276" w:lineRule="auto"/>
        <w:ind w:firstLine="567"/>
        <w:jc w:val="both"/>
        <w:rPr>
          <w:color w:val="000000"/>
          <w:lang w:val="en-US"/>
        </w:rPr>
      </w:pPr>
    </w:p>
    <w:p w14:paraId="65D60C8E" w14:textId="25380C7B" w:rsidR="000F0EC4" w:rsidRPr="0054056A" w:rsidRDefault="0079213F" w:rsidP="00EA61AB">
      <w:pPr>
        <w:spacing w:after="0" w:line="276" w:lineRule="auto"/>
        <w:rPr>
          <w:rFonts w:ascii="Times New Roman" w:hAnsi="Times New Roman" w:cs="Times New Roman"/>
          <w:b/>
          <w:bCs/>
        </w:rPr>
      </w:pPr>
      <w:commentRangeStart w:id="2"/>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commentRangeEnd w:id="2"/>
      <w:r w:rsidR="00C77BF7">
        <w:rPr>
          <w:rStyle w:val="CommentReference"/>
        </w:rPr>
        <w:commentReference w:id="2"/>
      </w:r>
    </w:p>
    <w:p w14:paraId="78010882" w14:textId="4DF28854" w:rsidR="000F0EC4" w:rsidRDefault="006B5D93" w:rsidP="008A2BF3">
      <w:pPr>
        <w:pStyle w:val="NormalWeb"/>
        <w:shd w:val="clear" w:color="auto" w:fill="FFFFFF"/>
        <w:spacing w:beforeAutospacing="0" w:afterAutospacing="0" w:line="276" w:lineRule="auto"/>
        <w:jc w:val="both"/>
        <w:rPr>
          <w:ins w:id="3" w:author="Yaroslave Kapushchak" w:date="2026-10-02T15:19:00Z" w16du:dateUtc="2026-10-02T08:19:00Z"/>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w:t>
      </w:r>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w:t>
      </w:r>
      <w:proofErr w:type="spellStart"/>
      <w:r w:rsidR="000F0EC4" w:rsidRPr="00D92967">
        <w:rPr>
          <w:color w:val="000000"/>
          <w:lang w:val="ru-RU"/>
        </w:rPr>
        <w:t>Microm</w:t>
      </w:r>
      <w:proofErr w:type="spellEnd"/>
      <w:r w:rsidR="000F0EC4" w:rsidRPr="00D92967">
        <w:rPr>
          <w:color w:val="000000"/>
          <w:lang w:val="ru-RU"/>
        </w:rPr>
        <w:t xml:space="preserve"> HM 355S (</w:t>
      </w:r>
      <w:proofErr w:type="spellStart"/>
      <w:r w:rsidR="000F0EC4" w:rsidRPr="00D92967">
        <w:rPr>
          <w:color w:val="000000"/>
          <w:lang w:val="ru-RU"/>
        </w:rPr>
        <w:t>Thermo</w:t>
      </w:r>
      <w:proofErr w:type="spellEnd"/>
      <w:r w:rsidR="000F0EC4" w:rsidRPr="00D92967">
        <w:rPr>
          <w:color w:val="000000"/>
          <w:lang w:val="ru-RU"/>
        </w:rPr>
        <w:t xml:space="preserve">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05FBD665" w14:textId="77777777" w:rsidR="00103F0B" w:rsidRPr="00D92967" w:rsidRDefault="00103F0B" w:rsidP="008A2BF3">
      <w:pPr>
        <w:pStyle w:val="NormalWeb"/>
        <w:shd w:val="clear" w:color="auto" w:fill="FFFFFF"/>
        <w:spacing w:beforeAutospacing="0" w:afterAutospacing="0" w:line="276" w:lineRule="auto"/>
        <w:jc w:val="both"/>
        <w:rPr>
          <w:rStyle w:val="anegp0gi0b9av8jahpyh"/>
          <w:color w:val="000000"/>
          <w:lang w:val="ru-RU"/>
        </w:rPr>
      </w:pPr>
    </w:p>
    <w:p w14:paraId="727FAEB3" w14:textId="16A4E2E8" w:rsidR="00D12E93" w:rsidRPr="00103F0B" w:rsidRDefault="00103F0B" w:rsidP="00D12E93">
      <w:pPr>
        <w:pStyle w:val="NormalWeb"/>
        <w:shd w:val="clear" w:color="auto" w:fill="FFFFFF"/>
        <w:spacing w:beforeAutospacing="0" w:afterAutospacing="0" w:line="276" w:lineRule="auto"/>
        <w:jc w:val="both"/>
        <w:rPr>
          <w:rStyle w:val="anegp0gi0b9av8jahpyh"/>
          <w:b/>
          <w:bCs/>
          <w:color w:val="000000"/>
          <w:lang w:val="ru-RU"/>
        </w:rPr>
      </w:pPr>
      <w:r w:rsidRPr="00103F0B">
        <w:rPr>
          <w:rStyle w:val="anegp0gi0b9av8jahpyh"/>
          <w:b/>
          <w:bCs/>
          <w:color w:val="000000"/>
          <w:lang w:val="ru-RU"/>
        </w:rPr>
        <w:t>Оценка интенсивности инвазии</w:t>
      </w:r>
    </w:p>
    <w:p w14:paraId="7B4BCF4F" w14:textId="19DDD1AC" w:rsidR="00D12E93" w:rsidRPr="00D92967" w:rsidRDefault="00D12E93" w:rsidP="00D12E93">
      <w:pPr>
        <w:pStyle w:val="NormalWeb"/>
        <w:shd w:val="clear" w:color="auto" w:fill="FFFFFF"/>
        <w:spacing w:beforeAutospacing="0" w:afterAutospacing="0" w:line="276" w:lineRule="auto"/>
        <w:ind w:firstLine="567"/>
        <w:jc w:val="both"/>
        <w:rPr>
          <w:lang w:val="ru-RU"/>
        </w:rPr>
      </w:pPr>
      <w:commentRangeStart w:id="4"/>
      <w:r w:rsidRPr="00D92967">
        <w:rPr>
          <w:lang w:val="ru-RU"/>
        </w:rPr>
        <w:t xml:space="preserve">Для оценки интенсивности инвазии </w:t>
      </w:r>
      <w:r w:rsidRPr="00D92967">
        <w:rPr>
          <w:i/>
          <w:iCs/>
          <w:lang w:val="ru-RU"/>
        </w:rPr>
        <w:t>О. felineus</w:t>
      </w:r>
      <w:r w:rsidRPr="00D92967">
        <w:rPr>
          <w:iCs/>
          <w:lang w:val="ru-RU"/>
        </w:rPr>
        <w:t xml:space="preserve"> у</w:t>
      </w:r>
      <w:r w:rsidRPr="00D92967">
        <w:rPr>
          <w:i/>
          <w:iCs/>
          <w:lang w:val="ru-RU"/>
        </w:rPr>
        <w:t xml:space="preserve"> </w:t>
      </w:r>
      <w:r w:rsidRPr="00D92967">
        <w:rPr>
          <w:iCs/>
          <w:lang w:val="ru-RU"/>
        </w:rPr>
        <w:t>различных</w:t>
      </w:r>
      <w:r w:rsidRPr="00D92967">
        <w:rPr>
          <w:i/>
          <w:iCs/>
          <w:lang w:val="ru-RU"/>
        </w:rPr>
        <w:t xml:space="preserve"> </w:t>
      </w:r>
      <w:r w:rsidRPr="00D92967">
        <w:rPr>
          <w:lang w:val="ru-RU"/>
        </w:rPr>
        <w:t>лабораторных животных</w:t>
      </w:r>
      <w:r w:rsidRPr="00D92967">
        <w:rPr>
          <w:i/>
          <w:iCs/>
          <w:lang w:val="ru-RU"/>
        </w:rPr>
        <w:t xml:space="preserve"> </w:t>
      </w:r>
      <w:r w:rsidRPr="00D92967">
        <w:rPr>
          <w:lang w:val="ru-RU"/>
        </w:rPr>
        <w:t xml:space="preserve">проводился подсчет </w:t>
      </w:r>
      <w:proofErr w:type="gramStart"/>
      <w:r w:rsidRPr="00D92967">
        <w:rPr>
          <w:lang w:val="ru-RU"/>
        </w:rPr>
        <w:t>гельминтов</w:t>
      </w:r>
      <w:proofErr w:type="gramEnd"/>
      <w:r w:rsidRPr="00D92967">
        <w:rPr>
          <w:lang w:val="ru-RU"/>
        </w:rPr>
        <w:t xml:space="preserve"> в</w:t>
      </w:r>
      <w:r>
        <w:rPr>
          <w:lang w:val="ru-RU"/>
        </w:rPr>
        <w:t>ыделенных из</w:t>
      </w:r>
      <w:r w:rsidRPr="00D92967">
        <w:rPr>
          <w:lang w:val="ru-RU"/>
        </w:rPr>
        <w:t xml:space="preserve"> желчных проток</w:t>
      </w:r>
      <w:r>
        <w:rPr>
          <w:lang w:val="ru-RU"/>
        </w:rPr>
        <w:t>ов</w:t>
      </w:r>
      <w:r w:rsidRPr="00D92967">
        <w:rPr>
          <w:lang w:val="ru-RU"/>
        </w:rPr>
        <w:t xml:space="preserve"> печени и яиц гельминта в фекалиях хозяина через 1 и 3 месяца после заражения.</w:t>
      </w:r>
      <w:r w:rsidRPr="00D92967">
        <w:rPr>
          <w:noProof/>
          <w:lang w:val="ru-RU" w:eastAsia="ru-RU"/>
        </w:rPr>
        <w:t xml:space="preserve"> </w:t>
      </w:r>
      <w:commentRangeEnd w:id="4"/>
      <w:r>
        <w:rPr>
          <w:rStyle w:val="CommentReference"/>
        </w:rPr>
        <w:commentReference w:id="4"/>
      </w:r>
      <w:r w:rsidRPr="00D12E93">
        <w:rPr>
          <w:lang w:val="ru-RU"/>
        </w:rPr>
        <w:t xml:space="preserve"> </w:t>
      </w:r>
      <w:r>
        <w:rPr>
          <w:lang w:val="ru-RU"/>
        </w:rPr>
        <w:t>П</w:t>
      </w:r>
      <w:r w:rsidRPr="00D92967">
        <w:rPr>
          <w:lang w:val="ru-RU"/>
        </w:rPr>
        <w:t xml:space="preserve">одсчет яиц в фекалиях с помощью набора </w:t>
      </w:r>
      <w:r w:rsidRPr="00D92967">
        <w:rPr>
          <w:lang w:val="en-US"/>
        </w:rPr>
        <w:t>Mini</w:t>
      </w:r>
      <w:r w:rsidRPr="00D92967">
        <w:rPr>
          <w:lang w:val="ru-RU"/>
        </w:rPr>
        <w:t xml:space="preserve"> </w:t>
      </w:r>
      <w:proofErr w:type="spellStart"/>
      <w:r w:rsidRPr="00D92967">
        <w:rPr>
          <w:lang w:val="en-US"/>
        </w:rPr>
        <w:t>Parasep</w:t>
      </w:r>
      <w:proofErr w:type="spellEnd"/>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proofErr w:type="spellStart"/>
      <w:r w:rsidRPr="00D92967">
        <w:rPr>
          <w:lang w:val="ru-RU"/>
        </w:rPr>
        <w:t>pacor</w:t>
      </w:r>
      <w:proofErr w:type="spellEnd"/>
      <w:r w:rsidRPr="00D92967">
        <w:rPr>
          <w:lang w:val="ru-RU"/>
        </w:rPr>
        <w:t>, Великобритания)</w:t>
      </w:r>
      <w:r>
        <w:rPr>
          <w:lang w:val="ru-RU"/>
        </w:rPr>
        <w:t xml:space="preserve">, </w:t>
      </w:r>
      <w:r w:rsidRPr="00D92967">
        <w:rPr>
          <w:lang w:val="ru-RU"/>
        </w:rPr>
        <w:t xml:space="preserve">проводили анализ на микроскопе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0CF67BDC" w14:textId="265CFBD1" w:rsidR="00D12E93" w:rsidRPr="00D92967" w:rsidRDefault="00D12E93" w:rsidP="00D12E93">
      <w:pPr>
        <w:spacing w:after="0" w:line="276" w:lineRule="auto"/>
        <w:jc w:val="both"/>
        <w:rPr>
          <w:rFonts w:ascii="Times New Roman" w:hAnsi="Times New Roman" w:cs="Times New Roman"/>
          <w:lang w:val="ru-RU"/>
        </w:rPr>
      </w:pPr>
    </w:p>
    <w:p w14:paraId="2574E4D4" w14:textId="77777777" w:rsidR="00D12E93" w:rsidRPr="00D12E93" w:rsidRDefault="00D12E93" w:rsidP="00D12E93">
      <w:pPr>
        <w:pStyle w:val="NormalWeb"/>
        <w:shd w:val="clear" w:color="auto" w:fill="FFFFFF"/>
        <w:spacing w:beforeAutospacing="0" w:afterAutospacing="0" w:line="276" w:lineRule="auto"/>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lastRenderedPageBreak/>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Kruskal-Wallis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applied, followed by pairwise Wilcoxon tests (</w:t>
      </w:r>
      <w:proofErr w:type="spellStart"/>
      <w:r w:rsidRPr="00D92967">
        <w:rPr>
          <w:rFonts w:ascii="Times New Roman" w:eastAsia="Times New Roman" w:hAnsi="Times New Roman" w:cs="Times New Roman"/>
          <w:color w:val="000000"/>
          <w:kern w:val="0"/>
          <w:lang w:eastAsia="ja-JP"/>
          <w14:ligatures w14:val="none"/>
        </w:rPr>
        <w:t>scikit_posthocs</w:t>
      </w:r>
      <w:proofErr w:type="spellEnd"/>
      <w:r w:rsidRPr="00D92967">
        <w:rPr>
          <w:rFonts w:ascii="Times New Roman" w:eastAsia="Times New Roman" w:hAnsi="Times New Roman" w:cs="Times New Roman"/>
          <w:color w:val="000000"/>
          <w:kern w:val="0"/>
          <w:lang w:eastAsia="ja-JP"/>
          <w14:ligatures w14:val="none"/>
        </w:rPr>
        <w:t xml:space="preserve"> package, version 0.11.4) with Benjamini-Hochberg correction for p-value adjustment. Spearman’s rank correlation was calculated using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5" w:name="_Toc231233109"/>
      <w:bookmarkStart w:id="6"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r w:rsidRPr="00D92967">
        <w:rPr>
          <w:rFonts w:ascii="Times New Roman" w:hAnsi="Times New Roman" w:cs="Times New Roman"/>
          <w:b/>
          <w:bCs/>
          <w:i/>
          <w:iCs/>
        </w:rPr>
        <w:t>felineus</w:t>
      </w:r>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5"/>
      <w:r w:rsidRPr="00D92967">
        <w:rPr>
          <w:rStyle w:val="anegp0gi0b9av8jahpyh"/>
          <w:rFonts w:ascii="Times New Roman" w:hAnsi="Times New Roman" w:cs="Times New Roman"/>
          <w:b/>
          <w:bCs/>
          <w:color w:val="000000"/>
          <w:lang w:val="ru-RU"/>
        </w:rPr>
        <w:t xml:space="preserve"> </w:t>
      </w:r>
      <w:bookmarkEnd w:id="6"/>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r w:rsidR="00830868" w:rsidRPr="00D92967">
        <w:rPr>
          <w:rFonts w:ascii="Times New Roman" w:hAnsi="Times New Roman" w:cs="Times New Roman"/>
        </w:rPr>
        <w:t>auratus</w:t>
      </w:r>
      <w:r w:rsidR="00830868" w:rsidRPr="00D92967">
        <w:rPr>
          <w:rFonts w:ascii="Times New Roman" w:hAnsi="Times New Roman" w:cs="Times New Roman"/>
          <w:lang w:val="ru-RU"/>
        </w:rPr>
        <w:t xml:space="preserve"> среднее количество гельминтов составило 25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 xml:space="preserve">. и 39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однако на 3-ем месяце их среднее количество составило 4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w:t>
      </w:r>
      <w:proofErr w:type="gramStart"/>
      <w:r w:rsidR="00F874F6" w:rsidRPr="00D92967">
        <w:rPr>
          <w:rFonts w:ascii="Times New Roman" w:hAnsi="Times New Roman" w:cs="Times New Roman"/>
          <w:color w:val="000000"/>
        </w:rPr>
        <w:t>1 and 3 month</w:t>
      </w:r>
      <w:proofErr w:type="gramEnd"/>
      <w:r w:rsidR="00F874F6" w:rsidRPr="00D92967">
        <w:rPr>
          <w:rFonts w:ascii="Times New Roman" w:hAnsi="Times New Roman" w:cs="Times New Roman"/>
          <w:color w:val="000000"/>
        </w:rPr>
        <w:t xml:space="preserve"> p. </w:t>
      </w:r>
      <w:proofErr w:type="spellStart"/>
      <w:proofErr w:type="gram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rPr>
        <w:t>..</w:t>
      </w:r>
      <w:proofErr w:type="gramEnd"/>
    </w:p>
    <w:p w14:paraId="47EAE7D4" w14:textId="77777777" w:rsidR="00EA61AB" w:rsidRPr="00711D59" w:rsidRDefault="00EA61AB" w:rsidP="001F4BAB">
      <w:pPr>
        <w:spacing w:after="0" w:line="276" w:lineRule="auto"/>
        <w:ind w:firstLine="567"/>
        <w:jc w:val="both"/>
        <w:rPr>
          <w:rFonts w:ascii="Times New Roman" w:hAnsi="Times New Roman" w:cs="Times New Roman"/>
          <w:color w:val="000000"/>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r w:rsidRPr="00D92967">
        <w:rPr>
          <w:rFonts w:ascii="Times New Roman" w:hAnsi="Times New Roman" w:cs="Times New Roman"/>
          <w:b/>
          <w:bCs/>
          <w:color w:val="000000"/>
        </w:rPr>
        <w:t>felineus</w:t>
      </w:r>
      <w:r w:rsidRPr="00D92967">
        <w:rPr>
          <w:rFonts w:ascii="Times New Roman" w:hAnsi="Times New Roman" w:cs="Times New Roman"/>
          <w:b/>
          <w:bCs/>
          <w:color w:val="000000"/>
          <w:lang w:val="ru-RU"/>
        </w:rPr>
        <w:t xml:space="preserve"> в фекалиях лабораторных животных</w:t>
      </w:r>
    </w:p>
    <w:p w14:paraId="49AFE762" w14:textId="3634B805" w:rsidR="00BA3FB2" w:rsidRPr="00D92967" w:rsidRDefault="00271446" w:rsidP="001F4BAB">
      <w:pPr>
        <w:spacing w:after="0" w:line="276" w:lineRule="auto"/>
        <w:ind w:firstLine="567"/>
        <w:jc w:val="both"/>
        <w:rPr>
          <w:rFonts w:ascii="Times New Roman" w:hAnsi="Times New Roman" w:cs="Times New Roman"/>
        </w:rPr>
      </w:pPr>
      <w:r w:rsidRPr="00D92967">
        <w:rPr>
          <w:rFonts w:ascii="Times New Roman" w:hAnsi="Times New Roman" w:cs="Times New Roman"/>
          <w:color w:val="000000"/>
          <w:lang w:val="ru-RU"/>
        </w:rPr>
        <w:t xml:space="preserve">Количество яиц, обнаруженных в фекалиях, </w:t>
      </w:r>
      <w:commentRangeStart w:id="7"/>
      <w:r w:rsidRPr="00D92967">
        <w:rPr>
          <w:rFonts w:ascii="Times New Roman" w:hAnsi="Times New Roman" w:cs="Times New Roman"/>
          <w:color w:val="000000"/>
          <w:lang w:val="ru-RU"/>
        </w:rPr>
        <w:t>соответствовало уровню инвазии</w:t>
      </w:r>
      <w:commentRangeEnd w:id="7"/>
      <w:r w:rsidR="00D93BAB">
        <w:rPr>
          <w:rStyle w:val="CommentReference"/>
        </w:rPr>
        <w:commentReference w:id="7"/>
      </w:r>
      <w:r w:rsidRPr="00D92967">
        <w:rPr>
          <w:rFonts w:ascii="Times New Roman" w:hAnsi="Times New Roman" w:cs="Times New Roman"/>
          <w:color w:val="000000"/>
          <w:lang w:val="ru-RU"/>
        </w:rPr>
        <w:t xml:space="preserve">. </w:t>
      </w:r>
      <w:r w:rsidRPr="00D92967">
        <w:rPr>
          <w:rFonts w:ascii="Times New Roman" w:hAnsi="Times New Roman" w:cs="Times New Roman"/>
          <w:lang w:val="ru-RU"/>
        </w:rPr>
        <w:t xml:space="preserve">У сирийских хомячков наблюдался резкий рост продукции яиц </w:t>
      </w:r>
      <w:r w:rsidR="00AD206C">
        <w:rPr>
          <w:rFonts w:ascii="Times New Roman" w:hAnsi="Times New Roman" w:cs="Times New Roman"/>
        </w:rPr>
        <w:t>by</w:t>
      </w:r>
      <w:r w:rsidRPr="00D92967">
        <w:rPr>
          <w:rFonts w:ascii="Times New Roman" w:hAnsi="Times New Roman" w:cs="Times New Roman"/>
          <w:lang w:val="ru-RU"/>
        </w:rPr>
        <w:t xml:space="preserve"> </w:t>
      </w:r>
      <w:r w:rsidR="00AD206C">
        <w:rPr>
          <w:rFonts w:ascii="Times New Roman" w:hAnsi="Times New Roman" w:cs="Times New Roman"/>
        </w:rPr>
        <w:t>the</w:t>
      </w:r>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r w:rsidRPr="00D92967">
        <w:rPr>
          <w:rFonts w:ascii="Times New Roman" w:hAnsi="Times New Roman" w:cs="Times New Roman"/>
          <w:lang w:val="ru-RU"/>
        </w:rPr>
        <w:t xml:space="preserve"> месяцам, что свидетельствует о нарастании репродуктивной активности. У мышей C57Bl/6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к 3 месяцам,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r w:rsidR="00D93BAB">
        <w:rPr>
          <w:rFonts w:ascii="Times New Roman" w:hAnsi="Times New Roman" w:cs="Times New Roman"/>
        </w:rPr>
        <w:t>negligible</w:t>
      </w:r>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на 3-ем месяце только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 соответственно. </w:t>
      </w:r>
      <w:r w:rsidRPr="00D92967">
        <w:rPr>
          <w:rFonts w:ascii="Times New Roman" w:hAnsi="Times New Roman" w:cs="Times New Roman"/>
          <w:lang w:val="ru-RU"/>
        </w:rPr>
        <w:t xml:space="preserve">У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auratus</w:t>
      </w:r>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 xml:space="preserve">No eggs were detected in WISTAR rat line feces. </w:t>
      </w:r>
    </w:p>
    <w:p w14:paraId="4B3CFFB5" w14:textId="0358551A" w:rsidR="00EA61AB" w:rsidRDefault="000F42BE" w:rsidP="001F4BAB">
      <w:pPr>
        <w:spacing w:after="0" w:line="276" w:lineRule="auto"/>
        <w:ind w:firstLine="567"/>
        <w:jc w:val="both"/>
        <w:rPr>
          <w:rFonts w:ascii="Times New Roman" w:hAnsi="Times New Roman" w:cs="Times New Roman"/>
        </w:rPr>
      </w:pPr>
      <w:r>
        <w:rPr>
          <w:noProof/>
          <w:lang w:val="ru-RU" w:eastAsia="ru-RU"/>
        </w:rPr>
        <w:lastRenderedPageBreak/>
        <w:drawing>
          <wp:inline distT="0" distB="0" distL="0" distR="0" wp14:anchorId="6EC57D71" wp14:editId="296A3E54">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6E0F10F6" w14:textId="77777777" w:rsidR="000F42BE" w:rsidRPr="00711D59" w:rsidRDefault="000F42BE" w:rsidP="000F42BE">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Figure 2. Estimation of parasite burden among experimental animal*P&lt;0.05</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P&lt;0.05</w:t>
      </w:r>
      <w:r>
        <w:rPr>
          <w:rFonts w:ascii="Times New Roman" w:hAnsi="Times New Roman" w:cs="Times New Roman"/>
          <w:color w:val="000000"/>
        </w:rPr>
        <w:t xml:space="preserve">, </w:t>
      </w:r>
      <w:r w:rsidRPr="002F5B9C">
        <w:rPr>
          <w:rFonts w:ascii="Times New Roman" w:hAnsi="Times New Roman" w:cs="Times New Roman"/>
          <w:b/>
          <w:bCs/>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w:t>
      </w:r>
      <w:proofErr w:type="gramStart"/>
      <w:r w:rsidRPr="001F342D">
        <w:rPr>
          <w:rFonts w:ascii="Times New Roman" w:hAnsi="Times New Roman" w:cs="Times New Roman"/>
          <w:color w:val="000000"/>
        </w:rPr>
        <w:t>age..</w:t>
      </w:r>
      <w:proofErr w:type="gramEnd"/>
      <w:r w:rsidRPr="001F342D">
        <w:rPr>
          <w:rFonts w:ascii="Times New Roman" w:hAnsi="Times New Roman" w:cs="Times New Roman"/>
          <w:color w:val="000000"/>
        </w:rPr>
        <w:t xml:space="preserve"> Arrows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operculum</w:t>
      </w:r>
    </w:p>
    <w:p w14:paraId="69229084" w14:textId="77777777" w:rsidR="000F42BE" w:rsidRPr="00711D59" w:rsidRDefault="000F42BE" w:rsidP="001F4BAB">
      <w:pPr>
        <w:spacing w:after="0" w:line="276" w:lineRule="auto"/>
        <w:ind w:firstLine="567"/>
        <w:jc w:val="both"/>
        <w:rPr>
          <w:rFonts w:ascii="Times New Roman" w:hAnsi="Times New Roman" w:cs="Times New Roman"/>
          <w:lang w:val="ru-RU"/>
        </w:rPr>
      </w:pPr>
    </w:p>
    <w:p w14:paraId="65160AE0" w14:textId="396310D8" w:rsidR="00EA61AB" w:rsidRPr="00711D59" w:rsidRDefault="00EA61AB" w:rsidP="001F4BAB">
      <w:pPr>
        <w:spacing w:after="0" w:line="276" w:lineRule="auto"/>
        <w:rPr>
          <w:rStyle w:val="anegp0gi0b9av8jahpyh"/>
          <w:rFonts w:ascii="Times New Roman" w:hAnsi="Times New Roman" w:cs="Times New Roman"/>
          <w:b/>
          <w:bCs/>
          <w:color w:val="000000"/>
          <w:lang w:val="ru-RU"/>
        </w:rPr>
      </w:pPr>
      <w:bookmarkStart w:id="8" w:name="_Toc231233110"/>
      <w:r w:rsidRPr="00D92967">
        <w:rPr>
          <w:rStyle w:val="anegp0gi0b9av8jahpyh"/>
          <w:rFonts w:ascii="Times New Roman" w:hAnsi="Times New Roman" w:cs="Times New Roman"/>
          <w:b/>
          <w:bCs/>
          <w:color w:val="000000"/>
          <w:lang w:val="ru-RU"/>
        </w:rPr>
        <w:t>Оценка</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АЛТ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и</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АСТ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у</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модельных</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животных</w:t>
      </w:r>
      <w:bookmarkEnd w:id="8"/>
    </w:p>
    <w:p w14:paraId="01F31FC7" w14:textId="1CB65DA3" w:rsidR="00C94556" w:rsidRPr="00711D59"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трансаминаз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3B82247"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6B3E4422"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lastRenderedPageBreak/>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7923C2ED" w14:textId="4FE5D34B" w:rsidR="006F5FF8" w:rsidRPr="00711D59" w:rsidRDefault="006F5FF8" w:rsidP="006F5FF8">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6F5FF8">
        <w:rPr>
          <w:rFonts w:ascii="Times New Roman" w:hAnsi="Times New Roman" w:cs="Times New Roman"/>
          <w:color w:val="000000"/>
          <w:lang w:val="ru-RU" w:eastAsia="zh-CN"/>
        </w:rPr>
        <w:t xml:space="preserve"> 3</w:t>
      </w:r>
      <w:r>
        <w:rPr>
          <w:rFonts w:ascii="Times New Roman" w:hAnsi="Times New Roman" w:cs="Times New Roman"/>
          <w:color w:val="000000"/>
          <w:lang w:val="ru-RU" w:eastAsia="zh-CN"/>
        </w:rPr>
        <w:t xml:space="preserve"> </w:t>
      </w:r>
      <w:r w:rsidRPr="001F342D">
        <w:rPr>
          <w:rFonts w:ascii="Times New Roman" w:hAnsi="Times New Roman" w:cs="Times New Roman"/>
          <w:color w:val="000000"/>
          <w:lang w:eastAsia="zh-CN"/>
        </w:rPr>
        <w:t>represents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гистологическ</w:t>
      </w:r>
      <w:r w:rsidR="004421C9">
        <w:rPr>
          <w:rFonts w:ascii="Times New Roman" w:hAnsi="Times New Roman" w:cs="Times New Roman"/>
          <w:color w:val="000000"/>
          <w:lang w:val="ru-RU" w:eastAsia="zh-CN"/>
        </w:rPr>
        <w:t xml:space="preserve">ие изменения в ткани </w:t>
      </w:r>
      <w:r>
        <w:rPr>
          <w:rFonts w:ascii="Times New Roman" w:hAnsi="Times New Roman" w:cs="Times New Roman"/>
          <w:color w:val="000000"/>
          <w:lang w:val="ru-RU" w:eastAsia="zh-CN"/>
        </w:rPr>
        <w:t xml:space="preserve">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median</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were</w:t>
      </w:r>
      <w:r w:rsidRPr="006F5FF8">
        <w:rPr>
          <w:rFonts w:ascii="Times New Roman" w:hAnsi="Times New Roman" w:cs="Times New Roman"/>
          <w:color w:val="000000"/>
          <w:lang w:val="ru-RU" w:eastAsia="zh-CN"/>
        </w:rPr>
        <w:t xml:space="preserve"> 6.4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8.4 </w:t>
      </w:r>
      <w:r>
        <w:rPr>
          <w:rFonts w:ascii="Times New Roman" w:hAnsi="Times New Roman" w:cs="Times New Roman"/>
          <w:color w:val="000000"/>
          <w:lang w:eastAsia="zh-CN"/>
        </w:rPr>
        <w:t>respectively</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этот параметр был менее выражен у мышей. У мышей линии </w:t>
      </w:r>
      <w:proofErr w:type="spellStart"/>
      <w:r>
        <w:rPr>
          <w:rFonts w:ascii="Times New Roman" w:hAnsi="Times New Roman" w:cs="Times New Roman"/>
          <w:color w:val="000000"/>
          <w:lang w:eastAsia="zh-CN"/>
        </w:rPr>
        <w:t>Balb</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c</w:t>
      </w:r>
      <w:r>
        <w:rPr>
          <w:rFonts w:ascii="Times New Roman" w:hAnsi="Times New Roman" w:cs="Times New Roman"/>
          <w:color w:val="000000"/>
          <w:lang w:val="ru-RU" w:eastAsia="zh-CN"/>
        </w:rPr>
        <w:t xml:space="preserve"> уровень гиперплазии составил </w:t>
      </w:r>
      <w:r w:rsidRPr="006F5FF8">
        <w:rPr>
          <w:rFonts w:ascii="Times New Roman" w:hAnsi="Times New Roman" w:cs="Times New Roman"/>
          <w:color w:val="000000"/>
          <w:lang w:val="ru-RU" w:eastAsia="zh-CN"/>
        </w:rPr>
        <w:t xml:space="preserve">4.1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5.6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линии </w:t>
      </w:r>
      <w:r>
        <w:rPr>
          <w:rFonts w:ascii="Times New Roman" w:hAnsi="Times New Roman" w:cs="Times New Roman"/>
          <w:color w:val="000000"/>
          <w:lang w:eastAsia="zh-CN"/>
        </w:rPr>
        <w:t>C</w:t>
      </w:r>
      <w:r w:rsidRPr="006F5FF8">
        <w:rPr>
          <w:rFonts w:ascii="Times New Roman" w:hAnsi="Times New Roman" w:cs="Times New Roman"/>
          <w:color w:val="000000"/>
          <w:lang w:val="ru-RU" w:eastAsia="zh-CN"/>
        </w:rPr>
        <w:t>57</w:t>
      </w:r>
      <w:r>
        <w:rPr>
          <w:rFonts w:ascii="Times New Roman" w:hAnsi="Times New Roman" w:cs="Times New Roman"/>
          <w:color w:val="000000"/>
          <w:lang w:eastAsia="zh-CN"/>
        </w:rPr>
        <w:t>Bl</w:t>
      </w:r>
      <w:r>
        <w:rPr>
          <w:rFonts w:ascii="Times New Roman" w:hAnsi="Times New Roman" w:cs="Times New Roman"/>
          <w:color w:val="000000"/>
          <w:lang w:val="ru-RU" w:eastAsia="zh-CN"/>
        </w:rPr>
        <w:t>/6</w:t>
      </w:r>
      <w:r>
        <w:rPr>
          <w:rFonts w:ascii="Times New Roman" w:hAnsi="Times New Roman" w:cs="Times New Roman"/>
          <w:color w:val="000000"/>
          <w:lang w:eastAsia="zh-CN"/>
        </w:rPr>
        <w:t>j</w:t>
      </w:r>
      <w:r>
        <w:rPr>
          <w:rFonts w:ascii="Times New Roman" w:hAnsi="Times New Roman" w:cs="Times New Roman"/>
          <w:color w:val="000000"/>
          <w:lang w:val="ru-RU" w:eastAsia="zh-CN"/>
        </w:rPr>
        <w:t xml:space="preserve"> уровень гиперплазии эпителия был повышен на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медианное значение составило 3.2. Воспалительная инфильтрация также была более выражена у Сирийских хомячков. </w:t>
      </w:r>
      <w:r>
        <w:rPr>
          <w:rFonts w:ascii="Times New Roman" w:hAnsi="Times New Roman" w:cs="Times New Roman"/>
          <w:color w:val="000000"/>
          <w:lang w:eastAsia="zh-CN"/>
        </w:rPr>
        <w:t>Median</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was</w:t>
      </w:r>
      <w:r w:rsidRPr="00D12E93">
        <w:rPr>
          <w:rFonts w:ascii="Times New Roman" w:hAnsi="Times New Roman" w:cs="Times New Roman"/>
          <w:color w:val="000000"/>
          <w:lang w:val="ru-RU" w:eastAsia="zh-CN"/>
        </w:rPr>
        <w:t xml:space="preserve"> 6.7 </w:t>
      </w:r>
      <w:r>
        <w:rPr>
          <w:rFonts w:ascii="Times New Roman" w:hAnsi="Times New Roman" w:cs="Times New Roman"/>
          <w:color w:val="000000"/>
          <w:lang w:eastAsia="zh-CN"/>
        </w:rPr>
        <w:t>at</w:t>
      </w:r>
      <w:r w:rsidRPr="00D12E93">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D12E93">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D12E93">
        <w:rPr>
          <w:rFonts w:ascii="Times New Roman" w:hAnsi="Times New Roman" w:cs="Times New Roman"/>
          <w:color w:val="000000"/>
          <w:lang w:val="ru-RU" w:eastAsia="zh-CN"/>
        </w:rPr>
        <w:t xml:space="preserve"> 11.0 </w:t>
      </w:r>
      <w:r>
        <w:rPr>
          <w:rFonts w:ascii="Times New Roman" w:hAnsi="Times New Roman" w:cs="Times New Roman"/>
          <w:color w:val="000000"/>
          <w:lang w:eastAsia="zh-CN"/>
        </w:rPr>
        <w:t>at</w:t>
      </w:r>
      <w:r w:rsidRPr="00D12E93">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D12E93">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Уровень</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инфильтрации</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мышей</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был</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ниже</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 xml:space="preserve">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median values were 4.7 and 3.9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In C57Bl/6j mice median values were 1.8 and 1.4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respectively.</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Воспалительной инфильтрации не было обнаружено у крыс линии </w:t>
      </w:r>
      <w:r>
        <w:rPr>
          <w:rFonts w:ascii="Times New Roman" w:hAnsi="Times New Roman" w:cs="Times New Roman"/>
          <w:color w:val="000000"/>
          <w:lang w:eastAsia="zh-CN"/>
        </w:rPr>
        <w:t>Wistar</w:t>
      </w:r>
      <w:r w:rsidRPr="00711D59">
        <w:rPr>
          <w:rFonts w:ascii="Times New Roman" w:hAnsi="Times New Roman" w:cs="Times New Roman"/>
          <w:color w:val="000000"/>
          <w:lang w:val="ru-RU" w:eastAsia="zh-CN"/>
        </w:rPr>
        <w:t xml:space="preserve">. </w:t>
      </w:r>
    </w:p>
    <w:p w14:paraId="05B679B6" w14:textId="77777777" w:rsidR="006F5FF8" w:rsidRPr="00711D59" w:rsidRDefault="006F5FF8" w:rsidP="006F5FF8">
      <w:pPr>
        <w:spacing w:after="0" w:line="276" w:lineRule="auto"/>
        <w:jc w:val="both"/>
        <w:rPr>
          <w:rFonts w:ascii="Times New Roman" w:hAnsi="Times New Roman" w:cs="Times New Roman"/>
          <w:color w:val="000000"/>
          <w:lang w:val="ru-RU" w:eastAsia="zh-CN"/>
        </w:rPr>
      </w:pPr>
    </w:p>
    <w:p w14:paraId="4EC8AE0F" w14:textId="54B21E92" w:rsidR="000F42BE" w:rsidRPr="00711D59" w:rsidRDefault="000F42BE" w:rsidP="000F42BE">
      <w:pPr>
        <w:spacing w:after="0" w:line="276" w:lineRule="auto"/>
        <w:jc w:val="both"/>
        <w:rPr>
          <w:rFonts w:ascii="Times New Roman" w:hAnsi="Times New Roman" w:cs="Times New Roman"/>
          <w:color w:val="000000"/>
        </w:rPr>
      </w:pPr>
      <w:r>
        <w:rPr>
          <w:rFonts w:ascii="Times New Roman" w:hAnsi="Times New Roman" w:cs="Times New Roman"/>
          <w:noProof/>
          <w:color w:val="000000"/>
          <w:lang w:val="ru-RU" w:eastAsia="ru-RU"/>
        </w:rPr>
        <w:drawing>
          <wp:inline distT="0" distB="0" distL="0" distR="0" wp14:anchorId="7D4DFF2A" wp14:editId="3442F19C">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Figure</w:t>
      </w:r>
      <w:r w:rsidRPr="00711D59">
        <w:rPr>
          <w:rFonts w:ascii="Times New Roman" w:hAnsi="Times New Roman" w:cs="Times New Roman"/>
          <w:color w:val="000000"/>
          <w:lang w:val="ru-RU"/>
        </w:rPr>
        <w:t xml:space="preserve"> 3. </w:t>
      </w:r>
      <w:r w:rsidRPr="001F342D">
        <w:rPr>
          <w:rFonts w:ascii="Times New Roman" w:hAnsi="Times New Roman" w:cs="Times New Roman"/>
          <w:color w:val="000000"/>
        </w:rPr>
        <w:t xml:space="preserve">Histological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w:t>
      </w:r>
      <w:r w:rsidRPr="00711D59">
        <w:rPr>
          <w:rFonts w:ascii="Times New Roman" w:hAnsi="Times New Roman" w:cs="Times New Roman"/>
          <w:color w:val="000000"/>
        </w:rPr>
        <w:t xml:space="preserve"> </w:t>
      </w:r>
      <w:r w:rsidRPr="001F342D">
        <w:rPr>
          <w:rFonts w:ascii="Times New Roman" w:hAnsi="Times New Roman" w:cs="Times New Roman"/>
          <w:color w:val="000000"/>
        </w:rPr>
        <w:t>point</w:t>
      </w:r>
      <w:r w:rsidRPr="00711D59">
        <w:rPr>
          <w:rFonts w:ascii="Times New Roman" w:hAnsi="Times New Roman" w:cs="Times New Roman"/>
          <w:color w:val="000000"/>
        </w:rPr>
        <w:t xml:space="preserve"> </w:t>
      </w:r>
      <w:r w:rsidRPr="001F342D">
        <w:rPr>
          <w:rFonts w:ascii="Times New Roman" w:hAnsi="Times New Roman" w:cs="Times New Roman"/>
          <w:color w:val="000000"/>
        </w:rPr>
        <w:t>inflammatory</w:t>
      </w:r>
      <w:r w:rsidRPr="00711D59">
        <w:rPr>
          <w:rFonts w:ascii="Times New Roman" w:hAnsi="Times New Roman" w:cs="Times New Roman"/>
          <w:color w:val="000000"/>
        </w:rPr>
        <w:t xml:space="preserve"> </w:t>
      </w:r>
      <w:r w:rsidRPr="001F342D">
        <w:rPr>
          <w:rFonts w:ascii="Times New Roman" w:hAnsi="Times New Roman" w:cs="Times New Roman"/>
          <w:color w:val="000000"/>
        </w:rPr>
        <w:t>infiltration</w:t>
      </w:r>
      <w:r w:rsidRPr="00711D59">
        <w:rPr>
          <w:rFonts w:ascii="Times New Roman" w:hAnsi="Times New Roman" w:cs="Times New Roman"/>
          <w:color w:val="000000"/>
        </w:rPr>
        <w:t>.</w:t>
      </w:r>
    </w:p>
    <w:p w14:paraId="455B92A8" w14:textId="49C5705F" w:rsidR="006B4D5E" w:rsidRPr="00711D59" w:rsidRDefault="006B4D5E">
      <w:pPr>
        <w:rPr>
          <w:rFonts w:ascii="Times New Roman" w:hAnsi="Times New Roman" w:cs="Times New Roman"/>
          <w:color w:val="000000"/>
        </w:rPr>
      </w:pPr>
      <w:r w:rsidRPr="00711D59">
        <w:rPr>
          <w:rFonts w:ascii="Times New Roman" w:hAnsi="Times New Roman" w:cs="Times New Roman"/>
          <w:color w:val="000000"/>
        </w:rPr>
        <w:br w:type="page"/>
      </w:r>
    </w:p>
    <w:p w14:paraId="2F499C39" w14:textId="77777777" w:rsidR="009D14E9" w:rsidRPr="001F342D" w:rsidRDefault="009D14E9" w:rsidP="009D14E9">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lastRenderedPageBreak/>
        <w:t xml:space="preserve">Figure 4 shows fibrosis development in different host animals. The </w:t>
      </w:r>
      <w:r>
        <w:rPr>
          <w:rFonts w:ascii="Times New Roman" w:hAnsi="Times New Roman" w:cs="Times New Roman"/>
          <w:color w:val="000000"/>
          <w:lang w:eastAsia="zh-CN"/>
        </w:rPr>
        <w:t>median</w:t>
      </w:r>
      <w:r w:rsidRPr="001F342D">
        <w:rPr>
          <w:rFonts w:ascii="Times New Roman" w:hAnsi="Times New Roman" w:cs="Times New Roman"/>
          <w:color w:val="000000"/>
          <w:lang w:eastAsia="zh-CN"/>
        </w:rPr>
        <w:t xml:space="preserve"> thickness of periductal fibrosis in Syrian hamsters was 140 µm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and 12</w:t>
      </w:r>
      <w:r>
        <w:rPr>
          <w:rFonts w:ascii="Times New Roman" w:hAnsi="Times New Roman" w:cs="Times New Roman"/>
          <w:color w:val="000000"/>
          <w:lang w:eastAsia="zh-CN"/>
        </w:rPr>
        <w:t>6</w:t>
      </w:r>
      <w:r w:rsidRPr="001F342D">
        <w:rPr>
          <w:rFonts w:ascii="Times New Roman" w:hAnsi="Times New Roman" w:cs="Times New Roman"/>
          <w:color w:val="000000"/>
          <w:lang w:eastAsia="zh-CN"/>
        </w:rPr>
        <w:t xml:space="preserve"> µm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In mice, both BALB/c and C57Bl/6</w:t>
      </w:r>
      <w:proofErr w:type="gramStart"/>
      <w:r w:rsidRPr="001F342D">
        <w:rPr>
          <w:rFonts w:ascii="Times New Roman" w:hAnsi="Times New Roman" w:cs="Times New Roman"/>
          <w:color w:val="000000"/>
          <w:lang w:eastAsia="zh-CN"/>
        </w:rPr>
        <w:t>j ,</w:t>
      </w:r>
      <w:proofErr w:type="gramEnd"/>
      <w:r w:rsidRPr="001F342D">
        <w:rPr>
          <w:rFonts w:ascii="Times New Roman" w:hAnsi="Times New Roman" w:cs="Times New Roman"/>
          <w:color w:val="000000"/>
          <w:lang w:eastAsia="zh-CN"/>
        </w:rPr>
        <w:t xml:space="preserve"> the </w:t>
      </w:r>
      <w:r>
        <w:rPr>
          <w:rFonts w:ascii="Times New Roman" w:hAnsi="Times New Roman" w:cs="Times New Roman"/>
          <w:color w:val="000000"/>
          <w:lang w:eastAsia="zh-CN"/>
        </w:rPr>
        <w:t>median</w:t>
      </w:r>
      <w:r w:rsidRPr="001F342D">
        <w:rPr>
          <w:rFonts w:ascii="Times New Roman" w:hAnsi="Times New Roman" w:cs="Times New Roman"/>
          <w:color w:val="000000"/>
          <w:lang w:eastAsia="zh-CN"/>
        </w:rPr>
        <w:t xml:space="preserve"> thickness of periductal fibrosis did not exceed 75 µm</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/c mice median value was 50</w:t>
      </w:r>
      <w:r w:rsidRPr="00895BB9">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µm</w:t>
      </w:r>
      <w:r>
        <w:rPr>
          <w:rFonts w:ascii="Times New Roman" w:hAnsi="Times New Roman" w:cs="Times New Roman"/>
          <w:color w:val="000000"/>
          <w:lang w:eastAsia="zh-CN"/>
        </w:rPr>
        <w:t xml:space="preserve">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40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C 57Bl/6j mice median value was 55</w:t>
      </w:r>
      <w:r w:rsidRPr="00895BB9">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µm</w:t>
      </w:r>
      <w:r>
        <w:rPr>
          <w:rFonts w:ascii="Times New Roman" w:hAnsi="Times New Roman" w:cs="Times New Roman"/>
          <w:color w:val="000000"/>
          <w:lang w:eastAsia="zh-CN"/>
        </w:rPr>
        <w:t xml:space="preserve">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70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w:t>
      </w:r>
      <w:r>
        <w:rPr>
          <w:rFonts w:ascii="Times New Roman" w:hAnsi="Times New Roman" w:cs="Times New Roman"/>
          <w:color w:val="000000"/>
          <w:lang w:eastAsia="zh-CN"/>
        </w:rPr>
        <w:t xml:space="preserve"> Almost n</w:t>
      </w:r>
      <w:r w:rsidRPr="001F342D">
        <w:rPr>
          <w:rFonts w:ascii="Times New Roman" w:hAnsi="Times New Roman" w:cs="Times New Roman"/>
          <w:color w:val="000000"/>
          <w:lang w:eastAsia="zh-CN"/>
        </w:rPr>
        <w:t>o periductal fibrosis was detected in Wistar rats.</w:t>
      </w:r>
    </w:p>
    <w:p w14:paraId="35FB0D1A" w14:textId="77777777" w:rsidR="009D14E9" w:rsidRPr="001F342D" w:rsidRDefault="009D14E9" w:rsidP="009D14E9">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Assessment of cholangiofibrosis area showed a similar pattern to that observed for periductal fibrosis. The highest values were observed in </w:t>
      </w:r>
      <w:r w:rsidRPr="001F342D">
        <w:rPr>
          <w:rFonts w:ascii="Times New Roman" w:hAnsi="Times New Roman" w:cs="Times New Roman"/>
          <w:i/>
          <w:iCs/>
          <w:color w:val="000000"/>
          <w:lang w:eastAsia="zh-CN"/>
        </w:rPr>
        <w:t>M. auratus</w:t>
      </w:r>
      <w:r w:rsidRPr="001F342D">
        <w:rPr>
          <w:rFonts w:ascii="Times New Roman" w:hAnsi="Times New Roman" w:cs="Times New Roman"/>
          <w:color w:val="000000"/>
          <w:lang w:eastAsia="zh-CN"/>
        </w:rPr>
        <w:t xml:space="preserve">, accounting for 15% of the assessed area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and 1</w:t>
      </w:r>
      <w:r>
        <w:rPr>
          <w:rFonts w:ascii="Times New Roman" w:hAnsi="Times New Roman" w:cs="Times New Roman"/>
          <w:color w:val="000000"/>
          <w:lang w:eastAsia="zh-CN"/>
        </w:rPr>
        <w:t>2</w:t>
      </w:r>
      <w:r w:rsidRPr="001F342D">
        <w:rPr>
          <w:rFonts w:ascii="Times New Roman" w:hAnsi="Times New Roman" w:cs="Times New Roman"/>
          <w:color w:val="000000"/>
          <w:lang w:eastAsia="zh-CN"/>
        </w:rPr>
        <w:t xml:space="preserve">%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In both mouse strains, the mean area of cholangiofibrosis was lower than in Syrian hamsters, although it increased from 1 to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w:t>
      </w:r>
      <w:r>
        <w:rPr>
          <w:rFonts w:ascii="Times New Roman" w:hAnsi="Times New Roman" w:cs="Times New Roman"/>
          <w:color w:val="000000"/>
          <w:lang w:eastAsia="zh-CN"/>
        </w:rPr>
        <w:t>(</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/c mice median value was 5.5</w:t>
      </w:r>
      <w:r w:rsidRPr="00895BB9">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µm</w:t>
      </w:r>
      <w:r>
        <w:rPr>
          <w:rFonts w:ascii="Times New Roman" w:hAnsi="Times New Roman" w:cs="Times New Roman"/>
          <w:color w:val="000000"/>
          <w:lang w:eastAsia="zh-CN"/>
        </w:rPr>
        <w:t xml:space="preserve">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3.2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C 57Bl/6j mice median value was 2.0</w:t>
      </w:r>
      <w:r w:rsidRPr="00895BB9">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µm</w:t>
      </w:r>
      <w:r>
        <w:rPr>
          <w:rFonts w:ascii="Times New Roman" w:hAnsi="Times New Roman" w:cs="Times New Roman"/>
          <w:color w:val="000000"/>
          <w:lang w:eastAsia="zh-CN"/>
        </w:rPr>
        <w:t xml:space="preserve">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5.0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No cholangiofibrosis was detected in Wistar rats.</w:t>
      </w:r>
    </w:p>
    <w:p w14:paraId="6BC6231E" w14:textId="092D4BFD" w:rsidR="000F42BE" w:rsidRPr="00711D59" w:rsidRDefault="009D14E9" w:rsidP="009D14E9">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PASM silver staining (figure 4D)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 and C57Bl/6j mice, whereas in BALB/c mice staining was less pronounced.</w:t>
      </w:r>
    </w:p>
    <w:p w14:paraId="66F86C30" w14:textId="77777777" w:rsidR="009D14E9" w:rsidRPr="00711D59" w:rsidRDefault="009D14E9" w:rsidP="009D14E9">
      <w:pPr>
        <w:spacing w:after="0" w:line="276" w:lineRule="auto"/>
        <w:jc w:val="both"/>
        <w:rPr>
          <w:rFonts w:ascii="Times New Roman" w:hAnsi="Times New Roman" w:cs="Times New Roman"/>
          <w:color w:val="000000"/>
          <w:lang w:eastAsia="zh-CN"/>
        </w:rPr>
      </w:pPr>
    </w:p>
    <w:p w14:paraId="4CCA4021" w14:textId="1F389CAB" w:rsidR="007D286B" w:rsidRPr="007D286B" w:rsidRDefault="007D286B" w:rsidP="009D14E9">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7D286B">
        <w:rPr>
          <w:rFonts w:ascii="Times New Roman" w:hAnsi="Times New Roman" w:cs="Times New Roman"/>
          <w:color w:val="000000"/>
          <w:lang w:val="ru-RU" w:eastAsia="zh-CN"/>
        </w:rPr>
        <w:t xml:space="preserve"> 4</w:t>
      </w:r>
      <w:r>
        <w:rPr>
          <w:rFonts w:ascii="Times New Roman" w:hAnsi="Times New Roman" w:cs="Times New Roman"/>
          <w:color w:val="000000"/>
          <w:lang w:val="ru-RU" w:eastAsia="zh-CN"/>
        </w:rPr>
        <w:t xml:space="preserve"> отражает развитие фиброза печени у организма-хозяина. Уровень фиброза у Сирийских хомячков составил 29.7% от площади среза на 1-ом месяце и 24.8% на 3-м месяце. У мышей линии </w:t>
      </w:r>
      <w:proofErr w:type="spellStart"/>
      <w:r>
        <w:rPr>
          <w:rFonts w:ascii="Times New Roman" w:hAnsi="Times New Roman" w:cs="Times New Roman"/>
          <w:color w:val="000000"/>
          <w:lang w:eastAsia="zh-CN"/>
        </w:rPr>
        <w:t>Balb</w:t>
      </w:r>
      <w:proofErr w:type="spellEnd"/>
      <w:r w:rsidRPr="007D286B">
        <w:rPr>
          <w:rFonts w:ascii="Times New Roman" w:hAnsi="Times New Roman" w:cs="Times New Roman"/>
          <w:color w:val="000000"/>
          <w:lang w:val="ru-RU" w:eastAsia="zh-CN"/>
        </w:rPr>
        <w:t>/</w:t>
      </w:r>
      <w:r>
        <w:rPr>
          <w:rFonts w:ascii="Times New Roman" w:hAnsi="Times New Roman" w:cs="Times New Roman"/>
          <w:color w:val="000000"/>
          <w:lang w:eastAsia="zh-CN"/>
        </w:rPr>
        <w:t>c</w:t>
      </w:r>
      <w:r w:rsidRPr="007D286B">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 xml:space="preserve">уровень фиброза составил 9.8% и 7.7% на 1-ом и 3-м месяце инфекции соответственно. У мышей линии </w:t>
      </w:r>
      <w:r>
        <w:rPr>
          <w:rFonts w:ascii="Times New Roman" w:hAnsi="Times New Roman" w:cs="Times New Roman"/>
          <w:color w:val="000000"/>
          <w:lang w:eastAsia="zh-CN"/>
        </w:rPr>
        <w:t>C</w:t>
      </w:r>
      <w:r w:rsidRPr="007D286B">
        <w:rPr>
          <w:rFonts w:ascii="Times New Roman" w:hAnsi="Times New Roman" w:cs="Times New Roman"/>
          <w:color w:val="000000"/>
          <w:lang w:val="ru-RU" w:eastAsia="zh-CN"/>
        </w:rPr>
        <w:t>57</w:t>
      </w:r>
      <w:r>
        <w:rPr>
          <w:rFonts w:ascii="Times New Roman" w:hAnsi="Times New Roman" w:cs="Times New Roman"/>
          <w:color w:val="000000"/>
          <w:lang w:eastAsia="zh-CN"/>
        </w:rPr>
        <w:t>Bl</w:t>
      </w:r>
      <w:r w:rsidRPr="007D286B">
        <w:rPr>
          <w:rFonts w:ascii="Times New Roman" w:hAnsi="Times New Roman" w:cs="Times New Roman"/>
          <w:color w:val="000000"/>
          <w:lang w:val="ru-RU" w:eastAsia="zh-CN"/>
        </w:rPr>
        <w:t>/6</w:t>
      </w:r>
      <w:r>
        <w:rPr>
          <w:rFonts w:ascii="Times New Roman" w:hAnsi="Times New Roman" w:cs="Times New Roman"/>
          <w:color w:val="000000"/>
          <w:lang w:eastAsia="zh-CN"/>
        </w:rPr>
        <w:t>j</w:t>
      </w:r>
      <w:r w:rsidRPr="007D286B">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 xml:space="preserve">фиброз печени был более выражен, чем у </w:t>
      </w:r>
      <w:r>
        <w:rPr>
          <w:rFonts w:ascii="Times New Roman" w:hAnsi="Times New Roman" w:cs="Times New Roman"/>
          <w:color w:val="000000"/>
          <w:lang w:eastAsia="zh-CN"/>
        </w:rPr>
        <w:t>BALB</w:t>
      </w:r>
      <w:r w:rsidRPr="007D286B">
        <w:rPr>
          <w:rFonts w:ascii="Times New Roman" w:hAnsi="Times New Roman" w:cs="Times New Roman"/>
          <w:color w:val="000000"/>
          <w:lang w:val="ru-RU" w:eastAsia="zh-CN"/>
        </w:rPr>
        <w:t>/</w:t>
      </w:r>
      <w:r>
        <w:rPr>
          <w:rFonts w:ascii="Times New Roman" w:hAnsi="Times New Roman" w:cs="Times New Roman"/>
          <w:color w:val="000000"/>
          <w:lang w:eastAsia="zh-CN"/>
        </w:rPr>
        <w:t>c</w:t>
      </w:r>
      <w:r w:rsidRPr="007D286B">
        <w:rPr>
          <w:rFonts w:ascii="Times New Roman" w:hAnsi="Times New Roman" w:cs="Times New Roman"/>
          <w:color w:val="000000"/>
          <w:lang w:val="ru-RU" w:eastAsia="zh-CN"/>
        </w:rPr>
        <w:t xml:space="preserve"> </w:t>
      </w:r>
      <w:r>
        <w:rPr>
          <w:rFonts w:ascii="Times New Roman" w:hAnsi="Times New Roman" w:cs="Times New Roman"/>
          <w:color w:val="000000"/>
          <w:lang w:eastAsia="zh-CN"/>
        </w:rPr>
        <w:t>mice</w:t>
      </w:r>
      <w:r w:rsidRPr="007D286B">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 xml:space="preserve">и составил 9.9% на 1-ом месяце и 14.9% на 3-м месяце. У крыс линии </w:t>
      </w:r>
      <w:r>
        <w:rPr>
          <w:rFonts w:ascii="Times New Roman" w:hAnsi="Times New Roman" w:cs="Times New Roman"/>
          <w:color w:val="000000"/>
          <w:lang w:eastAsia="zh-CN"/>
        </w:rPr>
        <w:t xml:space="preserve">Wistar </w:t>
      </w:r>
      <w:r>
        <w:rPr>
          <w:rFonts w:ascii="Times New Roman" w:hAnsi="Times New Roman" w:cs="Times New Roman"/>
          <w:color w:val="000000"/>
          <w:lang w:val="ru-RU" w:eastAsia="zh-CN"/>
        </w:rPr>
        <w:t xml:space="preserve">фиброз не был обнаружен. </w:t>
      </w:r>
    </w:p>
    <w:p w14:paraId="192BDA1B" w14:textId="425AFF12" w:rsidR="009D14E9" w:rsidRPr="009D14E9" w:rsidRDefault="009D14E9" w:rsidP="009D14E9">
      <w:pPr>
        <w:spacing w:after="0" w:line="276" w:lineRule="auto"/>
        <w:jc w:val="both"/>
        <w:rPr>
          <w:rFonts w:ascii="Times New Roman" w:hAnsi="Times New Roman" w:cs="Times New Roman"/>
          <w:color w:val="000000"/>
          <w:lang w:val="ru-RU" w:eastAsia="zh-CN"/>
        </w:rPr>
      </w:pPr>
      <w:r>
        <w:rPr>
          <w:rFonts w:ascii="Times New Roman" w:hAnsi="Times New Roman" w:cs="Times New Roman"/>
          <w:noProof/>
          <w:color w:val="000000"/>
          <w:lang w:val="ru-RU" w:eastAsia="ru-RU"/>
        </w:rPr>
        <w:drawing>
          <wp:inline distT="0" distB="0" distL="0" distR="0" wp14:anchorId="37F83765" wp14:editId="6135C46B">
            <wp:extent cx="5760720" cy="4251960"/>
            <wp:effectExtent l="0" t="0" r="0" b="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303"/>
                    <a:stretch>
                      <a:fillRect/>
                    </a:stretch>
                  </pic:blipFill>
                  <pic:spPr bwMode="auto">
                    <a:xfrm>
                      <a:off x="0" y="0"/>
                      <a:ext cx="5760720" cy="4251960"/>
                    </a:xfrm>
                    <a:prstGeom prst="rect">
                      <a:avLst/>
                    </a:prstGeom>
                    <a:noFill/>
                    <a:ln>
                      <a:noFill/>
                    </a:ln>
                    <a:extLst>
                      <a:ext uri="{53640926-AAD7-44D8-BBD7-CCE9431645EC}">
                        <a14:shadowObscured xmlns:a14="http://schemas.microsoft.com/office/drawing/2010/main"/>
                      </a:ext>
                    </a:extLst>
                  </pic:spPr>
                </pic:pic>
              </a:graphicData>
            </a:graphic>
          </wp:inline>
        </w:drawing>
      </w:r>
    </w:p>
    <w:p w14:paraId="66BD3428" w14:textId="77777777" w:rsidR="009D14E9" w:rsidRPr="00711D59" w:rsidRDefault="009D14E9" w:rsidP="009D14E9">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 xml:space="preserve">Figure 4. Fibrosis representation while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lastRenderedPageBreak/>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of p</w:t>
      </w:r>
      <w:r w:rsidRPr="001F342D">
        <w:rPr>
          <w:rFonts w:ascii="Times New Roman" w:hAnsi="Times New Roman" w:cs="Times New Roman"/>
          <w:color w:val="000000"/>
        </w:rPr>
        <w:t>eriductal fibrosis thickness; B Cholangiofibrosis area; C. Masson’s trichrome staining. Arrows point fibrosis; D. P.A.S.M-silver staining. Fibrosis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reveals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with</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black</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color</w:t>
      </w:r>
      <w:r w:rsidRPr="00711D59">
        <w:rPr>
          <w:rFonts w:ascii="Times New Roman" w:hAnsi="Times New Roman" w:cs="Times New Roman"/>
          <w:color w:val="000000"/>
          <w:lang w:val="ru-RU"/>
        </w:rPr>
        <w:t>.</w:t>
      </w:r>
    </w:p>
    <w:p w14:paraId="0386C2F8" w14:textId="77777777" w:rsidR="009D14E9" w:rsidRDefault="009D14E9" w:rsidP="009D14E9">
      <w:pPr>
        <w:spacing w:after="0" w:line="276" w:lineRule="auto"/>
        <w:jc w:val="both"/>
        <w:rPr>
          <w:rFonts w:ascii="Times New Roman" w:hAnsi="Times New Roman" w:cs="Times New Roman"/>
          <w:color w:val="000000"/>
          <w:lang w:val="ru-RU"/>
        </w:rPr>
      </w:pPr>
    </w:p>
    <w:p w14:paraId="5C1A401D" w14:textId="77777777" w:rsidR="007D286B" w:rsidRDefault="007D286B" w:rsidP="009D14E9">
      <w:pPr>
        <w:spacing w:after="0" w:line="276" w:lineRule="auto"/>
        <w:jc w:val="both"/>
        <w:rPr>
          <w:rFonts w:ascii="Times New Roman" w:hAnsi="Times New Roman" w:cs="Times New Roman"/>
          <w:color w:val="000000"/>
          <w:lang w:val="ru-RU"/>
        </w:rPr>
      </w:pPr>
    </w:p>
    <w:p w14:paraId="716E89DA" w14:textId="3A29D4B0" w:rsidR="007D286B" w:rsidRPr="009378EF" w:rsidRDefault="007D286B" w:rsidP="009D14E9">
      <w:pPr>
        <w:spacing w:after="0" w:line="276" w:lineRule="auto"/>
        <w:jc w:val="both"/>
        <w:rPr>
          <w:rFonts w:ascii="Times New Roman" w:hAnsi="Times New Roman" w:cs="Times New Roman"/>
          <w:color w:val="000000"/>
          <w:lang w:val="ru-RU"/>
        </w:rPr>
      </w:pPr>
      <w:commentRangeStart w:id="9"/>
      <w:r>
        <w:rPr>
          <w:rFonts w:ascii="Times New Roman" w:hAnsi="Times New Roman" w:cs="Times New Roman"/>
          <w:color w:val="000000"/>
          <w:lang w:val="ru-RU"/>
        </w:rPr>
        <w:t xml:space="preserve">Помимо этого, было произведено </w:t>
      </w:r>
      <w:r>
        <w:rPr>
          <w:rFonts w:ascii="Times New Roman" w:hAnsi="Times New Roman" w:cs="Times New Roman"/>
          <w:color w:val="000000"/>
        </w:rPr>
        <w:t>whole</w:t>
      </w:r>
      <w:r w:rsidRPr="007D286B">
        <w:rPr>
          <w:rFonts w:ascii="Times New Roman" w:hAnsi="Times New Roman" w:cs="Times New Roman"/>
          <w:color w:val="000000"/>
          <w:lang w:val="ru-RU"/>
        </w:rPr>
        <w:t xml:space="preserve"> </w:t>
      </w:r>
      <w:r>
        <w:rPr>
          <w:rFonts w:ascii="Times New Roman" w:hAnsi="Times New Roman" w:cs="Times New Roman"/>
          <w:color w:val="000000"/>
        </w:rPr>
        <w:t>slide</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исследование печени у представленных четырех лабораторных животных 3</w:t>
      </w:r>
      <w:r>
        <w:rPr>
          <w:rFonts w:ascii="Times New Roman" w:hAnsi="Times New Roman" w:cs="Times New Roman"/>
          <w:color w:val="000000"/>
        </w:rPr>
        <w:t>m</w:t>
      </w:r>
      <w:r w:rsidRPr="007D286B">
        <w:rPr>
          <w:rFonts w:ascii="Times New Roman" w:hAnsi="Times New Roman" w:cs="Times New Roman"/>
          <w:color w:val="000000"/>
          <w:lang w:val="ru-RU"/>
        </w:rPr>
        <w:t>.</w:t>
      </w:r>
      <w:r>
        <w:rPr>
          <w:rFonts w:ascii="Times New Roman" w:hAnsi="Times New Roman" w:cs="Times New Roman"/>
          <w:color w:val="000000"/>
        </w:rPr>
        <w:t>p</w:t>
      </w:r>
      <w:r w:rsidRPr="007D286B">
        <w:rPr>
          <w:rFonts w:ascii="Times New Roman" w:hAnsi="Times New Roman" w:cs="Times New Roman"/>
          <w:color w:val="000000"/>
          <w:lang w:val="ru-RU"/>
        </w:rPr>
        <w:t>.</w:t>
      </w:r>
      <w:proofErr w:type="spellStart"/>
      <w:r>
        <w:rPr>
          <w:rFonts w:ascii="Times New Roman" w:hAnsi="Times New Roman" w:cs="Times New Roman"/>
          <w:color w:val="000000"/>
        </w:rPr>
        <w:t>i</w:t>
      </w:r>
      <w:proofErr w:type="spellEnd"/>
      <w:r w:rsidRPr="007D286B">
        <w:rPr>
          <w:rFonts w:ascii="Times New Roman" w:hAnsi="Times New Roman" w:cs="Times New Roman"/>
          <w:color w:val="000000"/>
          <w:lang w:val="ru-RU"/>
        </w:rPr>
        <w:t>.</w:t>
      </w:r>
      <w:r>
        <w:rPr>
          <w:rFonts w:ascii="Times New Roman" w:hAnsi="Times New Roman" w:cs="Times New Roman"/>
          <w:color w:val="000000"/>
          <w:lang w:val="ru-RU"/>
        </w:rPr>
        <w:t xml:space="preserve">, а также у человека. </w:t>
      </w:r>
      <w:commentRangeEnd w:id="9"/>
      <w:r w:rsidR="00944905">
        <w:rPr>
          <w:rStyle w:val="CommentReference"/>
        </w:rPr>
        <w:commentReference w:id="9"/>
      </w:r>
      <w:r>
        <w:rPr>
          <w:rFonts w:ascii="Times New Roman" w:hAnsi="Times New Roman" w:cs="Times New Roman"/>
          <w:color w:val="000000"/>
          <w:lang w:val="ru-RU"/>
        </w:rPr>
        <w:t xml:space="preserve">У мышей линии </w:t>
      </w:r>
      <w:proofErr w:type="spellStart"/>
      <w:r>
        <w:rPr>
          <w:rFonts w:ascii="Times New Roman" w:hAnsi="Times New Roman" w:cs="Times New Roman"/>
          <w:color w:val="000000"/>
        </w:rPr>
        <w:t>Balb</w:t>
      </w:r>
      <w:proofErr w:type="spellEnd"/>
      <w:r w:rsidRPr="007D286B">
        <w:rPr>
          <w:rFonts w:ascii="Times New Roman" w:hAnsi="Times New Roman" w:cs="Times New Roman"/>
          <w:color w:val="000000"/>
          <w:lang w:val="ru-RU"/>
        </w:rPr>
        <w:t>/</w:t>
      </w:r>
      <w:r>
        <w:rPr>
          <w:rFonts w:ascii="Times New Roman" w:hAnsi="Times New Roman" w:cs="Times New Roman"/>
          <w:color w:val="000000"/>
        </w:rPr>
        <w:t>c</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w:t>
      </w:r>
      <w:r w:rsidR="009378EF">
        <w:rPr>
          <w:rFonts w:ascii="Times New Roman" w:hAnsi="Times New Roman" w:cs="Times New Roman"/>
          <w:color w:val="000000"/>
          <w:lang w:val="ru-RU"/>
        </w:rPr>
        <w:t>, однако фиброз был менее выражен.</w:t>
      </w:r>
      <w:r>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Также, стоит отметить наличие высокой внутригрупповой вариабельности уровня фиброза у </w:t>
      </w:r>
      <w:proofErr w:type="spellStart"/>
      <w:r w:rsidR="009378EF">
        <w:rPr>
          <w:rFonts w:ascii="Times New Roman" w:hAnsi="Times New Roman" w:cs="Times New Roman"/>
          <w:color w:val="000000"/>
        </w:rPr>
        <w:t>Balb</w:t>
      </w:r>
      <w:proofErr w:type="spellEnd"/>
      <w:r w:rsidR="009378EF" w:rsidRPr="009378EF">
        <w:rPr>
          <w:rFonts w:ascii="Times New Roman" w:hAnsi="Times New Roman" w:cs="Times New Roman"/>
          <w:color w:val="000000"/>
          <w:lang w:val="ru-RU"/>
        </w:rPr>
        <w:t>/</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мышей на первом месяце. Изменения эпителия желчных у мышей линии </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57</w:t>
      </w:r>
      <w:r w:rsidR="009378EF">
        <w:rPr>
          <w:rFonts w:ascii="Times New Roman" w:hAnsi="Times New Roman" w:cs="Times New Roman"/>
          <w:color w:val="000000"/>
        </w:rPr>
        <w:t>bl</w:t>
      </w:r>
      <w:r w:rsidR="009378EF" w:rsidRPr="009378EF">
        <w:rPr>
          <w:rFonts w:ascii="Times New Roman" w:hAnsi="Times New Roman" w:cs="Times New Roman"/>
          <w:color w:val="000000"/>
          <w:lang w:val="ru-RU"/>
        </w:rPr>
        <w:t>/6</w:t>
      </w:r>
      <w:r w:rsidR="009378EF">
        <w:rPr>
          <w:rFonts w:ascii="Times New Roman" w:hAnsi="Times New Roman" w:cs="Times New Roman"/>
          <w:color w:val="000000"/>
        </w:rPr>
        <w:t>j</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и у Сирийских хомячков изменения эпителия были сходные и отражали менее длительный период инфекции у человека (ранний хронический). Уровень фиброза также был сходен у этих лабораторных животных и человека. </w:t>
      </w:r>
    </w:p>
    <w:p w14:paraId="0AB5DBDB" w14:textId="44727FA1" w:rsidR="000F42BE" w:rsidRDefault="001B2082" w:rsidP="001A1852">
      <w:pPr>
        <w:spacing w:after="0" w:line="276" w:lineRule="auto"/>
        <w:jc w:val="both"/>
        <w:rPr>
          <w:rFonts w:ascii="Times New Roman" w:hAnsi="Times New Roman" w:cs="Times New Roman"/>
          <w:b/>
          <w:bCs/>
          <w:color w:val="000000"/>
          <w:lang w:val="ru-RU"/>
        </w:rPr>
      </w:pPr>
      <w:r>
        <w:rPr>
          <w:noProof/>
          <w:lang w:val="ru-RU"/>
        </w:rPr>
        <w:drawing>
          <wp:inline distT="0" distB="0" distL="0" distR="0" wp14:anchorId="77972245" wp14:editId="36F60D6D">
            <wp:extent cx="5859780" cy="3886200"/>
            <wp:effectExtent l="0" t="0" r="7620" b="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9780" cy="3886200"/>
                    </a:xfrm>
                    <a:prstGeom prst="rect">
                      <a:avLst/>
                    </a:prstGeom>
                    <a:noFill/>
                    <a:ln>
                      <a:noFill/>
                    </a:ln>
                  </pic:spPr>
                </pic:pic>
              </a:graphicData>
            </a:graphic>
          </wp:inline>
        </w:drawing>
      </w:r>
    </w:p>
    <w:p w14:paraId="01118C43" w14:textId="77777777" w:rsidR="00AE360C" w:rsidRDefault="00AE360C" w:rsidP="001A1852">
      <w:pPr>
        <w:spacing w:after="0" w:line="276" w:lineRule="auto"/>
        <w:jc w:val="both"/>
        <w:rPr>
          <w:rFonts w:ascii="Times New Roman" w:hAnsi="Times New Roman" w:cs="Times New Roman"/>
          <w:b/>
          <w:bCs/>
          <w:color w:val="000000"/>
          <w:lang w:val="ru-RU"/>
        </w:rPr>
      </w:pPr>
    </w:p>
    <w:p w14:paraId="171F738D" w14:textId="77777777" w:rsidR="00AE360C" w:rsidRPr="007D286B" w:rsidRDefault="00AE360C" w:rsidP="001A1852">
      <w:pPr>
        <w:spacing w:after="0" w:line="276" w:lineRule="auto"/>
        <w:jc w:val="both"/>
        <w:rPr>
          <w:rFonts w:ascii="Times New Roman" w:hAnsi="Times New Roman" w:cs="Times New Roman"/>
          <w:b/>
          <w:bCs/>
          <w:color w:val="000000"/>
          <w:lang w:val="ru-RU"/>
        </w:rPr>
      </w:pPr>
    </w:p>
    <w:p w14:paraId="3674BC76" w14:textId="2B3E28F4" w:rsidR="00EA61AB" w:rsidRPr="00A020F2"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t>Discussion</w:t>
      </w:r>
    </w:p>
    <w:p w14:paraId="491A93E8" w14:textId="59B48685" w:rsidR="00D12E93" w:rsidRPr="00E5477F" w:rsidRDefault="00036121" w:rsidP="00D12E93">
      <w:pPr>
        <w:spacing w:after="0" w:line="276" w:lineRule="auto"/>
        <w:jc w:val="both"/>
        <w:rPr>
          <w:rFonts w:ascii="Times New Roman" w:hAnsi="Times New Roman" w:cs="Times New Roman"/>
          <w:lang w:val="ru-RU"/>
        </w:rPr>
      </w:pPr>
      <w:commentRangeStart w:id="10"/>
      <w:r w:rsidRPr="00166D23">
        <w:rPr>
          <w:rFonts w:ascii="Times New Roman" w:hAnsi="Times New Roman" w:cs="Times New Roman"/>
          <w:lang w:val="ru-RU"/>
        </w:rPr>
        <w:t xml:space="preserve">Выбор </w:t>
      </w:r>
      <w:r w:rsidR="002B43DE">
        <w:rPr>
          <w:rFonts w:ascii="Times New Roman" w:hAnsi="Times New Roman" w:cs="Times New Roman"/>
          <w:lang w:val="ru-RU"/>
        </w:rPr>
        <w:t xml:space="preserve">адекватной лабораторной модели необходим для </w:t>
      </w:r>
      <w:r w:rsidRPr="00166D23">
        <w:rPr>
          <w:rFonts w:ascii="Times New Roman" w:hAnsi="Times New Roman" w:cs="Times New Roman"/>
          <w:lang w:val="ru-RU"/>
        </w:rPr>
        <w:t>корректной интерпретации результатов</w:t>
      </w:r>
      <w:r w:rsidR="00C738C9">
        <w:rPr>
          <w:rFonts w:ascii="Times New Roman" w:hAnsi="Times New Roman" w:cs="Times New Roman"/>
          <w:lang w:val="ru-RU"/>
        </w:rPr>
        <w:t>.</w:t>
      </w:r>
      <w:r w:rsidRPr="00166D23">
        <w:rPr>
          <w:rFonts w:ascii="Times New Roman" w:hAnsi="Times New Roman" w:cs="Times New Roman"/>
          <w:lang w:val="ru-RU"/>
        </w:rPr>
        <w:t xml:space="preserve"> </w:t>
      </w:r>
      <w:commentRangeEnd w:id="10"/>
      <w:r w:rsidR="00944905">
        <w:rPr>
          <w:rStyle w:val="CommentReference"/>
        </w:rPr>
        <w:commentReference w:id="10"/>
      </w:r>
      <w:r w:rsidR="00C738C9">
        <w:rPr>
          <w:rFonts w:ascii="Times New Roman" w:hAnsi="Times New Roman" w:cs="Times New Roman"/>
          <w:lang w:val="ru-RU"/>
        </w:rPr>
        <w:t>Р</w:t>
      </w:r>
      <w:r w:rsidRPr="00166D23">
        <w:rPr>
          <w:rFonts w:ascii="Times New Roman" w:hAnsi="Times New Roman" w:cs="Times New Roman"/>
          <w:lang w:val="ru-RU"/>
        </w:rPr>
        <w:t xml:space="preserve">езистентный или частично восприимчивый вид может не воспроизводить </w:t>
      </w:r>
      <w:r w:rsidR="006A612C">
        <w:rPr>
          <w:rFonts w:ascii="Times New Roman" w:hAnsi="Times New Roman" w:cs="Times New Roman"/>
          <w:lang w:val="ru-RU"/>
        </w:rPr>
        <w:t>патогенез заболевания</w:t>
      </w:r>
      <w:r w:rsidR="00892FC6">
        <w:rPr>
          <w:rFonts w:ascii="Times New Roman" w:hAnsi="Times New Roman" w:cs="Times New Roman"/>
          <w:lang w:val="ru-RU"/>
        </w:rPr>
        <w:t xml:space="preserve"> в полной мере</w:t>
      </w:r>
      <w:r w:rsidRPr="00166D23">
        <w:rPr>
          <w:rFonts w:ascii="Times New Roman" w:hAnsi="Times New Roman" w:cs="Times New Roman"/>
          <w:lang w:val="ru-RU"/>
        </w:rPr>
        <w:t xml:space="preserve">, что </w:t>
      </w:r>
      <w:r w:rsidR="00E546BF">
        <w:rPr>
          <w:rFonts w:ascii="Times New Roman" w:hAnsi="Times New Roman" w:cs="Times New Roman"/>
          <w:lang w:val="ru-RU"/>
        </w:rPr>
        <w:t>может привести к неверным выводам</w:t>
      </w:r>
      <w:r w:rsidRPr="00166D23">
        <w:rPr>
          <w:rFonts w:ascii="Times New Roman" w:hAnsi="Times New Roman" w:cs="Times New Roman"/>
          <w:lang w:val="ru-RU"/>
        </w:rPr>
        <w:t xml:space="preserve"> </w:t>
      </w:r>
      <w:r w:rsidR="00B264A2">
        <w:rPr>
          <w:rFonts w:ascii="Times New Roman" w:hAnsi="Times New Roman" w:cs="Times New Roman"/>
          <w:lang w:val="ru-RU"/>
        </w:rPr>
        <w:t xml:space="preserve">исследования </w:t>
      </w:r>
      <w:r w:rsidRPr="00166D23">
        <w:rPr>
          <w:rFonts w:ascii="Times New Roman" w:hAnsi="Times New Roman" w:cs="Times New Roman"/>
          <w:lang w:val="ru-RU"/>
        </w:rPr>
        <w:t>(</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hAnsi="Times New Roman" w:cs="Times New Roman"/>
          <w:lang w:val="ru-RU"/>
        </w:rPr>
        <w:t>., 2024). Эт</w:t>
      </w:r>
      <w:r w:rsidR="00167C32">
        <w:rPr>
          <w:rFonts w:ascii="Times New Roman" w:hAnsi="Times New Roman" w:cs="Times New Roman"/>
          <w:lang w:val="ru-RU"/>
        </w:rPr>
        <w:t xml:space="preserve">а проблема </w:t>
      </w:r>
      <w:r w:rsidRPr="00166D23">
        <w:rPr>
          <w:rFonts w:ascii="Times New Roman" w:hAnsi="Times New Roman" w:cs="Times New Roman"/>
          <w:lang w:val="ru-RU"/>
        </w:rPr>
        <w:t>особенно актуальн</w:t>
      </w:r>
      <w:r w:rsidR="00167C32">
        <w:rPr>
          <w:rFonts w:ascii="Times New Roman" w:hAnsi="Times New Roman" w:cs="Times New Roman"/>
          <w:lang w:val="ru-RU"/>
        </w:rPr>
        <w:t>а</w:t>
      </w:r>
      <w:r w:rsidRPr="00166D23">
        <w:rPr>
          <w:rFonts w:ascii="Times New Roman" w:hAnsi="Times New Roman" w:cs="Times New Roman"/>
          <w:lang w:val="ru-RU"/>
        </w:rPr>
        <w:t xml:space="preserve"> применительно к </w:t>
      </w:r>
      <w:r w:rsidR="00B921F5">
        <w:rPr>
          <w:rFonts w:ascii="Times New Roman" w:hAnsi="Times New Roman" w:cs="Times New Roman"/>
          <w:lang w:val="ru-RU"/>
        </w:rPr>
        <w:t>изучению</w:t>
      </w:r>
      <w:r w:rsidR="00760379">
        <w:rPr>
          <w:rFonts w:ascii="Times New Roman" w:hAnsi="Times New Roman" w:cs="Times New Roman"/>
          <w:lang w:val="ru-RU"/>
        </w:rPr>
        <w:t xml:space="preserve"> системного ответа</w:t>
      </w:r>
      <w:r w:rsidRPr="00166D23">
        <w:rPr>
          <w:rFonts w:ascii="Times New Roman" w:hAnsi="Times New Roman" w:cs="Times New Roman"/>
          <w:lang w:val="ru-RU"/>
        </w:rPr>
        <w:t xml:space="preserve"> </w:t>
      </w:r>
      <w:r w:rsidRPr="00032D9C">
        <w:rPr>
          <w:rFonts w:ascii="Times New Roman" w:hAnsi="Times New Roman" w:cs="Times New Roman"/>
          <w:i/>
          <w:iCs/>
        </w:rPr>
        <w:t>O</w:t>
      </w:r>
      <w:r w:rsidRPr="00760379">
        <w:rPr>
          <w:rFonts w:ascii="Times New Roman" w:hAnsi="Times New Roman" w:cs="Times New Roman"/>
          <w:i/>
          <w:iCs/>
          <w:lang w:val="ru-RU"/>
        </w:rPr>
        <w:t xml:space="preserve">. </w:t>
      </w:r>
      <w:r w:rsidRPr="00032D9C">
        <w:rPr>
          <w:rFonts w:ascii="Times New Roman" w:hAnsi="Times New Roman" w:cs="Times New Roman"/>
          <w:i/>
          <w:iCs/>
        </w:rPr>
        <w:t>felineus</w:t>
      </w:r>
      <w:r w:rsidR="006F61C2" w:rsidRPr="00760379">
        <w:rPr>
          <w:rFonts w:ascii="Times New Roman" w:hAnsi="Times New Roman" w:cs="Times New Roman"/>
          <w:lang w:val="ru-RU"/>
        </w:rPr>
        <w:t xml:space="preserve"> </w:t>
      </w:r>
      <w:r w:rsidR="006F61C2">
        <w:rPr>
          <w:rFonts w:ascii="Times New Roman" w:hAnsi="Times New Roman" w:cs="Times New Roman"/>
        </w:rPr>
        <w:t>infection</w:t>
      </w:r>
      <w:r w:rsidR="00E42746" w:rsidRPr="00760379">
        <w:rPr>
          <w:rFonts w:ascii="Times New Roman" w:hAnsi="Times New Roman" w:cs="Times New Roman"/>
          <w:lang w:val="ru-RU"/>
        </w:rPr>
        <w:t xml:space="preserve">, </w:t>
      </w:r>
      <w:r w:rsidR="004F5D97">
        <w:rPr>
          <w:rFonts w:ascii="Times New Roman" w:hAnsi="Times New Roman" w:cs="Times New Roman"/>
          <w:lang w:val="ru-RU"/>
        </w:rPr>
        <w:t>где</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основной</w:t>
      </w:r>
      <w:r w:rsidR="004F5D97" w:rsidRPr="00760379">
        <w:rPr>
          <w:rFonts w:ascii="Times New Roman" w:hAnsi="Times New Roman" w:cs="Times New Roman"/>
          <w:lang w:val="ru-RU"/>
        </w:rPr>
        <w:t xml:space="preserve"> </w:t>
      </w:r>
      <w:r w:rsidR="004F5D97">
        <w:rPr>
          <w:rFonts w:ascii="Times New Roman" w:hAnsi="Times New Roman" w:cs="Times New Roman"/>
        </w:rPr>
        <w:t>animal</w:t>
      </w:r>
      <w:r w:rsidR="004F5D97" w:rsidRPr="00760379">
        <w:rPr>
          <w:rFonts w:ascii="Times New Roman" w:hAnsi="Times New Roman" w:cs="Times New Roman"/>
          <w:lang w:val="ru-RU"/>
        </w:rPr>
        <w:t xml:space="preserve"> </w:t>
      </w:r>
      <w:r w:rsidR="004F5D97">
        <w:rPr>
          <w:rFonts w:ascii="Times New Roman" w:hAnsi="Times New Roman" w:cs="Times New Roman"/>
        </w:rPr>
        <w:t>model</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выступа</w:t>
      </w:r>
      <w:r w:rsidR="00032D9C">
        <w:rPr>
          <w:rFonts w:ascii="Times New Roman" w:hAnsi="Times New Roman" w:cs="Times New Roman"/>
          <w:lang w:val="ru-RU"/>
        </w:rPr>
        <w:t>е</w:t>
      </w:r>
      <w:r w:rsidR="004F5D97">
        <w:rPr>
          <w:rFonts w:ascii="Times New Roman" w:hAnsi="Times New Roman" w:cs="Times New Roman"/>
          <w:lang w:val="ru-RU"/>
        </w:rPr>
        <w:t>т</w:t>
      </w:r>
      <w:r w:rsidR="004F5D97" w:rsidRPr="00760379">
        <w:rPr>
          <w:rFonts w:ascii="Times New Roman" w:hAnsi="Times New Roman" w:cs="Times New Roman"/>
          <w:lang w:val="ru-RU"/>
        </w:rPr>
        <w:t xml:space="preserve"> </w:t>
      </w:r>
      <w:r w:rsidR="004F5D97">
        <w:rPr>
          <w:rFonts w:ascii="Times New Roman" w:hAnsi="Times New Roman" w:cs="Times New Roman"/>
        </w:rPr>
        <w:t>Syrian</w:t>
      </w:r>
      <w:r w:rsidR="004F5D97" w:rsidRPr="00760379">
        <w:rPr>
          <w:rFonts w:ascii="Times New Roman" w:hAnsi="Times New Roman" w:cs="Times New Roman"/>
          <w:lang w:val="ru-RU"/>
        </w:rPr>
        <w:t xml:space="preserve"> </w:t>
      </w:r>
      <w:r w:rsidR="004F5D97">
        <w:rPr>
          <w:rFonts w:ascii="Times New Roman" w:hAnsi="Times New Roman" w:cs="Times New Roman"/>
        </w:rPr>
        <w:t>hamsters</w:t>
      </w:r>
      <w:r w:rsidR="004F5D97" w:rsidRPr="00760379">
        <w:rPr>
          <w:rFonts w:ascii="Times New Roman" w:hAnsi="Times New Roman" w:cs="Times New Roman"/>
          <w:lang w:val="ru-RU"/>
        </w:rPr>
        <w:t xml:space="preserve"> </w:t>
      </w:r>
      <w:r w:rsidR="004F5D97">
        <w:rPr>
          <w:rFonts w:ascii="Times New Roman" w:hAnsi="Times New Roman" w:cs="Times New Roman"/>
        </w:rPr>
        <w:t>M</w:t>
      </w:r>
      <w:r w:rsidR="004F5D97" w:rsidRPr="00760379">
        <w:rPr>
          <w:rFonts w:ascii="Times New Roman" w:hAnsi="Times New Roman" w:cs="Times New Roman"/>
          <w:lang w:val="ru-RU"/>
        </w:rPr>
        <w:t xml:space="preserve">. </w:t>
      </w:r>
      <w:r w:rsidR="004F5D97">
        <w:rPr>
          <w:rFonts w:ascii="Times New Roman" w:hAnsi="Times New Roman" w:cs="Times New Roman"/>
        </w:rPr>
        <w:t>auratus</w:t>
      </w:r>
      <w:r w:rsidR="0044716B" w:rsidRPr="00760379">
        <w:rPr>
          <w:rFonts w:ascii="Times New Roman" w:hAnsi="Times New Roman" w:cs="Times New Roman"/>
          <w:i/>
          <w:iCs/>
          <w:lang w:val="ru-RU"/>
        </w:rPr>
        <w:t>.</w:t>
      </w:r>
      <w:r w:rsidRPr="00760379">
        <w:rPr>
          <w:rFonts w:ascii="Times New Roman" w:hAnsi="Times New Roman" w:cs="Times New Roman"/>
          <w:lang w:val="ru-RU"/>
        </w:rPr>
        <w:t xml:space="preserve"> </w:t>
      </w:r>
      <w:r w:rsidR="00D12E93" w:rsidRPr="00103F0B">
        <w:rPr>
          <w:rFonts w:ascii="Times New Roman" w:hAnsi="Times New Roman" w:cs="Times New Roman"/>
          <w:lang w:val="ru-RU"/>
        </w:rPr>
        <w:t>Ранее на экспериментальной модели, а также материале от пациентов из эндемичного региона (</w:t>
      </w:r>
      <w:proofErr w:type="spellStart"/>
      <w:r w:rsidR="00D12E93" w:rsidRPr="00103F0B">
        <w:rPr>
          <w:rFonts w:ascii="Times New Roman" w:hAnsi="Times New Roman" w:cs="Times New Roman"/>
        </w:rPr>
        <w:t>Zaparina</w:t>
      </w:r>
      <w:proofErr w:type="spellEnd"/>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Kapushchak</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Kovner</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r w:rsidR="00D12E93" w:rsidRPr="00103F0B">
        <w:rPr>
          <w:rFonts w:ascii="Times New Roman" w:hAnsi="Times New Roman" w:cs="Times New Roman"/>
          <w:lang w:val="ru-RU"/>
        </w:rPr>
        <w:t>.</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kidney</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injury</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development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was</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detected</w:t>
      </w:r>
      <w:r w:rsidR="00D12E93" w:rsidRPr="00103F0B">
        <w:rPr>
          <w:rFonts w:ascii="Times New Roman" w:hAnsi="Times New Roman" w:cs="Times New Roman"/>
          <w:lang w:val="ru-RU"/>
        </w:rPr>
        <w:t xml:space="preserve">. В русскоязычной литературе, в том числе и в клинических </w:t>
      </w:r>
      <w:r w:rsidR="00D12E93" w:rsidRPr="00103F0B">
        <w:rPr>
          <w:rFonts w:ascii="Times New Roman" w:hAnsi="Times New Roman" w:cs="Times New Roman"/>
          <w:lang w:val="ru-RU"/>
        </w:rPr>
        <w:lastRenderedPageBreak/>
        <w:t xml:space="preserve">рекомендациях по лечению описторхоза, указывают на развитие широко спектра синдромов, в том числе и неврологического характера. </w:t>
      </w:r>
    </w:p>
    <w:p w14:paraId="78F98EE9" w14:textId="252540C7" w:rsidR="00036121" w:rsidRPr="00166D23" w:rsidRDefault="00E94FE5"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Е</w:t>
      </w:r>
      <w:r w:rsidR="00241C72">
        <w:rPr>
          <w:rFonts w:ascii="Times New Roman" w:hAnsi="Times New Roman" w:cs="Times New Roman"/>
          <w:lang w:val="ru-RU"/>
        </w:rPr>
        <w:t>сли мы хотим исследовать потенциальный эффект описторхоза на</w:t>
      </w:r>
      <w:r w:rsidR="00103F0B">
        <w:rPr>
          <w:rFonts w:ascii="Times New Roman" w:hAnsi="Times New Roman" w:cs="Times New Roman"/>
          <w:lang w:val="ru-RU"/>
        </w:rPr>
        <w:t xml:space="preserve"> различные</w:t>
      </w:r>
      <w:r w:rsidR="00103F0B">
        <w:rPr>
          <w:rFonts w:ascii="Times New Roman" w:hAnsi="Times New Roman" w:cs="Times New Roman"/>
          <w:lang w:val="ru-RU"/>
        </w:rPr>
        <w:t xml:space="preserve"> </w:t>
      </w:r>
      <w:r w:rsidR="00103F0B">
        <w:rPr>
          <w:rFonts w:ascii="Times New Roman" w:hAnsi="Times New Roman" w:cs="Times New Roman"/>
          <w:lang w:val="ru-RU"/>
        </w:rPr>
        <w:t xml:space="preserve">органы и системы, мы можем обнаружить, что многие методы не адаптированы под </w:t>
      </w:r>
      <w:r w:rsidR="00103F0B">
        <w:rPr>
          <w:rFonts w:ascii="Times New Roman" w:hAnsi="Times New Roman" w:cs="Times New Roman"/>
        </w:rPr>
        <w:t>M</w:t>
      </w:r>
      <w:r w:rsidR="00103F0B" w:rsidRPr="00760379">
        <w:rPr>
          <w:rFonts w:ascii="Times New Roman" w:hAnsi="Times New Roman" w:cs="Times New Roman"/>
          <w:lang w:val="ru-RU"/>
        </w:rPr>
        <w:t xml:space="preserve">. </w:t>
      </w:r>
      <w:r w:rsidR="00103F0B">
        <w:rPr>
          <w:rFonts w:ascii="Times New Roman" w:hAnsi="Times New Roman" w:cs="Times New Roman"/>
        </w:rPr>
        <w:t>auratus</w:t>
      </w:r>
      <w:r w:rsidR="00103F0B" w:rsidRPr="00760379">
        <w:rPr>
          <w:rFonts w:ascii="Times New Roman" w:hAnsi="Times New Roman" w:cs="Times New Roman"/>
          <w:i/>
          <w:iCs/>
          <w:lang w:val="ru-RU"/>
        </w:rPr>
        <w:t>.</w:t>
      </w:r>
      <w:r w:rsidR="00241C72">
        <w:rPr>
          <w:rFonts w:ascii="Times New Roman" w:hAnsi="Times New Roman" w:cs="Times New Roman"/>
          <w:lang w:val="ru-RU"/>
        </w:rPr>
        <w:t xml:space="preserve"> </w:t>
      </w:r>
      <w:r w:rsidR="00103F0B">
        <w:rPr>
          <w:rFonts w:ascii="Times New Roman" w:hAnsi="Times New Roman" w:cs="Times New Roman"/>
          <w:lang w:val="ru-RU"/>
        </w:rPr>
        <w:t xml:space="preserve">Например, существует множество методов для оценки </w:t>
      </w:r>
      <w:r w:rsidR="00DE3C0A">
        <w:rPr>
          <w:rFonts w:ascii="Times New Roman" w:hAnsi="Times New Roman" w:cs="Times New Roman"/>
          <w:lang w:val="ru-RU"/>
        </w:rPr>
        <w:t>функционально</w:t>
      </w:r>
      <w:r w:rsidR="00103F0B">
        <w:rPr>
          <w:rFonts w:ascii="Times New Roman" w:hAnsi="Times New Roman" w:cs="Times New Roman"/>
          <w:lang w:val="ru-RU"/>
        </w:rPr>
        <w:t>го</w:t>
      </w:r>
      <w:r w:rsidR="00DE3C0A">
        <w:rPr>
          <w:rFonts w:ascii="Times New Roman" w:hAnsi="Times New Roman" w:cs="Times New Roman"/>
          <w:lang w:val="ru-RU"/>
        </w:rPr>
        <w:t xml:space="preserve"> состояни</w:t>
      </w:r>
      <w:r w:rsidR="00103F0B">
        <w:rPr>
          <w:rFonts w:ascii="Times New Roman" w:hAnsi="Times New Roman" w:cs="Times New Roman"/>
          <w:lang w:val="ru-RU"/>
        </w:rPr>
        <w:t>я</w:t>
      </w:r>
      <w:r w:rsidR="00DE3C0A">
        <w:rPr>
          <w:rFonts w:ascii="Times New Roman" w:hAnsi="Times New Roman" w:cs="Times New Roman"/>
          <w:lang w:val="ru-RU"/>
        </w:rPr>
        <w:t xml:space="preserve"> нервной систе</w:t>
      </w:r>
      <w:r w:rsidR="00FB42C4">
        <w:rPr>
          <w:rFonts w:ascii="Times New Roman" w:hAnsi="Times New Roman" w:cs="Times New Roman"/>
          <w:lang w:val="ru-RU"/>
        </w:rPr>
        <w:t>мы</w:t>
      </w:r>
      <w:r w:rsidR="00DE3C0A">
        <w:rPr>
          <w:rFonts w:ascii="Times New Roman" w:hAnsi="Times New Roman" w:cs="Times New Roman"/>
          <w:lang w:val="ru-RU"/>
        </w:rPr>
        <w:t xml:space="preserve"> </w:t>
      </w:r>
      <w:r w:rsidR="00103F0B">
        <w:rPr>
          <w:rFonts w:ascii="Times New Roman" w:hAnsi="Times New Roman" w:cs="Times New Roman"/>
          <w:lang w:val="ru-RU"/>
        </w:rPr>
        <w:t>у лабораторных животных</w:t>
      </w:r>
      <w:r w:rsidR="00FB42C4">
        <w:rPr>
          <w:rFonts w:ascii="Times New Roman" w:hAnsi="Times New Roman" w:cs="Times New Roman"/>
          <w:lang w:val="ru-RU"/>
        </w:rPr>
        <w:t>,</w:t>
      </w:r>
      <w:r w:rsidR="001D5237">
        <w:rPr>
          <w:rFonts w:ascii="Times New Roman" w:hAnsi="Times New Roman" w:cs="Times New Roman"/>
          <w:lang w:val="ru-RU"/>
        </w:rPr>
        <w:t xml:space="preserve"> </w:t>
      </w:r>
      <w:r w:rsidR="00103F0B">
        <w:rPr>
          <w:rFonts w:ascii="Times New Roman" w:hAnsi="Times New Roman" w:cs="Times New Roman"/>
          <w:lang w:val="ru-RU"/>
        </w:rPr>
        <w:t xml:space="preserve">однако </w:t>
      </w:r>
      <w:r w:rsidR="00AB2E68">
        <w:rPr>
          <w:rFonts w:ascii="Times New Roman" w:hAnsi="Times New Roman" w:cs="Times New Roman"/>
          <w:lang w:val="ru-RU"/>
        </w:rPr>
        <w:t xml:space="preserve">большинство </w:t>
      </w:r>
      <w:r w:rsidR="00103F0B">
        <w:rPr>
          <w:rFonts w:ascii="Times New Roman" w:hAnsi="Times New Roman" w:cs="Times New Roman"/>
          <w:lang w:val="ru-RU"/>
        </w:rPr>
        <w:t>из них</w:t>
      </w:r>
      <w:r w:rsidR="00103F0B">
        <w:rPr>
          <w:rFonts w:ascii="Times New Roman" w:hAnsi="Times New Roman" w:cs="Times New Roman"/>
          <w:lang w:val="ru-RU"/>
        </w:rPr>
        <w:t xml:space="preserve"> </w:t>
      </w:r>
      <w:r w:rsidR="00AB2E68">
        <w:rPr>
          <w:rFonts w:ascii="Times New Roman" w:hAnsi="Times New Roman" w:cs="Times New Roman"/>
          <w:lang w:val="ru-RU"/>
        </w:rPr>
        <w:t>разработаны для мышей и крыс</w:t>
      </w:r>
      <w:r w:rsidR="0039717B">
        <w:rPr>
          <w:rFonts w:ascii="Times New Roman" w:hAnsi="Times New Roman" w:cs="Times New Roman"/>
          <w:lang w:val="ru-RU"/>
        </w:rPr>
        <w:t>.</w:t>
      </w:r>
      <w:r w:rsidR="00AB2D8C" w:rsidRPr="00AB2D8C">
        <w:rPr>
          <w:rFonts w:ascii="Times New Roman" w:hAnsi="Times New Roman" w:cs="Times New Roman"/>
          <w:lang w:val="ru-RU"/>
        </w:rPr>
        <w:t xml:space="preserve"> </w:t>
      </w:r>
      <w:r>
        <w:rPr>
          <w:rFonts w:ascii="Times New Roman" w:hAnsi="Times New Roman" w:cs="Times New Roman"/>
          <w:lang w:val="ru-RU"/>
        </w:rPr>
        <w:t>Для исследования м</w:t>
      </w:r>
      <w:r w:rsidR="00AB2D8C">
        <w:rPr>
          <w:rFonts w:ascii="Times New Roman" w:hAnsi="Times New Roman" w:cs="Times New Roman"/>
          <w:lang w:val="ru-RU"/>
        </w:rPr>
        <w:t>етаболическ</w:t>
      </w:r>
      <w:r>
        <w:rPr>
          <w:rFonts w:ascii="Times New Roman" w:hAnsi="Times New Roman" w:cs="Times New Roman"/>
          <w:lang w:val="ru-RU"/>
        </w:rPr>
        <w:t>ого</w:t>
      </w:r>
      <w:r w:rsidR="00AB2D8C" w:rsidRPr="00711D59">
        <w:rPr>
          <w:rFonts w:ascii="Times New Roman" w:hAnsi="Times New Roman" w:cs="Times New Roman"/>
          <w:lang w:val="ru-RU"/>
        </w:rPr>
        <w:t xml:space="preserve"> </w:t>
      </w:r>
      <w:r w:rsidR="00AB2D8C">
        <w:rPr>
          <w:rFonts w:ascii="Times New Roman" w:hAnsi="Times New Roman" w:cs="Times New Roman"/>
          <w:lang w:val="ru-RU"/>
        </w:rPr>
        <w:t>синдром</w:t>
      </w:r>
      <w:r>
        <w:rPr>
          <w:rFonts w:ascii="Times New Roman" w:hAnsi="Times New Roman" w:cs="Times New Roman"/>
          <w:lang w:val="ru-RU"/>
        </w:rPr>
        <w:t>а</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и</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диабет</w:t>
      </w:r>
      <w:r>
        <w:rPr>
          <w:rFonts w:ascii="Times New Roman" w:hAnsi="Times New Roman" w:cs="Times New Roman"/>
          <w:lang w:val="ru-RU"/>
        </w:rPr>
        <w:t>а также преимущественно используют мышиные модели.</w:t>
      </w:r>
      <w:r>
        <w:rPr>
          <w:rFonts w:ascii="Times New Roman" w:hAnsi="Times New Roman" w:cs="Times New Roman"/>
          <w:lang w:val="ru-RU"/>
        </w:rPr>
        <w:t xml:space="preserve"> </w:t>
      </w:r>
      <w:r w:rsidRPr="001F342D">
        <w:rPr>
          <w:rFonts w:ascii="Times New Roman" w:hAnsi="Times New Roman" w:cs="Times New Roman"/>
          <w:color w:val="000000"/>
        </w:rPr>
        <w:t>Coronavirus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disease</w:t>
      </w:r>
      <w:r w:rsidRPr="00E94FE5">
        <w:rPr>
          <w:rFonts w:ascii="Times New Roman" w:hAnsi="Times New Roman" w:cs="Times New Roman"/>
          <w:color w:val="000000"/>
          <w:lang w:val="ru-RU"/>
        </w:rPr>
        <w:t xml:space="preserve">-19 </w:t>
      </w:r>
      <w:r w:rsidRPr="001F342D">
        <w:rPr>
          <w:rFonts w:ascii="Times New Roman" w:hAnsi="Times New Roman" w:cs="Times New Roman"/>
          <w:color w:val="000000"/>
        </w:rPr>
        <w:t>pushed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hamster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modeling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the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forefront</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due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its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advantages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over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mice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recapitulating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human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pathology</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transmission</w:t>
      </w:r>
      <w:r w:rsidRPr="00E94FE5">
        <w:rPr>
          <w:rFonts w:ascii="Times New Roman" w:hAnsi="Times New Roman" w:cs="Times New Roman"/>
          <w:color w:val="000000"/>
          <w:lang w:val="ru-RU"/>
        </w:rPr>
        <w:t xml:space="preserve"> (</w:t>
      </w:r>
      <w:r w:rsidRPr="001F342D">
        <w:rPr>
          <w:rFonts w:ascii="Times New Roman" w:hAnsi="Times New Roman" w:cs="Times New Roman"/>
        </w:rPr>
        <w:t>Reyna</w:t>
      </w:r>
      <w:r w:rsidRPr="00E94FE5">
        <w:rPr>
          <w:rFonts w:ascii="Times New Roman" w:hAnsi="Times New Roman" w:cs="Times New Roman"/>
          <w:lang w:val="ru-RU"/>
        </w:rPr>
        <w:t xml:space="preserve"> </w:t>
      </w:r>
      <w:r w:rsidRPr="001F342D">
        <w:rPr>
          <w:rFonts w:ascii="Times New Roman" w:hAnsi="Times New Roman" w:cs="Times New Roman"/>
        </w:rPr>
        <w:t>et</w:t>
      </w:r>
      <w:r w:rsidRPr="00E94FE5">
        <w:rPr>
          <w:rFonts w:ascii="Times New Roman" w:hAnsi="Times New Roman" w:cs="Times New Roman"/>
          <w:lang w:val="ru-RU"/>
        </w:rPr>
        <w:t xml:space="preserve"> </w:t>
      </w:r>
      <w:r w:rsidRPr="001F342D">
        <w:rPr>
          <w:rFonts w:ascii="Times New Roman" w:hAnsi="Times New Roman" w:cs="Times New Roman"/>
        </w:rPr>
        <w:t>al</w:t>
      </w:r>
      <w:r w:rsidRPr="00E94FE5">
        <w:rPr>
          <w:rFonts w:ascii="Times New Roman" w:hAnsi="Times New Roman" w:cs="Times New Roman"/>
          <w:lang w:val="ru-RU"/>
        </w:rPr>
        <w:t>., 2025</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однако</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на</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данный</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момент</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мыши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крысы</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остаются</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основными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лабораторными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животными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для изучения различных заболеваний</w:t>
      </w:r>
      <w:r w:rsidRPr="00E94FE5">
        <w:rPr>
          <w:rFonts w:ascii="Times New Roman" w:hAnsi="Times New Roman" w:cs="Times New Roman"/>
          <w:color w:val="000000"/>
          <w:lang w:val="ru-RU"/>
        </w:rPr>
        <w:t>.</w:t>
      </w:r>
      <w:r>
        <w:rPr>
          <w:rFonts w:ascii="Times New Roman" w:hAnsi="Times New Roman" w:cs="Times New Roman"/>
          <w:color w:val="000000"/>
          <w:lang w:val="ru-RU"/>
        </w:rPr>
        <w:t xml:space="preserve"> Одна из причин</w:t>
      </w:r>
      <w:r w:rsidR="00DB44DE">
        <w:rPr>
          <w:rFonts w:ascii="Times New Roman" w:hAnsi="Times New Roman" w:cs="Times New Roman"/>
          <w:color w:val="000000"/>
          <w:lang w:val="ru-RU"/>
        </w:rPr>
        <w:t xml:space="preserve">, из-за которых исследователи отдают предпочтение крысам и мышам заключается в том, что </w:t>
      </w:r>
      <w:r w:rsidR="00DB44DE">
        <w:rPr>
          <w:rFonts w:ascii="Times New Roman" w:hAnsi="Times New Roman" w:cs="Times New Roman"/>
          <w:lang w:val="ru-RU"/>
        </w:rPr>
        <w:t>с</w:t>
      </w:r>
      <w:r w:rsidR="00630DBE">
        <w:rPr>
          <w:rFonts w:ascii="Times New Roman" w:hAnsi="Times New Roman" w:cs="Times New Roman"/>
          <w:lang w:val="ru-RU"/>
        </w:rPr>
        <w:t xml:space="preserve">уществует множество коммерчески доступных </w:t>
      </w:r>
      <w:r w:rsidR="00630DBE" w:rsidRPr="001F342D">
        <w:rPr>
          <w:rFonts w:ascii="Times New Roman" w:hAnsi="Times New Roman" w:cs="Times New Roman"/>
          <w:color w:val="000000"/>
        </w:rPr>
        <w:t>transgenic</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and</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knock</w:t>
      </w:r>
      <w:r w:rsidR="00630DBE" w:rsidRPr="00630DBE">
        <w:rPr>
          <w:rFonts w:ascii="Times New Roman" w:hAnsi="Times New Roman" w:cs="Times New Roman"/>
          <w:color w:val="000000"/>
          <w:lang w:val="ru-RU"/>
        </w:rPr>
        <w:t>-</w:t>
      </w:r>
      <w:r w:rsidR="00630DBE" w:rsidRPr="001F342D">
        <w:rPr>
          <w:rFonts w:ascii="Times New Roman" w:hAnsi="Times New Roman" w:cs="Times New Roman"/>
          <w:color w:val="000000"/>
        </w:rPr>
        <w:t>out</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mouse</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strains</w:t>
      </w:r>
      <w:r w:rsidR="00630DBE" w:rsidRPr="00630DBE">
        <w:rPr>
          <w:rFonts w:ascii="Times New Roman" w:hAnsi="Times New Roman" w:cs="Times New Roman"/>
          <w:color w:val="000000"/>
          <w:lang w:val="ru-RU"/>
        </w:rPr>
        <w:t xml:space="preserve"> </w:t>
      </w:r>
      <w:r w:rsidR="00630DBE">
        <w:rPr>
          <w:rFonts w:ascii="Times New Roman" w:hAnsi="Times New Roman" w:cs="Times New Roman"/>
          <w:color w:val="000000"/>
          <w:lang w:val="ru-RU"/>
        </w:rPr>
        <w:t>для исследования различных патологий</w:t>
      </w:r>
      <w:r w:rsidR="00DB44DE">
        <w:rPr>
          <w:rFonts w:ascii="Times New Roman" w:hAnsi="Times New Roman" w:cs="Times New Roman"/>
          <w:color w:val="000000"/>
          <w:lang w:val="ru-RU"/>
        </w:rPr>
        <w:t>, как в их изолированном проявлении, так и в комбинации с другими заболеваниями.</w:t>
      </w:r>
      <w:r w:rsidR="00630DBE">
        <w:rPr>
          <w:rFonts w:ascii="Times New Roman" w:hAnsi="Times New Roman" w:cs="Times New Roman"/>
          <w:color w:val="000000"/>
          <w:lang w:val="ru-RU"/>
        </w:rPr>
        <w:t xml:space="preserve"> </w:t>
      </w:r>
      <w:r w:rsidR="00630DBE" w:rsidRPr="00630DBE">
        <w:rPr>
          <w:rFonts w:ascii="Times New Roman" w:hAnsi="Times New Roman" w:cs="Times New Roman"/>
          <w:color w:val="000000"/>
          <w:lang w:val="ru-RU"/>
        </w:rPr>
        <w:t>(</w:t>
      </w:r>
      <w:r w:rsidR="00630DBE" w:rsidRPr="001F342D">
        <w:rPr>
          <w:rFonts w:ascii="Times New Roman" w:hAnsi="Times New Roman" w:cs="Times New Roman"/>
        </w:rPr>
        <w:t>Wong</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et</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al</w:t>
      </w:r>
      <w:r w:rsidR="00630DBE" w:rsidRPr="00630DBE">
        <w:rPr>
          <w:rFonts w:ascii="Times New Roman" w:hAnsi="Times New Roman" w:cs="Times New Roman"/>
          <w:lang w:val="ru-RU"/>
        </w:rPr>
        <w:t>., 2016</w:t>
      </w:r>
      <w:r w:rsidR="00630DBE" w:rsidRPr="00630DBE">
        <w:rPr>
          <w:rFonts w:ascii="Times New Roman" w:hAnsi="Times New Roman" w:cs="Times New Roman"/>
          <w:color w:val="000000"/>
          <w:lang w:val="ru-RU"/>
        </w:rPr>
        <w:t>)</w:t>
      </w:r>
      <w:r w:rsidR="003F71F0">
        <w:rPr>
          <w:rFonts w:ascii="Times New Roman" w:hAnsi="Times New Roman" w:cs="Times New Roman"/>
          <w:color w:val="000000"/>
          <w:lang w:val="ru-RU"/>
        </w:rPr>
        <w:t xml:space="preserve">. </w:t>
      </w:r>
      <w:r w:rsidR="0039717B">
        <w:rPr>
          <w:rFonts w:ascii="Times New Roman" w:hAnsi="Times New Roman" w:cs="Times New Roman"/>
          <w:lang w:val="ru-RU"/>
        </w:rPr>
        <w:t xml:space="preserve">Некоторые методы можно адаптировать под </w:t>
      </w:r>
      <w:r w:rsidR="0039717B">
        <w:rPr>
          <w:rFonts w:ascii="Times New Roman" w:hAnsi="Times New Roman" w:cs="Times New Roman"/>
        </w:rPr>
        <w:t>M</w:t>
      </w:r>
      <w:r w:rsidR="0039717B" w:rsidRPr="0039717B">
        <w:rPr>
          <w:rFonts w:ascii="Times New Roman" w:hAnsi="Times New Roman" w:cs="Times New Roman"/>
          <w:lang w:val="ru-RU"/>
        </w:rPr>
        <w:t xml:space="preserve">. </w:t>
      </w:r>
      <w:proofErr w:type="gramStart"/>
      <w:r w:rsidR="0039717B">
        <w:rPr>
          <w:rFonts w:ascii="Times New Roman" w:hAnsi="Times New Roman" w:cs="Times New Roman"/>
        </w:rPr>
        <w:t>auratus</w:t>
      </w:r>
      <w:proofErr w:type="gramEnd"/>
      <w:r w:rsidR="0039717B">
        <w:rPr>
          <w:rFonts w:ascii="Times New Roman" w:hAnsi="Times New Roman" w:cs="Times New Roman"/>
          <w:lang w:val="ru-RU"/>
        </w:rPr>
        <w:t xml:space="preserve"> однако это может </w:t>
      </w:r>
      <w:r w:rsidR="00C70844">
        <w:rPr>
          <w:rFonts w:ascii="Times New Roman" w:hAnsi="Times New Roman" w:cs="Times New Roman"/>
          <w:lang w:val="ru-RU"/>
        </w:rPr>
        <w:t>снижа</w:t>
      </w:r>
      <w:r w:rsidR="00DB44DE">
        <w:rPr>
          <w:rFonts w:ascii="Times New Roman" w:hAnsi="Times New Roman" w:cs="Times New Roman"/>
          <w:lang w:val="ru-RU"/>
        </w:rPr>
        <w:t>ть</w:t>
      </w:r>
      <w:r w:rsidR="00C70844">
        <w:rPr>
          <w:rFonts w:ascii="Times New Roman" w:hAnsi="Times New Roman" w:cs="Times New Roman"/>
          <w:lang w:val="ru-RU"/>
        </w:rPr>
        <w:t xml:space="preserve"> потенциал </w:t>
      </w:r>
      <w:r w:rsidR="00D274D0">
        <w:rPr>
          <w:rFonts w:ascii="Times New Roman" w:hAnsi="Times New Roman" w:cs="Times New Roman"/>
          <w:lang w:val="ru-RU"/>
        </w:rPr>
        <w:t>сравнения полученны</w:t>
      </w:r>
      <w:r w:rsidR="009016B9">
        <w:rPr>
          <w:rFonts w:ascii="Times New Roman" w:hAnsi="Times New Roman" w:cs="Times New Roman"/>
          <w:lang w:val="ru-RU"/>
        </w:rPr>
        <w:t>х</w:t>
      </w:r>
      <w:r w:rsidR="00D274D0">
        <w:rPr>
          <w:rFonts w:ascii="Times New Roman" w:hAnsi="Times New Roman" w:cs="Times New Roman"/>
          <w:lang w:val="ru-RU"/>
        </w:rPr>
        <w:t xml:space="preserve"> результатов с литературными данными. </w:t>
      </w:r>
      <w:r w:rsidR="00036121" w:rsidRPr="00166D23">
        <w:rPr>
          <w:rFonts w:ascii="Times New Roman" w:hAnsi="Times New Roman" w:cs="Times New Roman"/>
          <w:lang w:val="ru-RU"/>
        </w:rPr>
        <w:t xml:space="preserve">В этом контексте выбор </w:t>
      </w:r>
      <w:r w:rsidR="00E91998">
        <w:rPr>
          <w:rFonts w:ascii="Times New Roman" w:hAnsi="Times New Roman" w:cs="Times New Roman"/>
          <w:lang w:val="ru-RU"/>
        </w:rPr>
        <w:t>оптимальной</w:t>
      </w:r>
      <w:r w:rsidR="00036121"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w:t>
      </w:r>
      <w:ins w:id="11" w:author="Yaroslave Kapushchak" w:date="2026-10-02T15:45:00Z" w16du:dateUtc="2026-10-02T08:45:00Z">
        <w:r w:rsidR="00DB44DE">
          <w:rPr>
            <w:rFonts w:ascii="Times New Roman" w:hAnsi="Times New Roman" w:cs="Times New Roman"/>
            <w:lang w:val="ru-RU"/>
          </w:rPr>
          <w:t xml:space="preserve"> различных заболеваний, в том числе</w:t>
        </w:r>
      </w:ins>
      <w:r w:rsidR="00036121" w:rsidRPr="00166D23">
        <w:rPr>
          <w:rFonts w:ascii="Times New Roman" w:hAnsi="Times New Roman" w:cs="Times New Roman"/>
          <w:lang w:val="ru-RU"/>
        </w:rPr>
        <w:t xml:space="preserve"> </w:t>
      </w:r>
      <w:r w:rsidR="009016B9">
        <w:rPr>
          <w:rFonts w:ascii="Times New Roman" w:hAnsi="Times New Roman" w:cs="Times New Roman"/>
          <w:lang w:val="ru-RU"/>
        </w:rPr>
        <w:t>описторхоза</w:t>
      </w:r>
      <w:r w:rsidR="00036121" w:rsidRPr="00166D23">
        <w:rPr>
          <w:rFonts w:ascii="Times New Roman" w:hAnsi="Times New Roman" w:cs="Times New Roman"/>
          <w:lang w:val="ru-RU"/>
        </w:rPr>
        <w:t>.</w:t>
      </w:r>
    </w:p>
    <w:p w14:paraId="0B8A34A1" w14:textId="4E61412B" w:rsidR="00C532C6" w:rsidRDefault="00400B6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rPr>
        <w:t>As</w:t>
      </w:r>
      <w:r w:rsidRPr="00166D23">
        <w:rPr>
          <w:rFonts w:ascii="Times New Roman" w:hAnsi="Times New Roman" w:cs="Times New Roman"/>
          <w:lang w:val="ru-RU"/>
        </w:rPr>
        <w:t xml:space="preserve"> </w:t>
      </w:r>
      <w:r w:rsidRPr="00166D23">
        <w:rPr>
          <w:rFonts w:ascii="Times New Roman" w:hAnsi="Times New Roman" w:cs="Times New Roman"/>
        </w:rPr>
        <w:t>expected</w:t>
      </w:r>
      <w:r w:rsidRPr="00166D23">
        <w:rPr>
          <w:rFonts w:ascii="Times New Roman" w:hAnsi="Times New Roman" w:cs="Times New Roman"/>
          <w:lang w:val="ru-RU"/>
        </w:rPr>
        <w:t xml:space="preserve"> сирийские хомячки </w:t>
      </w:r>
      <w:r>
        <w:rPr>
          <w:rFonts w:ascii="Times New Roman" w:hAnsi="Times New Roman" w:cs="Times New Roman"/>
          <w:lang w:val="ru-RU"/>
        </w:rPr>
        <w:t>имели наиболее выраженные проявления</w:t>
      </w:r>
      <w:r w:rsidRPr="00166D23">
        <w:rPr>
          <w:rFonts w:ascii="Times New Roman" w:hAnsi="Times New Roman" w:cs="Times New Roman"/>
          <w:lang w:val="ru-RU"/>
        </w:rPr>
        <w:t xml:space="preserve"> инвазии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 воспаление, фиброз, а также показатели АЛТ и АСТ у них достига</w:t>
      </w:r>
      <w:r>
        <w:rPr>
          <w:rFonts w:ascii="Times New Roman" w:hAnsi="Times New Roman" w:cs="Times New Roman"/>
          <w:lang w:val="ru-RU"/>
        </w:rPr>
        <w:t>ли</w:t>
      </w:r>
      <w:r w:rsidRPr="00166D23">
        <w:rPr>
          <w:rFonts w:ascii="Times New Roman" w:hAnsi="Times New Roman" w:cs="Times New Roman"/>
          <w:lang w:val="ru-RU"/>
        </w:rPr>
        <w:t xml:space="preserve"> наибольших значений</w:t>
      </w:r>
      <w:r>
        <w:rPr>
          <w:rFonts w:ascii="Times New Roman" w:hAnsi="Times New Roman" w:cs="Times New Roman"/>
          <w:lang w:val="ru-RU"/>
        </w:rPr>
        <w:t>. Это</w:t>
      </w:r>
      <w:r w:rsidRPr="00166D23">
        <w:rPr>
          <w:rFonts w:ascii="Times New Roman" w:hAnsi="Times New Roman" w:cs="Times New Roman"/>
          <w:lang w:val="ru-RU"/>
        </w:rPr>
        <w:t xml:space="preserve"> согласуются с </w:t>
      </w:r>
      <w:r>
        <w:rPr>
          <w:rFonts w:ascii="Times New Roman" w:hAnsi="Times New Roman" w:cs="Times New Roman"/>
          <w:lang w:val="ru-RU"/>
        </w:rPr>
        <w:t>изменениями, характерными для</w:t>
      </w:r>
      <w:r w:rsidRPr="00166D23">
        <w:rPr>
          <w:rFonts w:ascii="Times New Roman" w:hAnsi="Times New Roman" w:cs="Times New Roman"/>
          <w:lang w:val="ru-RU"/>
        </w:rPr>
        <w:t xml:space="preserve"> людей, с хронической формой </w:t>
      </w:r>
      <w:r w:rsidRPr="00166D23">
        <w:rPr>
          <w:rFonts w:ascii="Times New Roman" w:hAnsi="Times New Roman" w:cs="Times New Roman"/>
          <w:i/>
          <w:iCs/>
        </w:rPr>
        <w:t>O</w:t>
      </w:r>
      <w:r w:rsidRPr="00166D23">
        <w:rPr>
          <w:rFonts w:ascii="Times New Roman" w:hAnsi="Times New Roman" w:cs="Times New Roman"/>
          <w:i/>
          <w:iCs/>
          <w:lang w:val="ru-RU"/>
        </w:rPr>
        <w:t xml:space="preserve">. </w:t>
      </w:r>
      <w:r w:rsidRPr="00166D23">
        <w:rPr>
          <w:rFonts w:ascii="Times New Roman" w:hAnsi="Times New Roman" w:cs="Times New Roman"/>
          <w:i/>
          <w:iCs/>
        </w:rPr>
        <w:t>felineus</w:t>
      </w:r>
      <w:r w:rsidRPr="00166D23">
        <w:rPr>
          <w:rFonts w:ascii="Times New Roman" w:hAnsi="Times New Roman" w:cs="Times New Roman"/>
          <w:lang w:val="ru-RU"/>
        </w:rPr>
        <w:t xml:space="preserve"> инфекции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Lvova</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2012)</w:t>
      </w:r>
      <w:r w:rsidRPr="00166D23">
        <w:rPr>
          <w:rFonts w:ascii="Times New Roman" w:hAnsi="Times New Roman" w:cs="Times New Roman"/>
          <w:lang w:val="ru-RU"/>
        </w:rPr>
        <w:fldChar w:fldCharType="end"/>
      </w:r>
      <w:r w:rsidRPr="00166D23">
        <w:rPr>
          <w:rFonts w:ascii="Times New Roman" w:hAnsi="Times New Roman" w:cs="Times New Roman"/>
          <w:lang w:val="ru-RU"/>
        </w:rPr>
        <w:t>. Также количество</w:t>
      </w:r>
      <w:r w:rsidR="003F71F0">
        <w:rPr>
          <w:rFonts w:ascii="Times New Roman" w:hAnsi="Times New Roman" w:cs="Times New Roman"/>
          <w:lang w:val="ru-RU"/>
        </w:rPr>
        <w:t xml:space="preserve"> выделенных </w:t>
      </w:r>
      <w:r w:rsidR="004D79EE">
        <w:rPr>
          <w:rFonts w:ascii="Times New Roman" w:hAnsi="Times New Roman" w:cs="Times New Roman"/>
          <w:lang w:val="ru-RU"/>
        </w:rPr>
        <w:t xml:space="preserve">из печени </w:t>
      </w:r>
      <w:r w:rsidRPr="00166D23">
        <w:rPr>
          <w:rFonts w:ascii="Times New Roman" w:hAnsi="Times New Roman" w:cs="Times New Roman"/>
          <w:lang w:val="ru-RU"/>
        </w:rPr>
        <w:t>червей</w:t>
      </w:r>
      <w:r w:rsidR="003F71F0">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чувствительностью к описторхозу. Тем не менее, в небольшом количестве описторхиды приживились и у них. </w:t>
      </w:r>
      <w:r w:rsidR="00E85033">
        <w:rPr>
          <w:rFonts w:ascii="Times New Roman" w:hAnsi="Times New Roman" w:cs="Times New Roman"/>
          <w:lang w:val="ru-RU"/>
        </w:rPr>
        <w:t>В</w:t>
      </w:r>
      <w:r w:rsidR="00E85033" w:rsidRPr="00166D23">
        <w:rPr>
          <w:rFonts w:ascii="Times New Roman" w:hAnsi="Times New Roman" w:cs="Times New Roman"/>
          <w:lang w:val="ru-RU"/>
        </w:rPr>
        <w:t xml:space="preserve">оспалительные, </w:t>
      </w:r>
      <w:r w:rsidR="00E85033" w:rsidRPr="00E85033">
        <w:rPr>
          <w:rFonts w:ascii="Times New Roman" w:hAnsi="Times New Roman" w:cs="Times New Roman"/>
          <w:highlight w:val="yellow"/>
          <w:lang w:val="ru-RU"/>
        </w:rPr>
        <w:t>пролиферативные</w:t>
      </w:r>
      <w:r w:rsidR="00E85033" w:rsidRPr="00166D23">
        <w:rPr>
          <w:rFonts w:ascii="Times New Roman" w:hAnsi="Times New Roman" w:cs="Times New Roman"/>
          <w:lang w:val="ru-RU"/>
        </w:rPr>
        <w:t xml:space="preserve"> и фиброзные изменения в печени были сопоставимы у двух линий мышей BALB/c и C57Bl/6j. Уровни фиброза не отличались между линиями мышей, хотя были ниже, чем у зараженных хомячков. </w:t>
      </w:r>
      <w:r w:rsidRPr="00166D23">
        <w:rPr>
          <w:rFonts w:ascii="Times New Roman" w:hAnsi="Times New Roman" w:cs="Times New Roman"/>
          <w:lang w:val="ru-RU"/>
        </w:rPr>
        <w:t xml:space="preserve">Крысы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Pr>
          <w:rFonts w:ascii="Times New Roman" w:hAnsi="Times New Roman" w:cs="Times New Roman"/>
          <w:lang w:val="ru-RU"/>
        </w:rPr>
        <w:t>.</w:t>
      </w:r>
      <w:r w:rsidR="004033F1" w:rsidRPr="004033F1">
        <w:rPr>
          <w:rFonts w:ascii="Times New Roman" w:hAnsi="Times New Roman" w:cs="Times New Roman"/>
          <w:lang w:val="ru-RU"/>
        </w:rPr>
        <w:t xml:space="preserve"> </w:t>
      </w:r>
    </w:p>
    <w:p w14:paraId="7962166F" w14:textId="42467109" w:rsidR="004033F1" w:rsidRPr="00166D23" w:rsidRDefault="004033F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на 3 месяце инфекции, 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и было сравнимо скорее с 1-ым месяцем. Это указывает на то, что у мышей </w:t>
      </w:r>
      <w:proofErr w:type="spellStart"/>
      <w:r w:rsidRPr="00166D23">
        <w:rPr>
          <w:rFonts w:ascii="Times New Roman" w:hAnsi="Times New Roman" w:cs="Times New Roman"/>
          <w:lang w:val="ru-RU"/>
        </w:rPr>
        <w:t>описторхи</w:t>
      </w:r>
      <w:proofErr w:type="spellEnd"/>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не достигают половой зрелости к 3-му месяцу</w:t>
      </w:r>
      <w:r w:rsidR="00E31D20">
        <w:rPr>
          <w:rFonts w:ascii="Times New Roman" w:hAnsi="Times New Roman" w:cs="Times New Roman"/>
          <w:lang w:val="ru-RU"/>
        </w:rPr>
        <w:t xml:space="preserve"> у мышей</w:t>
      </w:r>
      <w:r w:rsidRPr="00166D23">
        <w:rPr>
          <w:rFonts w:ascii="Times New Roman" w:hAnsi="Times New Roman" w:cs="Times New Roman"/>
          <w:lang w:val="ru-RU"/>
        </w:rPr>
        <w:t xml:space="preserve">. </w:t>
      </w:r>
    </w:p>
    <w:p w14:paraId="524B814E" w14:textId="4777B279" w:rsidR="00720F4C" w:rsidRDefault="007E39A9"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00036121"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006457D3" w:rsidRPr="00166D23">
        <w:rPr>
          <w:rFonts w:ascii="Times New Roman" w:hAnsi="Times New Roman" w:cs="Times New Roman"/>
          <w:lang w:val="ru-RU"/>
        </w:rPr>
        <w:t>.</w:t>
      </w:r>
      <w:r w:rsidR="00036121" w:rsidRPr="00166D23">
        <w:rPr>
          <w:rFonts w:ascii="Times New Roman" w:hAnsi="Times New Roman" w:cs="Times New Roman"/>
          <w:lang w:val="ru-RU"/>
        </w:rPr>
        <w:t xml:space="preserve"> </w:t>
      </w:r>
      <w:r w:rsidR="006457D3" w:rsidRPr="00166D23">
        <w:rPr>
          <w:rFonts w:ascii="Times New Roman" w:hAnsi="Times New Roman" w:cs="Times New Roman"/>
          <w:lang w:val="ru-RU"/>
        </w:rPr>
        <w:t>Х</w:t>
      </w:r>
      <w:r w:rsidR="00036121" w:rsidRPr="00166D23">
        <w:rPr>
          <w:rFonts w:ascii="Times New Roman" w:hAnsi="Times New Roman" w:cs="Times New Roman"/>
          <w:lang w:val="ru-RU"/>
        </w:rPr>
        <w:t>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00036121" w:rsidRPr="00166D23">
        <w:rPr>
          <w:rFonts w:ascii="Times New Roman" w:hAnsi="Times New Roman" w:cs="Times New Roman"/>
          <w:lang w:val="ru-RU"/>
        </w:rPr>
        <w:t>Tangkawattana</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xml:space="preserve">., 2024; </w:t>
      </w:r>
      <w:proofErr w:type="spellStart"/>
      <w:r w:rsidR="00036121" w:rsidRPr="00166D23">
        <w:rPr>
          <w:rFonts w:ascii="Times New Roman" w:hAnsi="Times New Roman" w:cs="Times New Roman"/>
          <w:lang w:val="ru-RU"/>
        </w:rPr>
        <w:t>Srisai</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2024).</w:t>
      </w:r>
      <w:r w:rsidR="00D15203" w:rsidRPr="00166D23">
        <w:rPr>
          <w:rFonts w:ascii="Times New Roman" w:hAnsi="Times New Roman" w:cs="Times New Roman"/>
          <w:lang w:val="ru-RU"/>
        </w:rPr>
        <w:t xml:space="preserve"> </w:t>
      </w:r>
      <w:r w:rsidR="00D15203" w:rsidRPr="00166D23">
        <w:rPr>
          <w:rFonts w:ascii="Times New Roman" w:hAnsi="Times New Roman" w:cs="Times New Roman"/>
          <w:i/>
          <w:iCs/>
          <w:lang w:val="ru-RU"/>
        </w:rPr>
        <w:t>O. viverrini</w:t>
      </w:r>
      <w:r w:rsidR="00D15203" w:rsidRPr="00166D23">
        <w:rPr>
          <w:rFonts w:ascii="Times New Roman" w:hAnsi="Times New Roman" w:cs="Times New Roman"/>
          <w:lang w:val="ru-RU"/>
        </w:rPr>
        <w:t xml:space="preserve"> также</w:t>
      </w:r>
      <w:r w:rsidR="00720F4C">
        <w:rPr>
          <w:rFonts w:ascii="Times New Roman" w:hAnsi="Times New Roman" w:cs="Times New Roman"/>
          <w:lang w:val="ru-RU"/>
        </w:rPr>
        <w:t xml:space="preserve"> как и </w:t>
      </w:r>
      <w:r w:rsidR="00720F4C">
        <w:rPr>
          <w:rFonts w:ascii="Times New Roman" w:hAnsi="Times New Roman" w:cs="Times New Roman"/>
        </w:rPr>
        <w:t>O</w:t>
      </w:r>
      <w:r w:rsidR="00720F4C" w:rsidRPr="00720F4C">
        <w:rPr>
          <w:rFonts w:ascii="Times New Roman" w:hAnsi="Times New Roman" w:cs="Times New Roman"/>
          <w:lang w:val="ru-RU"/>
        </w:rPr>
        <w:t xml:space="preserve">. </w:t>
      </w:r>
      <w:r w:rsidR="00720F4C">
        <w:rPr>
          <w:rFonts w:ascii="Times New Roman" w:hAnsi="Times New Roman" w:cs="Times New Roman"/>
        </w:rPr>
        <w:t>felineus</w:t>
      </w:r>
      <w:r w:rsidR="00D15203" w:rsidRPr="00166D23">
        <w:rPr>
          <w:rFonts w:ascii="Times New Roman" w:hAnsi="Times New Roman" w:cs="Times New Roman"/>
          <w:lang w:val="ru-RU"/>
        </w:rPr>
        <w:t xml:space="preserve"> не приживается у крыс</w:t>
      </w:r>
      <w:r w:rsidR="00CF5A10" w:rsidRPr="00166D23">
        <w:rPr>
          <w:rFonts w:ascii="Times New Roman" w:hAnsi="Times New Roman" w:cs="Times New Roman"/>
          <w:lang w:val="ru-RU"/>
        </w:rPr>
        <w:t xml:space="preserve"> (</w:t>
      </w:r>
      <w:bookmarkStart w:id="12" w:name="_Hlk235028707"/>
      <w:proofErr w:type="spellStart"/>
      <w:r w:rsidR="002F0266" w:rsidRPr="001F342D">
        <w:rPr>
          <w:rFonts w:ascii="Times New Roman" w:hAnsi="Times New Roman" w:cs="Times New Roman"/>
        </w:rPr>
        <w:t>Boonmars</w:t>
      </w:r>
      <w:proofErr w:type="spellEnd"/>
      <w:r w:rsidR="002F0266" w:rsidRPr="002F0266">
        <w:rPr>
          <w:rFonts w:ascii="Times New Roman" w:hAnsi="Times New Roman" w:cs="Times New Roman"/>
          <w:lang w:val="ru-RU"/>
        </w:rPr>
        <w:t xml:space="preserve"> </w:t>
      </w:r>
      <w:r w:rsidR="002F0266" w:rsidRPr="001F342D">
        <w:rPr>
          <w:rFonts w:ascii="Times New Roman" w:hAnsi="Times New Roman" w:cs="Times New Roman"/>
        </w:rPr>
        <w:t>et</w:t>
      </w:r>
      <w:r w:rsidR="002F0266" w:rsidRPr="002F0266">
        <w:rPr>
          <w:rFonts w:ascii="Times New Roman" w:hAnsi="Times New Roman" w:cs="Times New Roman"/>
          <w:lang w:val="ru-RU"/>
        </w:rPr>
        <w:t xml:space="preserve"> </w:t>
      </w:r>
      <w:r w:rsidR="002F0266" w:rsidRPr="001F342D">
        <w:rPr>
          <w:rFonts w:ascii="Times New Roman" w:hAnsi="Times New Roman" w:cs="Times New Roman"/>
        </w:rPr>
        <w:t>al</w:t>
      </w:r>
      <w:r w:rsidR="002F0266" w:rsidRPr="002F0266">
        <w:rPr>
          <w:rFonts w:ascii="Times New Roman" w:hAnsi="Times New Roman" w:cs="Times New Roman"/>
          <w:lang w:val="ru-RU"/>
        </w:rPr>
        <w:t>., 2009</w:t>
      </w:r>
      <w:bookmarkEnd w:id="12"/>
      <w:r w:rsidR="00CF5A10" w:rsidRPr="00166D23">
        <w:rPr>
          <w:rFonts w:ascii="Times New Roman" w:hAnsi="Times New Roman" w:cs="Times New Roman"/>
          <w:lang w:val="ru-RU"/>
        </w:rPr>
        <w:t>)</w:t>
      </w:r>
      <w:r w:rsidR="00D15203" w:rsidRPr="00166D23">
        <w:rPr>
          <w:rFonts w:ascii="Times New Roman" w:hAnsi="Times New Roman" w:cs="Times New Roman"/>
          <w:lang w:val="ru-RU"/>
        </w:rPr>
        <w:t xml:space="preserve">. </w:t>
      </w:r>
      <w:r w:rsidR="00E348BE">
        <w:rPr>
          <w:rFonts w:ascii="Times New Roman" w:hAnsi="Times New Roman" w:cs="Times New Roman"/>
          <w:lang w:val="ru-RU"/>
        </w:rPr>
        <w:t>Однако</w:t>
      </w:r>
      <w:r w:rsidR="00720F4C" w:rsidRPr="00166D23">
        <w:rPr>
          <w:rFonts w:ascii="Times New Roman" w:hAnsi="Times New Roman" w:cs="Times New Roman"/>
          <w:lang w:val="ru-RU"/>
        </w:rPr>
        <w:t xml:space="preserve"> крысы могут быть чувствительны к другим трематодозам</w:t>
      </w:r>
      <w:r w:rsidR="00E348BE">
        <w:rPr>
          <w:rFonts w:ascii="Times New Roman" w:hAnsi="Times New Roman" w:cs="Times New Roman"/>
          <w:lang w:val="ru-RU"/>
        </w:rPr>
        <w:t>, например</w:t>
      </w:r>
      <w:r w:rsidR="00720F4C" w:rsidRPr="00166D23">
        <w:rPr>
          <w:rFonts w:ascii="Times New Roman" w:hAnsi="Times New Roman" w:cs="Times New Roman"/>
          <w:i/>
          <w:iCs/>
          <w:lang w:val="ru-RU"/>
        </w:rPr>
        <w:t xml:space="preserve"> C. sinensis</w:t>
      </w:r>
      <w:r w:rsidR="00E348BE">
        <w:rPr>
          <w:rFonts w:ascii="Times New Roman" w:hAnsi="Times New Roman" w:cs="Times New Roman"/>
          <w:i/>
          <w:iCs/>
          <w:lang w:val="ru-RU"/>
        </w:rPr>
        <w:t>.</w:t>
      </w:r>
      <w:r w:rsidR="00720F4C" w:rsidRPr="00166D23">
        <w:rPr>
          <w:rFonts w:ascii="Times New Roman" w:hAnsi="Times New Roman" w:cs="Times New Roman"/>
          <w:lang w:val="ru-RU"/>
        </w:rPr>
        <w:t xml:space="preserve"> </w:t>
      </w:r>
      <w:r w:rsidR="007E1FE8">
        <w:rPr>
          <w:rFonts w:ascii="Times New Roman" w:hAnsi="Times New Roman" w:cs="Times New Roman"/>
          <w:lang w:val="ru-RU"/>
        </w:rPr>
        <w:t xml:space="preserve">Этот </w:t>
      </w:r>
      <w:r w:rsidR="007E1FE8">
        <w:rPr>
          <w:rFonts w:ascii="Times New Roman" w:hAnsi="Times New Roman" w:cs="Times New Roman"/>
        </w:rPr>
        <w:t>liver</w:t>
      </w:r>
      <w:r w:rsidR="007E1FE8" w:rsidRPr="007E1FE8">
        <w:rPr>
          <w:rFonts w:ascii="Times New Roman" w:hAnsi="Times New Roman" w:cs="Times New Roman"/>
          <w:lang w:val="ru-RU"/>
        </w:rPr>
        <w:t xml:space="preserve"> </w:t>
      </w:r>
      <w:r w:rsidR="007E1FE8">
        <w:rPr>
          <w:rFonts w:ascii="Times New Roman" w:hAnsi="Times New Roman" w:cs="Times New Roman"/>
        </w:rPr>
        <w:t>fluke</w:t>
      </w:r>
      <w:r w:rsidR="007E1FE8" w:rsidRPr="007E1FE8">
        <w:rPr>
          <w:rFonts w:ascii="Times New Roman" w:hAnsi="Times New Roman" w:cs="Times New Roman"/>
          <w:lang w:val="ru-RU"/>
        </w:rPr>
        <w:t xml:space="preserve"> </w:t>
      </w:r>
      <w:r w:rsidR="00720F4C" w:rsidRPr="00166D23">
        <w:rPr>
          <w:rFonts w:ascii="Times New Roman" w:hAnsi="Times New Roman" w:cs="Times New Roman"/>
          <w:lang w:val="ru-RU"/>
        </w:rPr>
        <w:t xml:space="preserve">успешно приживается в желчных протоках крыс </w:t>
      </w:r>
      <w:proofErr w:type="spellStart"/>
      <w:r w:rsidR="00720F4C" w:rsidRPr="00166D23">
        <w:rPr>
          <w:rFonts w:ascii="Times New Roman" w:hAnsi="Times New Roman" w:cs="Times New Roman"/>
          <w:lang w:val="ru-RU"/>
        </w:rPr>
        <w:t>Sprague-Dawley</w:t>
      </w:r>
      <w:proofErr w:type="spellEnd"/>
      <w:r w:rsidR="00720F4C" w:rsidRPr="00166D23">
        <w:rPr>
          <w:rFonts w:ascii="Times New Roman" w:hAnsi="Times New Roman" w:cs="Times New Roman"/>
          <w:lang w:val="ru-RU"/>
        </w:rPr>
        <w:t xml:space="preserve"> и </w:t>
      </w:r>
      <w:proofErr w:type="spellStart"/>
      <w:r w:rsidR="00720F4C" w:rsidRPr="00166D23">
        <w:rPr>
          <w:rFonts w:ascii="Times New Roman" w:hAnsi="Times New Roman" w:cs="Times New Roman"/>
          <w:lang w:val="ru-RU"/>
        </w:rPr>
        <w:t>Wistar</w:t>
      </w:r>
      <w:proofErr w:type="spellEnd"/>
      <w:r w:rsidR="00720F4C" w:rsidRPr="00166D23">
        <w:rPr>
          <w:rFonts w:ascii="Times New Roman" w:hAnsi="Times New Roman" w:cs="Times New Roman"/>
          <w:lang w:val="ru-RU"/>
        </w:rPr>
        <w:t xml:space="preserve">, вызывая гиперплазию эпителия и перидуктальный фиброз, что делает эту модель востребованной в изучении данного паразита </w:t>
      </w:r>
      <w:r w:rsidR="00720F4C" w:rsidRPr="00166D23">
        <w:rPr>
          <w:rFonts w:ascii="Times New Roman" w:hAnsi="Times New Roman" w:cs="Times New Roman"/>
          <w:lang w:val="ru-RU"/>
        </w:rPr>
        <w:fldChar w:fldCharType="begin"/>
      </w:r>
      <w:r w:rsidR="00720F4C"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720F4C" w:rsidRPr="00166D23">
        <w:rPr>
          <w:rFonts w:ascii="Times New Roman" w:hAnsi="Times New Roman" w:cs="Times New Roman"/>
          <w:lang w:val="ru-RU"/>
        </w:rPr>
        <w:fldChar w:fldCharType="separate"/>
      </w:r>
      <w:r w:rsidR="00720F4C" w:rsidRPr="00166D23">
        <w:rPr>
          <w:rFonts w:ascii="Times New Roman" w:eastAsiaTheme="minorEastAsia" w:hAnsi="Times New Roman" w:cs="Times New Roman"/>
          <w:lang w:val="ru-RU"/>
        </w:rPr>
        <w:t>(</w:t>
      </w:r>
      <w:r w:rsidR="00720F4C" w:rsidRPr="00166D23">
        <w:rPr>
          <w:rFonts w:ascii="Times New Roman" w:eastAsiaTheme="minorEastAsia" w:hAnsi="Times New Roman" w:cs="Times New Roman"/>
        </w:rPr>
        <w:t>Qian</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xml:space="preserve">., 2024; </w:t>
      </w:r>
      <w:r w:rsidR="00720F4C" w:rsidRPr="00166D23">
        <w:rPr>
          <w:rFonts w:ascii="Times New Roman" w:eastAsiaTheme="minorEastAsia" w:hAnsi="Times New Roman" w:cs="Times New Roman"/>
        </w:rPr>
        <w:t>Wang</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2009)</w:t>
      </w:r>
      <w:r w:rsidR="00720F4C" w:rsidRPr="00166D23">
        <w:rPr>
          <w:rFonts w:ascii="Times New Roman" w:hAnsi="Times New Roman" w:cs="Times New Roman"/>
          <w:lang w:val="ru-RU"/>
        </w:rPr>
        <w:fldChar w:fldCharType="end"/>
      </w:r>
      <w:r w:rsidR="00720F4C" w:rsidRPr="00166D23">
        <w:rPr>
          <w:rFonts w:ascii="Times New Roman" w:hAnsi="Times New Roman" w:cs="Times New Roman"/>
          <w:lang w:val="ru-RU"/>
        </w:rPr>
        <w:t xml:space="preserve">. </w:t>
      </w:r>
    </w:p>
    <w:p w14:paraId="484062FC" w14:textId="6CD07187" w:rsidR="002E54C6" w:rsidRPr="00166D23" w:rsidRDefault="00BD0978"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lastRenderedPageBreak/>
        <w:t>На данный момент не до конца очевидно, с чем именно связаны р</w:t>
      </w:r>
      <w:r w:rsidR="00036121" w:rsidRPr="00166D23">
        <w:rPr>
          <w:rFonts w:ascii="Times New Roman" w:hAnsi="Times New Roman" w:cs="Times New Roman"/>
          <w:lang w:val="ru-RU"/>
        </w:rPr>
        <w:t xml:space="preserve">азличия </w:t>
      </w:r>
      <w:r w:rsidR="00462FBE" w:rsidRPr="00166D23">
        <w:rPr>
          <w:rFonts w:ascii="Times New Roman" w:hAnsi="Times New Roman" w:cs="Times New Roman"/>
          <w:lang w:val="ru-RU"/>
        </w:rPr>
        <w:t xml:space="preserve">восприимчивости к описторхозу </w:t>
      </w:r>
      <w:r w:rsidR="00036121" w:rsidRPr="00166D23">
        <w:rPr>
          <w:rFonts w:ascii="Times New Roman" w:hAnsi="Times New Roman" w:cs="Times New Roman"/>
          <w:lang w:val="ru-RU"/>
        </w:rPr>
        <w:t>между линиями мышей</w:t>
      </w:r>
      <w:r w:rsidRPr="00166D23">
        <w:rPr>
          <w:rFonts w:ascii="Times New Roman" w:hAnsi="Times New Roman" w:cs="Times New Roman"/>
          <w:lang w:val="ru-RU"/>
        </w:rPr>
        <w:t xml:space="preserve">. </w:t>
      </w:r>
      <w:r w:rsidR="00173151" w:rsidRPr="00166D23">
        <w:rPr>
          <w:rFonts w:ascii="Times New Roman" w:hAnsi="Times New Roman" w:cs="Times New Roman"/>
          <w:lang w:val="ru-RU"/>
        </w:rPr>
        <w:t>По-видимому, существуют видоспецифические различия в механизмах взаимодействия паразита с хозяином, природа которых остаётся не выясненной.</w:t>
      </w:r>
      <w:r w:rsidR="00173151" w:rsidRPr="00173151">
        <w:rPr>
          <w:rFonts w:ascii="Times New Roman" w:hAnsi="Times New Roman" w:cs="Times New Roman"/>
          <w:lang w:val="ru-RU"/>
        </w:rPr>
        <w:t xml:space="preserve"> </w:t>
      </w:r>
      <w:r w:rsidR="00452649">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sidR="00E65FB2">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w:t>
      </w:r>
      <w:r w:rsidR="00345068" w:rsidRPr="00166D23">
        <w:rPr>
          <w:rFonts w:ascii="Times New Roman" w:hAnsi="Times New Roman" w:cs="Times New Roman"/>
          <w:lang w:val="ru-RU"/>
        </w:rPr>
        <w:t>ассоциировано с различиями в иммунном ответе</w:t>
      </w:r>
      <w:r w:rsidR="00DB383E">
        <w:rPr>
          <w:rFonts w:ascii="Times New Roman" w:hAnsi="Times New Roman" w:cs="Times New Roman"/>
          <w:lang w:val="ru-RU"/>
        </w:rPr>
        <w:t xml:space="preserve"> на паразит</w:t>
      </w:r>
      <w:r w:rsidR="00A538FD">
        <w:rPr>
          <w:rFonts w:ascii="Times New Roman" w:hAnsi="Times New Roman" w:cs="Times New Roman"/>
          <w:lang w:val="ru-RU"/>
        </w:rPr>
        <w:t>а</w:t>
      </w:r>
      <w:r w:rsidR="00DB383E">
        <w:rPr>
          <w:rFonts w:ascii="Times New Roman" w:hAnsi="Times New Roman" w:cs="Times New Roman"/>
          <w:lang w:val="ru-RU"/>
        </w:rPr>
        <w:t>.</w:t>
      </w:r>
      <w:r w:rsidR="008C364A">
        <w:rPr>
          <w:rFonts w:ascii="Times New Roman" w:hAnsi="Times New Roman" w:cs="Times New Roman"/>
          <w:lang w:val="ru-RU"/>
        </w:rPr>
        <w:t xml:space="preserve"> У </w:t>
      </w:r>
      <w:r w:rsidR="00A538FD" w:rsidRPr="00166D23">
        <w:rPr>
          <w:rFonts w:ascii="Times New Roman" w:hAnsi="Times New Roman" w:cs="Times New Roman"/>
          <w:lang w:val="ru-RU"/>
        </w:rPr>
        <w:t>BALB/c</w:t>
      </w:r>
      <w:r w:rsidR="00A538FD">
        <w:rPr>
          <w:rFonts w:ascii="Times New Roman" w:hAnsi="Times New Roman" w:cs="Times New Roman"/>
          <w:lang w:val="ru-RU"/>
        </w:rPr>
        <w:t xml:space="preserve"> </w:t>
      </w:r>
      <w:r w:rsidR="005C4DA6">
        <w:rPr>
          <w:rFonts w:ascii="Times New Roman" w:hAnsi="Times New Roman" w:cs="Times New Roman"/>
        </w:rPr>
        <w:t>mice</w:t>
      </w:r>
      <w:r w:rsidR="008C364A">
        <w:rPr>
          <w:rFonts w:ascii="Times New Roman" w:hAnsi="Times New Roman" w:cs="Times New Roman"/>
          <w:lang w:val="ru-RU"/>
        </w:rPr>
        <w:t xml:space="preserve"> </w:t>
      </w:r>
      <w:r w:rsidR="00E35521">
        <w:rPr>
          <w:rFonts w:ascii="Times New Roman" w:hAnsi="Times New Roman" w:cs="Times New Roman"/>
          <w:lang w:val="ru-RU"/>
        </w:rPr>
        <w:t xml:space="preserve">преобладает </w:t>
      </w:r>
      <w:r w:rsidR="00F71C35" w:rsidRPr="00166D23">
        <w:rPr>
          <w:rFonts w:ascii="Times New Roman" w:hAnsi="Times New Roman" w:cs="Times New Roman"/>
        </w:rPr>
        <w:t>Th</w:t>
      </w:r>
      <w:r w:rsidR="00F71C35" w:rsidRPr="00166D23">
        <w:rPr>
          <w:rFonts w:ascii="Times New Roman" w:hAnsi="Times New Roman" w:cs="Times New Roman"/>
          <w:lang w:val="ru-RU"/>
        </w:rPr>
        <w:t>-2 иммунный ответ</w:t>
      </w:r>
      <w:r w:rsidR="00213C24">
        <w:rPr>
          <w:rFonts w:ascii="Times New Roman" w:hAnsi="Times New Roman" w:cs="Times New Roman"/>
          <w:lang w:val="ru-RU"/>
        </w:rPr>
        <w:t>, который</w:t>
      </w:r>
      <w:r w:rsidR="00F71C35" w:rsidRPr="00166D23">
        <w:rPr>
          <w:rFonts w:ascii="Times New Roman" w:hAnsi="Times New Roman" w:cs="Times New Roman"/>
          <w:lang w:val="ru-RU"/>
        </w:rPr>
        <w:t xml:space="preserve"> </w:t>
      </w:r>
      <w:r w:rsidR="00175FFE" w:rsidRPr="00166D23">
        <w:rPr>
          <w:rFonts w:ascii="Times New Roman" w:hAnsi="Times New Roman" w:cs="Times New Roman"/>
          <w:lang w:val="ru-RU"/>
        </w:rPr>
        <w:t>связан с</w:t>
      </w:r>
      <w:r w:rsidR="00DB222F" w:rsidRPr="00166D23">
        <w:rPr>
          <w:rFonts w:ascii="Times New Roman" w:hAnsi="Times New Roman" w:cs="Times New Roman"/>
          <w:lang w:val="ru-RU"/>
        </w:rPr>
        <w:t xml:space="preserve"> активацией </w:t>
      </w:r>
      <w:r w:rsidR="005C50A2" w:rsidRPr="00166D23">
        <w:rPr>
          <w:rFonts w:ascii="Times New Roman" w:hAnsi="Times New Roman" w:cs="Times New Roman"/>
          <w:lang w:val="ru-RU"/>
        </w:rPr>
        <w:t xml:space="preserve">продукции </w:t>
      </w:r>
      <w:proofErr w:type="spellStart"/>
      <w:r w:rsidR="005C50A2" w:rsidRPr="00166D23">
        <w:rPr>
          <w:rFonts w:ascii="Times New Roman" w:hAnsi="Times New Roman" w:cs="Times New Roman"/>
        </w:rPr>
        <w:t>IgE</w:t>
      </w:r>
      <w:proofErr w:type="spellEnd"/>
      <w:r w:rsidR="00C150C1" w:rsidRPr="00166D23">
        <w:rPr>
          <w:rFonts w:ascii="Times New Roman" w:hAnsi="Times New Roman" w:cs="Times New Roman"/>
          <w:lang w:val="ru-RU"/>
        </w:rPr>
        <w:t xml:space="preserve">, а также привлечением эозинофилов в очаг </w:t>
      </w:r>
      <w:r w:rsidR="00400577" w:rsidRPr="00166D23">
        <w:rPr>
          <w:rFonts w:ascii="Times New Roman" w:hAnsi="Times New Roman" w:cs="Times New Roman"/>
          <w:lang w:val="ru-RU"/>
        </w:rPr>
        <w:t>инфекции</w:t>
      </w:r>
      <w:r w:rsidR="00F10A33" w:rsidRPr="00166D23">
        <w:rPr>
          <w:rFonts w:ascii="Times New Roman" w:hAnsi="Times New Roman" w:cs="Times New Roman"/>
          <w:lang w:val="ru-RU"/>
        </w:rPr>
        <w:t xml:space="preserve">, через </w:t>
      </w:r>
      <w:r w:rsidR="00F10A33" w:rsidRPr="00166D23">
        <w:rPr>
          <w:rFonts w:ascii="Times New Roman" w:hAnsi="Times New Roman" w:cs="Times New Roman"/>
        </w:rPr>
        <w:t>Il</w:t>
      </w:r>
      <w:r w:rsidR="00F10A33" w:rsidRPr="00166D23">
        <w:rPr>
          <w:rFonts w:ascii="Times New Roman" w:hAnsi="Times New Roman" w:cs="Times New Roman"/>
          <w:lang w:val="ru-RU"/>
        </w:rPr>
        <w:t>-5</w:t>
      </w:r>
      <w:r w:rsidR="00400577" w:rsidRPr="00166D23">
        <w:rPr>
          <w:rFonts w:ascii="Times New Roman" w:hAnsi="Times New Roman" w:cs="Times New Roman"/>
          <w:lang w:val="ru-RU"/>
        </w:rPr>
        <w:t>.</w:t>
      </w:r>
      <w:r w:rsidR="00B64C2C">
        <w:rPr>
          <w:rFonts w:ascii="Times New Roman" w:hAnsi="Times New Roman" w:cs="Times New Roman"/>
          <w:lang w:val="ru-RU"/>
        </w:rPr>
        <w:t xml:space="preserve"> </w:t>
      </w:r>
      <w:r w:rsidR="00AD5742" w:rsidRPr="00166D23">
        <w:rPr>
          <w:rFonts w:ascii="Times New Roman" w:hAnsi="Times New Roman" w:cs="Times New Roman"/>
          <w:lang w:val="ru-RU"/>
        </w:rPr>
        <w:t>Эт</w:t>
      </w:r>
      <w:r w:rsidR="009229B9">
        <w:rPr>
          <w:rFonts w:ascii="Times New Roman" w:hAnsi="Times New Roman" w:cs="Times New Roman"/>
          <w:lang w:val="ru-RU"/>
        </w:rPr>
        <w:t>от</w:t>
      </w:r>
      <w:r w:rsidR="005C50A2" w:rsidRPr="00166D23">
        <w:rPr>
          <w:rFonts w:ascii="Times New Roman" w:hAnsi="Times New Roman" w:cs="Times New Roman"/>
          <w:lang w:val="ru-RU"/>
        </w:rPr>
        <w:t xml:space="preserve"> фактор</w:t>
      </w:r>
      <w:r w:rsidR="009229B9">
        <w:rPr>
          <w:rFonts w:ascii="Times New Roman" w:hAnsi="Times New Roman" w:cs="Times New Roman"/>
          <w:lang w:val="ru-RU"/>
        </w:rPr>
        <w:t xml:space="preserve"> </w:t>
      </w:r>
      <w:r w:rsidR="00AD5742" w:rsidRPr="00166D23">
        <w:rPr>
          <w:rFonts w:ascii="Times New Roman" w:hAnsi="Times New Roman" w:cs="Times New Roman"/>
          <w:lang w:val="ru-RU"/>
        </w:rPr>
        <w:t>мо</w:t>
      </w:r>
      <w:r w:rsidR="009229B9">
        <w:rPr>
          <w:rFonts w:ascii="Times New Roman" w:hAnsi="Times New Roman" w:cs="Times New Roman"/>
          <w:lang w:val="ru-RU"/>
        </w:rPr>
        <w:t>жет</w:t>
      </w:r>
      <w:r w:rsidR="00AD5742" w:rsidRPr="00166D23">
        <w:rPr>
          <w:rFonts w:ascii="Times New Roman" w:hAnsi="Times New Roman" w:cs="Times New Roman"/>
          <w:lang w:val="ru-RU"/>
        </w:rPr>
        <w:t xml:space="preserve"> быть ключевыми </w:t>
      </w:r>
      <w:r w:rsidR="005C50A2" w:rsidRPr="00166D23">
        <w:rPr>
          <w:rFonts w:ascii="Times New Roman" w:hAnsi="Times New Roman" w:cs="Times New Roman"/>
          <w:lang w:val="ru-RU"/>
        </w:rPr>
        <w:t xml:space="preserve">в борьбе с </w:t>
      </w:r>
      <w:r w:rsidR="00AD5742" w:rsidRPr="00166D23">
        <w:rPr>
          <w:rFonts w:ascii="Times New Roman" w:hAnsi="Times New Roman" w:cs="Times New Roman"/>
          <w:lang w:val="ru-RU"/>
        </w:rPr>
        <w:t>инвазией трематод</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в ранний</w:t>
      </w:r>
      <w:r w:rsidR="005C50A2" w:rsidRPr="00166D23">
        <w:rPr>
          <w:rFonts w:ascii="Times New Roman" w:hAnsi="Times New Roman" w:cs="Times New Roman"/>
          <w:lang w:val="ru-RU"/>
        </w:rPr>
        <w:t xml:space="preserve"> период</w:t>
      </w:r>
      <w:r w:rsidR="00AD5742" w:rsidRPr="00166D23">
        <w:rPr>
          <w:rFonts w:ascii="Times New Roman" w:hAnsi="Times New Roman" w:cs="Times New Roman"/>
          <w:lang w:val="ru-RU"/>
        </w:rPr>
        <w:t>.</w:t>
      </w:r>
      <w:r w:rsidR="00183AC4">
        <w:rPr>
          <w:rFonts w:ascii="Times New Roman" w:hAnsi="Times New Roman" w:cs="Times New Roman"/>
          <w:lang w:val="ru-RU"/>
        </w:rPr>
        <w:t xml:space="preserve"> Однако побочным свойством этого сдвига иммунного ответа является более высока </w:t>
      </w:r>
      <w:ins w:id="13" w:author="Yaroslave Kapushchak" w:date="2026-10-02T15:47:00Z" w16du:dateUtc="2026-10-02T08:47:00Z">
        <w:r w:rsidR="00DB44DE">
          <w:rPr>
            <w:rFonts w:ascii="Times New Roman" w:hAnsi="Times New Roman" w:cs="Times New Roman"/>
            <w:lang w:val="ru-RU"/>
          </w:rPr>
          <w:t>чувствительность</w:t>
        </w:r>
        <w:r w:rsidR="00DB44DE">
          <w:rPr>
            <w:rFonts w:ascii="Times New Roman" w:hAnsi="Times New Roman" w:cs="Times New Roman"/>
            <w:lang w:val="ru-RU"/>
          </w:rPr>
          <w:t xml:space="preserve"> </w:t>
        </w:r>
      </w:ins>
      <w:r w:rsidR="00183AC4">
        <w:rPr>
          <w:rFonts w:ascii="Times New Roman" w:hAnsi="Times New Roman" w:cs="Times New Roman"/>
          <w:lang w:val="ru-RU"/>
        </w:rPr>
        <w:t xml:space="preserve">к канцерогенезу. Так как у мышей линии </w:t>
      </w:r>
      <w:proofErr w:type="spellStart"/>
      <w:r w:rsidR="00183AC4">
        <w:rPr>
          <w:rFonts w:ascii="Times New Roman" w:hAnsi="Times New Roman" w:cs="Times New Roman"/>
        </w:rPr>
        <w:t>Balb</w:t>
      </w:r>
      <w:proofErr w:type="spellEnd"/>
      <w:r w:rsidR="00183AC4" w:rsidRPr="00B64C2C">
        <w:rPr>
          <w:rFonts w:ascii="Times New Roman" w:hAnsi="Times New Roman" w:cs="Times New Roman"/>
          <w:lang w:val="ru-RU"/>
        </w:rPr>
        <w:t>/</w:t>
      </w:r>
      <w:r w:rsidR="00183AC4">
        <w:rPr>
          <w:rFonts w:ascii="Times New Roman" w:hAnsi="Times New Roman" w:cs="Times New Roman"/>
        </w:rPr>
        <w:t>c</w:t>
      </w:r>
      <w:r w:rsidR="00183AC4">
        <w:rPr>
          <w:rFonts w:ascii="Times New Roman" w:hAnsi="Times New Roman" w:cs="Times New Roman"/>
          <w:lang w:val="ru-RU"/>
        </w:rPr>
        <w:t xml:space="preserve"> сниженная активность </w:t>
      </w:r>
      <w:r w:rsidR="00183AC4">
        <w:rPr>
          <w:rFonts w:ascii="Times New Roman" w:hAnsi="Times New Roman" w:cs="Times New Roman"/>
        </w:rPr>
        <w:t>Th</w:t>
      </w:r>
      <w:r w:rsidR="00183AC4" w:rsidRPr="00B64C2C">
        <w:rPr>
          <w:rFonts w:ascii="Times New Roman" w:hAnsi="Times New Roman" w:cs="Times New Roman"/>
          <w:lang w:val="ru-RU"/>
        </w:rPr>
        <w:t xml:space="preserve">-1 </w:t>
      </w:r>
      <w:r w:rsidR="00183AC4">
        <w:rPr>
          <w:rFonts w:ascii="Times New Roman" w:hAnsi="Times New Roman" w:cs="Times New Roman"/>
          <w:lang w:val="ru-RU"/>
        </w:rPr>
        <w:t xml:space="preserve">ответа, активность их </w:t>
      </w:r>
      <w:r w:rsidR="00183AC4">
        <w:rPr>
          <w:rFonts w:ascii="Times New Roman" w:hAnsi="Times New Roman" w:cs="Times New Roman"/>
        </w:rPr>
        <w:t>NK</w:t>
      </w:r>
      <w:r w:rsidR="00183AC4" w:rsidRPr="00B64C2C">
        <w:rPr>
          <w:rFonts w:ascii="Times New Roman" w:hAnsi="Times New Roman" w:cs="Times New Roman"/>
          <w:lang w:val="ru-RU"/>
        </w:rPr>
        <w:t>-</w:t>
      </w:r>
      <w:r w:rsidR="00183AC4">
        <w:rPr>
          <w:rFonts w:ascii="Times New Roman" w:hAnsi="Times New Roman" w:cs="Times New Roman"/>
          <w:lang w:val="ru-RU"/>
        </w:rPr>
        <w:t>клеток также снижена, что может способствовать развитию неоплазии на фоне заражения описторхозом.</w:t>
      </w:r>
      <w:r w:rsidR="002E54C6" w:rsidRPr="00166D23">
        <w:rPr>
          <w:rFonts w:ascii="Times New Roman" w:hAnsi="Times New Roman" w:cs="Times New Roman"/>
          <w:lang w:val="ru-RU"/>
        </w:rPr>
        <w:t xml:space="preserve"> </w:t>
      </w:r>
      <w:r w:rsidR="00D7064B">
        <w:rPr>
          <w:rFonts w:ascii="Times New Roman" w:hAnsi="Times New Roman" w:cs="Times New Roman"/>
          <w:lang w:val="ru-RU"/>
        </w:rPr>
        <w:t>У</w:t>
      </w:r>
      <w:r w:rsidR="002E54C6" w:rsidRPr="00166D23">
        <w:rPr>
          <w:rFonts w:ascii="Times New Roman" w:hAnsi="Times New Roman" w:cs="Times New Roman"/>
          <w:lang w:val="ru-RU"/>
        </w:rPr>
        <w:t xml:space="preserve"> C57Bl/6j </w:t>
      </w:r>
      <w:r w:rsidR="00D7064B">
        <w:rPr>
          <w:rFonts w:ascii="Times New Roman" w:hAnsi="Times New Roman" w:cs="Times New Roman"/>
        </w:rPr>
        <w:t>mice</w:t>
      </w:r>
      <w:r w:rsidR="00D7064B" w:rsidRPr="00D7064B">
        <w:rPr>
          <w:rFonts w:ascii="Times New Roman" w:hAnsi="Times New Roman" w:cs="Times New Roman"/>
          <w:lang w:val="ru-RU"/>
        </w:rPr>
        <w:t xml:space="preserve"> </w:t>
      </w:r>
      <w:r w:rsidR="00D7064B">
        <w:rPr>
          <w:rFonts w:ascii="Times New Roman" w:hAnsi="Times New Roman" w:cs="Times New Roman"/>
          <w:lang w:val="ru-RU"/>
        </w:rPr>
        <w:t xml:space="preserve">наоборот </w:t>
      </w:r>
      <w:r w:rsidR="002E54C6" w:rsidRPr="00166D23">
        <w:rPr>
          <w:rFonts w:ascii="Times New Roman" w:hAnsi="Times New Roman" w:cs="Times New Roman"/>
          <w:lang w:val="ru-RU"/>
        </w:rPr>
        <w:t>преобладает Th1-</w:t>
      </w:r>
      <w:r w:rsidR="00AD5742" w:rsidRPr="00166D23">
        <w:rPr>
          <w:rFonts w:ascii="Times New Roman" w:hAnsi="Times New Roman" w:cs="Times New Roman"/>
          <w:lang w:val="ru-RU"/>
        </w:rPr>
        <w:t xml:space="preserve">иммунный </w:t>
      </w:r>
      <w:r w:rsidR="002E54C6" w:rsidRPr="00166D23">
        <w:rPr>
          <w:rFonts w:ascii="Times New Roman" w:hAnsi="Times New Roman" w:cs="Times New Roman"/>
          <w:lang w:val="ru-RU"/>
        </w:rPr>
        <w:t xml:space="preserve">ответ </w:t>
      </w:r>
      <w:r w:rsidR="0033137E">
        <w:rPr>
          <w:rFonts w:ascii="Times New Roman" w:hAnsi="Times New Roman" w:cs="Times New Roman"/>
          <w:lang w:val="ru-RU"/>
        </w:rPr>
        <w:t xml:space="preserve">нежели </w:t>
      </w:r>
      <w:r w:rsidR="0033137E">
        <w:rPr>
          <w:rFonts w:ascii="Times New Roman" w:hAnsi="Times New Roman" w:cs="Times New Roman"/>
        </w:rPr>
        <w:t>Th</w:t>
      </w:r>
      <w:r w:rsidR="0033137E" w:rsidRPr="0033137E">
        <w:rPr>
          <w:rFonts w:ascii="Times New Roman" w:hAnsi="Times New Roman" w:cs="Times New Roman"/>
          <w:lang w:val="ru-RU"/>
        </w:rPr>
        <w:t>-2</w:t>
      </w:r>
      <w:r w:rsidR="0033137E">
        <w:rPr>
          <w:rFonts w:ascii="Times New Roman" w:hAnsi="Times New Roman" w:cs="Times New Roman"/>
          <w:lang w:val="ru-RU"/>
        </w:rPr>
        <w:t>, что может обуславливать их большую чувствительность</w:t>
      </w:r>
      <w:r w:rsidR="0055234B" w:rsidRPr="0055234B">
        <w:rPr>
          <w:rFonts w:ascii="Times New Roman" w:hAnsi="Times New Roman" w:cs="Times New Roman"/>
          <w:lang w:val="ru-RU"/>
        </w:rPr>
        <w:t xml:space="preserve"> </w:t>
      </w:r>
      <w:r w:rsidR="0055234B">
        <w:rPr>
          <w:rFonts w:ascii="Times New Roman" w:hAnsi="Times New Roman" w:cs="Times New Roman"/>
          <w:lang w:val="ru-RU"/>
        </w:rPr>
        <w:t>к</w:t>
      </w:r>
      <w:r w:rsidR="00183AC4">
        <w:rPr>
          <w:rFonts w:ascii="Times New Roman" w:hAnsi="Times New Roman" w:cs="Times New Roman"/>
          <w:lang w:val="ru-RU"/>
        </w:rPr>
        <w:t xml:space="preserve"> заражению</w:t>
      </w:r>
      <w:r w:rsidR="0055234B">
        <w:rPr>
          <w:rFonts w:ascii="Times New Roman" w:hAnsi="Times New Roman" w:cs="Times New Roman"/>
          <w:lang w:val="ru-RU"/>
        </w:rPr>
        <w:t xml:space="preserve"> опис</w:t>
      </w:r>
      <w:ins w:id="14" w:author="Yaroslave Kapushchak" w:date="2026-10-02T15:47:00Z" w16du:dateUtc="2026-10-02T08:47:00Z">
        <w:r w:rsidR="00DB44DE">
          <w:rPr>
            <w:rFonts w:ascii="Times New Roman" w:hAnsi="Times New Roman" w:cs="Times New Roman"/>
            <w:lang w:val="ru-RU"/>
          </w:rPr>
          <w:t>т</w:t>
        </w:r>
      </w:ins>
      <w:r w:rsidR="0055234B">
        <w:rPr>
          <w:rFonts w:ascii="Times New Roman" w:hAnsi="Times New Roman" w:cs="Times New Roman"/>
          <w:lang w:val="ru-RU"/>
        </w:rPr>
        <w:t>орхоз</w:t>
      </w:r>
      <w:r w:rsidR="00183AC4">
        <w:rPr>
          <w:rFonts w:ascii="Times New Roman" w:hAnsi="Times New Roman" w:cs="Times New Roman"/>
          <w:lang w:val="ru-RU"/>
        </w:rPr>
        <w:t xml:space="preserve">ом, однако менее выраженную неоплазию в более поздний хронический период </w:t>
      </w:r>
      <w:r w:rsidR="002E54C6" w:rsidRPr="00166D23">
        <w:rPr>
          <w:rFonts w:ascii="Times New Roman" w:hAnsi="Times New Roman" w:cs="Times New Roman"/>
          <w:lang w:val="ru-RU"/>
        </w:rPr>
        <w:t>(</w:t>
      </w:r>
      <w:proofErr w:type="spellStart"/>
      <w:r w:rsidR="002E54C6" w:rsidRPr="00166D23">
        <w:rPr>
          <w:rFonts w:ascii="Times New Roman" w:hAnsi="Times New Roman" w:cs="Times New Roman"/>
          <w:lang w:val="ru-RU"/>
        </w:rPr>
        <w:t>Watanabe</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et</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al</w:t>
      </w:r>
      <w:proofErr w:type="spellEnd"/>
      <w:r w:rsidR="002E54C6" w:rsidRPr="00166D23">
        <w:rPr>
          <w:rFonts w:ascii="Times New Roman" w:hAnsi="Times New Roman" w:cs="Times New Roman"/>
          <w:lang w:val="ru-RU"/>
        </w:rPr>
        <w:t>., 2004</w:t>
      </w:r>
      <w:r w:rsidR="0033137E">
        <w:rPr>
          <w:rFonts w:ascii="Times New Roman" w:hAnsi="Times New Roman" w:cs="Times New Roman"/>
          <w:lang w:val="ru-RU"/>
        </w:rPr>
        <w:t>).</w:t>
      </w:r>
    </w:p>
    <w:p w14:paraId="7F5F7972" w14:textId="20FD2737" w:rsidR="00ED2075" w:rsidRPr="00166D23" w:rsidRDefault="008F42B0" w:rsidP="00D76CBC">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заключить, что сирийские хомячки являются оптимальной моделью описторхоза. Однако, </w:t>
      </w:r>
      <w:r w:rsidR="00DA7F7D">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w:t>
      </w:r>
      <w:r w:rsidR="00590F3A" w:rsidRPr="00166D23">
        <w:rPr>
          <w:rFonts w:ascii="Times New Roman" w:hAnsi="Times New Roman" w:cs="Times New Roman"/>
          <w:color w:val="000000"/>
          <w:lang w:val="ru-RU"/>
        </w:rPr>
        <w:t xml:space="preserve">можно попробовать воспроизвести инфекцию на </w:t>
      </w:r>
      <w:r w:rsidR="003D6A5C" w:rsidRPr="00166D23">
        <w:rPr>
          <w:rFonts w:ascii="Times New Roman" w:hAnsi="Times New Roman" w:cs="Times New Roman"/>
          <w:color w:val="000000"/>
          <w:lang w:val="ru-RU"/>
        </w:rPr>
        <w:t xml:space="preserve">мышах линии </w:t>
      </w:r>
      <w:r w:rsidR="003D6A5C" w:rsidRPr="00166D23">
        <w:rPr>
          <w:rFonts w:ascii="Times New Roman" w:hAnsi="Times New Roman" w:cs="Times New Roman"/>
          <w:lang w:val="ru-RU"/>
        </w:rPr>
        <w:t xml:space="preserve">C57Bl/6j. </w:t>
      </w:r>
      <w:r w:rsidR="007F0546" w:rsidRPr="00166D23">
        <w:rPr>
          <w:rFonts w:ascii="Times New Roman" w:hAnsi="Times New Roman" w:cs="Times New Roman"/>
          <w:lang w:val="ru-RU"/>
        </w:rPr>
        <w:t>Тем не менее, необходимо учитывать ограничения, связанные с этой моделью.</w:t>
      </w:r>
      <w:r w:rsidR="00F467CA" w:rsidRPr="00166D23">
        <w:rPr>
          <w:rFonts w:ascii="Times New Roman" w:hAnsi="Times New Roman" w:cs="Times New Roman"/>
          <w:lang w:val="ru-RU"/>
        </w:rPr>
        <w:t xml:space="preserve"> Ключевы</w:t>
      </w:r>
      <w:r w:rsidR="006A1B8B" w:rsidRPr="00166D23">
        <w:rPr>
          <w:rFonts w:ascii="Times New Roman" w:hAnsi="Times New Roman" w:cs="Times New Roman"/>
          <w:lang w:val="ru-RU"/>
        </w:rPr>
        <w:t>м</w:t>
      </w:r>
      <w:r w:rsidR="00F467CA" w:rsidRPr="00166D23">
        <w:rPr>
          <w:rFonts w:ascii="Times New Roman" w:hAnsi="Times New Roman" w:cs="Times New Roman"/>
          <w:lang w:val="ru-RU"/>
        </w:rPr>
        <w:t xml:space="preserve"> ограничени</w:t>
      </w:r>
      <w:r w:rsidR="006A1B8B" w:rsidRPr="00166D23">
        <w:rPr>
          <w:rFonts w:ascii="Times New Roman" w:hAnsi="Times New Roman" w:cs="Times New Roman"/>
          <w:lang w:val="ru-RU"/>
        </w:rPr>
        <w:t>ем</w:t>
      </w:r>
      <w:r w:rsidR="00F467CA" w:rsidRPr="00166D23">
        <w:rPr>
          <w:rFonts w:ascii="Times New Roman" w:hAnsi="Times New Roman" w:cs="Times New Roman"/>
          <w:lang w:val="ru-RU"/>
        </w:rPr>
        <w:t xml:space="preserve"> </w:t>
      </w:r>
      <w:r w:rsidR="006A1B8B" w:rsidRPr="00166D23">
        <w:rPr>
          <w:rFonts w:ascii="Times New Roman" w:hAnsi="Times New Roman" w:cs="Times New Roman"/>
          <w:lang w:val="ru-RU"/>
        </w:rPr>
        <w:t xml:space="preserve">является то, что </w:t>
      </w:r>
      <w:r w:rsidR="00470566" w:rsidRPr="00166D23">
        <w:rPr>
          <w:rFonts w:ascii="Times New Roman" w:hAnsi="Times New Roman" w:cs="Times New Roman"/>
          <w:lang w:val="ru-RU"/>
        </w:rPr>
        <w:t>уровень приживаемости метацеркарий у мышей</w:t>
      </w:r>
      <w:r w:rsidR="00532FCF" w:rsidRPr="00166D23">
        <w:rPr>
          <w:rFonts w:ascii="Times New Roman" w:hAnsi="Times New Roman" w:cs="Times New Roman"/>
          <w:lang w:val="ru-RU"/>
        </w:rPr>
        <w:t xml:space="preserve"> достаточно низкий. </w:t>
      </w:r>
      <w:r w:rsidR="0069142E" w:rsidRPr="00166D23">
        <w:rPr>
          <w:rFonts w:ascii="Times New Roman" w:hAnsi="Times New Roman" w:cs="Times New Roman"/>
          <w:lang w:val="ru-RU"/>
        </w:rPr>
        <w:t>Даже при</w:t>
      </w:r>
      <w:r w:rsidR="00E34F1C" w:rsidRPr="00166D23">
        <w:rPr>
          <w:rFonts w:ascii="Times New Roman" w:hAnsi="Times New Roman" w:cs="Times New Roman"/>
          <w:lang w:val="ru-RU"/>
        </w:rPr>
        <w:t xml:space="preserve"> дозе </w:t>
      </w:r>
      <w:r w:rsidR="0069142E" w:rsidRPr="00166D23">
        <w:rPr>
          <w:rFonts w:ascii="Times New Roman" w:hAnsi="Times New Roman" w:cs="Times New Roman"/>
          <w:lang w:val="ru-RU"/>
        </w:rPr>
        <w:t>заражени</w:t>
      </w:r>
      <w:r w:rsidR="00E34F1C" w:rsidRPr="00166D23">
        <w:rPr>
          <w:rFonts w:ascii="Times New Roman" w:hAnsi="Times New Roman" w:cs="Times New Roman"/>
          <w:lang w:val="ru-RU"/>
        </w:rPr>
        <w:t>я в</w:t>
      </w:r>
      <w:r w:rsidR="0069142E" w:rsidRPr="00166D23">
        <w:rPr>
          <w:rFonts w:ascii="Times New Roman" w:hAnsi="Times New Roman" w:cs="Times New Roman"/>
          <w:lang w:val="ru-RU"/>
        </w:rPr>
        <w:t xml:space="preserve"> 100 метацеркари</w:t>
      </w:r>
      <w:r w:rsidR="00E34F1C" w:rsidRPr="00166D23">
        <w:rPr>
          <w:rFonts w:ascii="Times New Roman" w:hAnsi="Times New Roman" w:cs="Times New Roman"/>
          <w:lang w:val="ru-RU"/>
        </w:rPr>
        <w:t xml:space="preserve">й, количество выделенных червей не превышало 15. </w:t>
      </w:r>
      <w:r w:rsidR="006A1B8B" w:rsidRPr="00166D23">
        <w:rPr>
          <w:rFonts w:ascii="Times New Roman" w:hAnsi="Times New Roman" w:cs="Times New Roman"/>
          <w:lang w:val="ru-RU"/>
        </w:rPr>
        <w:t xml:space="preserve">Другим, крайне важным ограничением является созревание </w:t>
      </w:r>
      <w:r w:rsidR="000E600C" w:rsidRPr="00166D23">
        <w:rPr>
          <w:rFonts w:ascii="Times New Roman" w:hAnsi="Times New Roman" w:cs="Times New Roman"/>
          <w:lang w:val="ru-RU"/>
        </w:rPr>
        <w:t xml:space="preserve">паразитов. Даже спустя 3 месяца после инфицирования </w:t>
      </w:r>
      <w:r w:rsidR="000E600C" w:rsidRPr="00166D23">
        <w:rPr>
          <w:rFonts w:ascii="Times New Roman" w:hAnsi="Times New Roman" w:cs="Times New Roman"/>
        </w:rPr>
        <w:t>O</w:t>
      </w:r>
      <w:r w:rsidR="000E600C" w:rsidRPr="00166D23">
        <w:rPr>
          <w:rFonts w:ascii="Times New Roman" w:hAnsi="Times New Roman" w:cs="Times New Roman"/>
          <w:lang w:val="ru-RU"/>
        </w:rPr>
        <w:t xml:space="preserve">. </w:t>
      </w:r>
      <w:r w:rsidR="000E600C" w:rsidRPr="00166D23">
        <w:rPr>
          <w:rFonts w:ascii="Times New Roman" w:hAnsi="Times New Roman" w:cs="Times New Roman"/>
        </w:rPr>
        <w:t>felineus</w:t>
      </w:r>
      <w:r w:rsidR="000E600C" w:rsidRPr="00166D23">
        <w:rPr>
          <w:rFonts w:ascii="Times New Roman" w:hAnsi="Times New Roman" w:cs="Times New Roman"/>
          <w:lang w:val="ru-RU"/>
        </w:rPr>
        <w:t xml:space="preserve"> не достигают половой </w:t>
      </w:r>
      <w:r w:rsidR="00502153" w:rsidRPr="00166D23">
        <w:rPr>
          <w:rFonts w:ascii="Times New Roman" w:hAnsi="Times New Roman" w:cs="Times New Roman"/>
          <w:lang w:val="ru-RU"/>
        </w:rPr>
        <w:t xml:space="preserve">зрелости и не начинают продукцию яиц в полной мере. Возможно, стоит выжидать больший срок между </w:t>
      </w:r>
      <w:r w:rsidR="00F92F0B" w:rsidRPr="00166D23">
        <w:rPr>
          <w:rFonts w:ascii="Times New Roman" w:hAnsi="Times New Roman" w:cs="Times New Roman"/>
          <w:lang w:val="ru-RU"/>
        </w:rPr>
        <w:t xml:space="preserve">заражением и забором материала, либо учитывать это ограничение. </w:t>
      </w:r>
      <w:r w:rsidR="00FC4100">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00B00FFC" w:rsidRPr="00166D23">
        <w:rPr>
          <w:rFonts w:ascii="Times New Roman" w:hAnsi="Times New Roman" w:cs="Times New Roman"/>
          <w:lang w:val="ru-RU"/>
        </w:rPr>
        <w:t xml:space="preserve">Также очень важно отметить, что </w:t>
      </w:r>
      <w:r w:rsidR="00B00FFC" w:rsidRPr="00166D23">
        <w:rPr>
          <w:rFonts w:ascii="Times New Roman" w:hAnsi="Times New Roman" w:cs="Times New Roman"/>
        </w:rPr>
        <w:t>WISTAR</w:t>
      </w:r>
      <w:r w:rsidR="00B00FFC" w:rsidRPr="00166D23">
        <w:rPr>
          <w:rFonts w:ascii="Times New Roman" w:hAnsi="Times New Roman" w:cs="Times New Roman"/>
          <w:lang w:val="ru-RU"/>
        </w:rPr>
        <w:t xml:space="preserve"> </w:t>
      </w:r>
      <w:r w:rsidR="00987BC2" w:rsidRPr="00166D23">
        <w:rPr>
          <w:rFonts w:ascii="Times New Roman" w:hAnsi="Times New Roman" w:cs="Times New Roman"/>
        </w:rPr>
        <w:t>rats</w:t>
      </w:r>
      <w:r w:rsidR="00987BC2" w:rsidRPr="00166D23">
        <w:rPr>
          <w:rFonts w:ascii="Times New Roman" w:hAnsi="Times New Roman" w:cs="Times New Roman"/>
          <w:lang w:val="ru-RU"/>
        </w:rPr>
        <w:t xml:space="preserve"> абсолютно не подходят для моделирования </w:t>
      </w:r>
      <w:r w:rsidR="00987BC2" w:rsidRPr="00166D23">
        <w:rPr>
          <w:rFonts w:ascii="Times New Roman" w:hAnsi="Times New Roman" w:cs="Times New Roman"/>
        </w:rPr>
        <w:t>O</w:t>
      </w:r>
      <w:r w:rsidR="00987BC2" w:rsidRPr="00166D23">
        <w:rPr>
          <w:rFonts w:ascii="Times New Roman" w:hAnsi="Times New Roman" w:cs="Times New Roman"/>
          <w:lang w:val="ru-RU"/>
        </w:rPr>
        <w:t xml:space="preserve">. </w:t>
      </w:r>
      <w:r w:rsidR="00987BC2" w:rsidRPr="00166D23">
        <w:rPr>
          <w:rFonts w:ascii="Times New Roman" w:hAnsi="Times New Roman" w:cs="Times New Roman"/>
        </w:rPr>
        <w:t>felineus</w:t>
      </w:r>
      <w:r w:rsidR="00987BC2" w:rsidRPr="00166D23">
        <w:rPr>
          <w:rFonts w:ascii="Times New Roman" w:hAnsi="Times New Roman" w:cs="Times New Roman"/>
          <w:lang w:val="ru-RU"/>
        </w:rPr>
        <w:t xml:space="preserve"> инвазии</w:t>
      </w:r>
      <w:r w:rsidR="00FF5E9B" w:rsidRPr="00166D23">
        <w:rPr>
          <w:rFonts w:ascii="Times New Roman" w:hAnsi="Times New Roman" w:cs="Times New Roman"/>
          <w:lang w:val="ru-RU"/>
        </w:rPr>
        <w:t>.</w:t>
      </w:r>
    </w:p>
    <w:sectPr w:rsidR="00ED2075" w:rsidRPr="00166D23" w:rsidSect="001A1852">
      <w:pgSz w:w="11906" w:h="16838"/>
      <w:pgMar w:top="1134" w:right="850" w:bottom="1134" w:left="156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ya" w:date="2026-09-26T19:19:00Z" w:initials="M">
    <w:p w14:paraId="446C8CB7" w14:textId="0BC983E4" w:rsidR="00711D59" w:rsidRPr="00711D59" w:rsidRDefault="00711D59">
      <w:pPr>
        <w:pStyle w:val="CommentText"/>
        <w:rPr>
          <w:lang w:val="ru-RU"/>
        </w:rPr>
      </w:pPr>
      <w:r>
        <w:rPr>
          <w:rStyle w:val="CommentReference"/>
        </w:rPr>
        <w:annotationRef/>
      </w:r>
      <w:r>
        <w:rPr>
          <w:lang w:val="ru-RU"/>
        </w:rPr>
        <w:t>Не настаиваю, можно еще придумать несколько вариантов</w:t>
      </w:r>
    </w:p>
  </w:comment>
  <w:comment w:id="2" w:author="Mariya" w:date="2026-09-26T19:30:00Z" w:initials="M">
    <w:p w14:paraId="6C64CE76" w14:textId="3D0AB404" w:rsidR="00C77BF7" w:rsidRPr="00C77BF7" w:rsidRDefault="00C77BF7">
      <w:pPr>
        <w:pStyle w:val="CommentText"/>
        <w:rPr>
          <w:lang w:val="ru-RU"/>
        </w:rPr>
      </w:pPr>
      <w:r>
        <w:rPr>
          <w:rStyle w:val="CommentReference"/>
        </w:rPr>
        <w:annotationRef/>
      </w:r>
      <w:r>
        <w:rPr>
          <w:lang w:val="ru-RU"/>
        </w:rPr>
        <w:t>Будет или нет ИГХ?</w:t>
      </w:r>
    </w:p>
  </w:comment>
  <w:comment w:id="4" w:author="Mariya" w:date="2026-09-26T19:31:00Z" w:initials="M">
    <w:p w14:paraId="66FA60EA" w14:textId="77777777" w:rsidR="00D12E93" w:rsidRPr="00C77BF7" w:rsidRDefault="00D12E93" w:rsidP="00D12E93">
      <w:pPr>
        <w:pStyle w:val="CommentText"/>
        <w:rPr>
          <w:lang w:val="ru-RU"/>
        </w:rPr>
      </w:pPr>
      <w:r>
        <w:rPr>
          <w:rStyle w:val="CommentReference"/>
        </w:rPr>
        <w:annotationRef/>
      </w:r>
      <w:r>
        <w:rPr>
          <w:lang w:val="ru-RU"/>
        </w:rPr>
        <w:t>Это в методы</w:t>
      </w:r>
    </w:p>
  </w:comment>
  <w:comment w:id="7" w:author="Mariya" w:date="2026-09-26T19:32:00Z" w:initials="M">
    <w:p w14:paraId="42A222F1" w14:textId="1A8F9A29" w:rsidR="00D93BAB" w:rsidRPr="00D93BAB" w:rsidRDefault="00D93BAB">
      <w:pPr>
        <w:pStyle w:val="CommentText"/>
        <w:rPr>
          <w:lang w:val="ru-RU"/>
        </w:rPr>
      </w:pPr>
      <w:r>
        <w:rPr>
          <w:rStyle w:val="CommentReference"/>
        </w:rPr>
        <w:annotationRef/>
      </w:r>
      <w:r>
        <w:rPr>
          <w:lang w:val="ru-RU"/>
        </w:rPr>
        <w:t>Корреляция или необязательно?</w:t>
      </w:r>
    </w:p>
  </w:comment>
  <w:comment w:id="9" w:author="Mariya" w:date="2026-09-26T19:37:00Z" w:initials="M">
    <w:p w14:paraId="13CD6E01" w14:textId="2FB083FE" w:rsidR="00944905" w:rsidRPr="00944905" w:rsidRDefault="00944905">
      <w:pPr>
        <w:pStyle w:val="CommentText"/>
        <w:rPr>
          <w:lang w:val="ru-RU"/>
        </w:rPr>
      </w:pPr>
      <w:r>
        <w:rPr>
          <w:rStyle w:val="CommentReference"/>
        </w:rPr>
        <w:annotationRef/>
      </w:r>
      <w:r>
        <w:rPr>
          <w:lang w:val="ru-RU"/>
        </w:rPr>
        <w:t xml:space="preserve">Не хватает </w:t>
      </w:r>
      <w:r>
        <w:t>egg</w:t>
      </w:r>
      <w:r w:rsidRPr="00944905">
        <w:rPr>
          <w:lang w:val="ru-RU"/>
        </w:rPr>
        <w:t xml:space="preserve"> </w:t>
      </w:r>
      <w:r>
        <w:t>granuloma</w:t>
      </w:r>
      <w:r w:rsidRPr="00944905">
        <w:rPr>
          <w:lang w:val="ru-RU"/>
        </w:rPr>
        <w:t xml:space="preserve"> </w:t>
      </w:r>
      <w:proofErr w:type="gramStart"/>
      <w:r>
        <w:rPr>
          <w:lang w:val="ru-RU"/>
        </w:rPr>
        <w:t>и возможно</w:t>
      </w:r>
      <w:proofErr w:type="gramEnd"/>
      <w:r>
        <w:rPr>
          <w:lang w:val="ru-RU"/>
        </w:rPr>
        <w:t xml:space="preserve"> </w:t>
      </w:r>
      <w:r>
        <w:t>neoplasia</w:t>
      </w:r>
      <w:r w:rsidRPr="00944905">
        <w:rPr>
          <w:lang w:val="ru-RU"/>
        </w:rPr>
        <w:t>,</w:t>
      </w:r>
      <w:r>
        <w:rPr>
          <w:lang w:val="ru-RU"/>
        </w:rPr>
        <w:t xml:space="preserve"> почему решили не добавлять неоплазию и </w:t>
      </w:r>
      <w:r>
        <w:t>egg</w:t>
      </w:r>
      <w:r w:rsidRPr="00944905">
        <w:rPr>
          <w:lang w:val="ru-RU"/>
        </w:rPr>
        <w:t xml:space="preserve"> </w:t>
      </w:r>
      <w:r>
        <w:t>granuloma</w:t>
      </w:r>
      <w:r>
        <w:rPr>
          <w:lang w:val="ru-RU"/>
        </w:rPr>
        <w:t>, не напомните?</w:t>
      </w:r>
    </w:p>
  </w:comment>
  <w:comment w:id="10" w:author="Mariya" w:date="2026-09-26T19:38:00Z" w:initials="M">
    <w:p w14:paraId="21C47E58" w14:textId="1C9CBFB0" w:rsidR="00944905" w:rsidRPr="00944905" w:rsidRDefault="00944905">
      <w:pPr>
        <w:pStyle w:val="CommentText"/>
        <w:rPr>
          <w:lang w:val="ru-RU"/>
        </w:rPr>
      </w:pPr>
      <w:r>
        <w:rPr>
          <w:rStyle w:val="CommentReference"/>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C8CB7" w15:done="0"/>
  <w15:commentEx w15:paraId="6C64CE76" w15:done="1"/>
  <w15:commentEx w15:paraId="66FA60EA" w15:done="1"/>
  <w15:commentEx w15:paraId="42A222F1" w15:done="1"/>
  <w15:commentEx w15:paraId="13CD6E01" w15:done="0"/>
  <w15:commentEx w15:paraId="21C47E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C8CB7" w16cid:durableId="446C8CB7"/>
  <w16cid:commentId w16cid:paraId="6C64CE76" w16cid:durableId="6C64CE76"/>
  <w16cid:commentId w16cid:paraId="66FA60EA" w16cid:durableId="564981FF"/>
  <w16cid:commentId w16cid:paraId="42A222F1" w16cid:durableId="42A222F1"/>
  <w16cid:commentId w16cid:paraId="13CD6E01" w16cid:durableId="13CD6E01"/>
  <w16cid:commentId w16cid:paraId="21C47E58" w16cid:durableId="21C47E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3287496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ya">
    <w15:presenceInfo w15:providerId="None" w15:userId="Mariya"/>
  </w15:person>
  <w15:person w15:author="Yaroslave Kapushchak">
    <w15:presenceInfo w15:providerId="Windows Live" w15:userId="e91640961c0a8f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A7"/>
    <w:rsid w:val="00007434"/>
    <w:rsid w:val="00013951"/>
    <w:rsid w:val="0001765F"/>
    <w:rsid w:val="00020D5C"/>
    <w:rsid w:val="0002394C"/>
    <w:rsid w:val="00030E56"/>
    <w:rsid w:val="00032D9C"/>
    <w:rsid w:val="00036121"/>
    <w:rsid w:val="00057DE5"/>
    <w:rsid w:val="00065978"/>
    <w:rsid w:val="00072802"/>
    <w:rsid w:val="000806BC"/>
    <w:rsid w:val="00082893"/>
    <w:rsid w:val="00085101"/>
    <w:rsid w:val="00086D37"/>
    <w:rsid w:val="0009240B"/>
    <w:rsid w:val="000A6E3E"/>
    <w:rsid w:val="000B124A"/>
    <w:rsid w:val="000B3F2F"/>
    <w:rsid w:val="000B636D"/>
    <w:rsid w:val="000D31CF"/>
    <w:rsid w:val="000E600C"/>
    <w:rsid w:val="000E746E"/>
    <w:rsid w:val="000E779B"/>
    <w:rsid w:val="000F0EC4"/>
    <w:rsid w:val="000F42BE"/>
    <w:rsid w:val="00100669"/>
    <w:rsid w:val="00103F0B"/>
    <w:rsid w:val="00106844"/>
    <w:rsid w:val="001220EA"/>
    <w:rsid w:val="0013153D"/>
    <w:rsid w:val="00131582"/>
    <w:rsid w:val="00141B1A"/>
    <w:rsid w:val="00144C60"/>
    <w:rsid w:val="00144D33"/>
    <w:rsid w:val="00144DD5"/>
    <w:rsid w:val="00146A27"/>
    <w:rsid w:val="00151D94"/>
    <w:rsid w:val="00154262"/>
    <w:rsid w:val="0015617F"/>
    <w:rsid w:val="00166D23"/>
    <w:rsid w:val="00167C32"/>
    <w:rsid w:val="00173151"/>
    <w:rsid w:val="00175FFE"/>
    <w:rsid w:val="00183AC4"/>
    <w:rsid w:val="00190D3D"/>
    <w:rsid w:val="001A00A7"/>
    <w:rsid w:val="001A07CC"/>
    <w:rsid w:val="001A1852"/>
    <w:rsid w:val="001B2082"/>
    <w:rsid w:val="001B2149"/>
    <w:rsid w:val="001B5A4A"/>
    <w:rsid w:val="001D38BF"/>
    <w:rsid w:val="001D5237"/>
    <w:rsid w:val="001E0898"/>
    <w:rsid w:val="001E6493"/>
    <w:rsid w:val="001E766B"/>
    <w:rsid w:val="001F194C"/>
    <w:rsid w:val="001F3153"/>
    <w:rsid w:val="001F4BAB"/>
    <w:rsid w:val="00205CD6"/>
    <w:rsid w:val="00213C24"/>
    <w:rsid w:val="002213D4"/>
    <w:rsid w:val="00223D28"/>
    <w:rsid w:val="00241C72"/>
    <w:rsid w:val="00255B5A"/>
    <w:rsid w:val="00271446"/>
    <w:rsid w:val="002A2D7E"/>
    <w:rsid w:val="002B43DE"/>
    <w:rsid w:val="002C18B1"/>
    <w:rsid w:val="002C4E1E"/>
    <w:rsid w:val="002C67A7"/>
    <w:rsid w:val="002C7068"/>
    <w:rsid w:val="002D6192"/>
    <w:rsid w:val="002E0AFB"/>
    <w:rsid w:val="002E1B86"/>
    <w:rsid w:val="002E54C6"/>
    <w:rsid w:val="002F0266"/>
    <w:rsid w:val="002F19AE"/>
    <w:rsid w:val="00300371"/>
    <w:rsid w:val="00300840"/>
    <w:rsid w:val="00305A1E"/>
    <w:rsid w:val="003104F3"/>
    <w:rsid w:val="0033137E"/>
    <w:rsid w:val="0033557A"/>
    <w:rsid w:val="00340C40"/>
    <w:rsid w:val="003415D9"/>
    <w:rsid w:val="003435D2"/>
    <w:rsid w:val="00345068"/>
    <w:rsid w:val="003502F4"/>
    <w:rsid w:val="003503AA"/>
    <w:rsid w:val="00350561"/>
    <w:rsid w:val="003539B5"/>
    <w:rsid w:val="00353FCE"/>
    <w:rsid w:val="00364A1C"/>
    <w:rsid w:val="00381CCE"/>
    <w:rsid w:val="0039006F"/>
    <w:rsid w:val="00393C4C"/>
    <w:rsid w:val="003963D3"/>
    <w:rsid w:val="0039717B"/>
    <w:rsid w:val="003D6A5C"/>
    <w:rsid w:val="003E3C2C"/>
    <w:rsid w:val="003E3D91"/>
    <w:rsid w:val="003F04D2"/>
    <w:rsid w:val="003F71F0"/>
    <w:rsid w:val="00400577"/>
    <w:rsid w:val="00400B61"/>
    <w:rsid w:val="004033F1"/>
    <w:rsid w:val="004125FE"/>
    <w:rsid w:val="004158BB"/>
    <w:rsid w:val="00426ECB"/>
    <w:rsid w:val="00431BC6"/>
    <w:rsid w:val="004376FF"/>
    <w:rsid w:val="004421C9"/>
    <w:rsid w:val="00442637"/>
    <w:rsid w:val="0044716B"/>
    <w:rsid w:val="00452649"/>
    <w:rsid w:val="00460395"/>
    <w:rsid w:val="00462FBE"/>
    <w:rsid w:val="00463A7B"/>
    <w:rsid w:val="00470566"/>
    <w:rsid w:val="004705D9"/>
    <w:rsid w:val="004A0F48"/>
    <w:rsid w:val="004B2599"/>
    <w:rsid w:val="004C4A38"/>
    <w:rsid w:val="004D79EE"/>
    <w:rsid w:val="004F1E57"/>
    <w:rsid w:val="004F5523"/>
    <w:rsid w:val="004F5D97"/>
    <w:rsid w:val="00502153"/>
    <w:rsid w:val="0050260B"/>
    <w:rsid w:val="00505C49"/>
    <w:rsid w:val="00510825"/>
    <w:rsid w:val="00514723"/>
    <w:rsid w:val="0053011A"/>
    <w:rsid w:val="00532FCF"/>
    <w:rsid w:val="00534928"/>
    <w:rsid w:val="0053690B"/>
    <w:rsid w:val="0054056A"/>
    <w:rsid w:val="00542B70"/>
    <w:rsid w:val="00542C39"/>
    <w:rsid w:val="0055234B"/>
    <w:rsid w:val="005539F6"/>
    <w:rsid w:val="00571A09"/>
    <w:rsid w:val="00590F3A"/>
    <w:rsid w:val="005922C3"/>
    <w:rsid w:val="0059426D"/>
    <w:rsid w:val="005950B1"/>
    <w:rsid w:val="005B09AF"/>
    <w:rsid w:val="005B11B6"/>
    <w:rsid w:val="005C4DA6"/>
    <w:rsid w:val="005C50A2"/>
    <w:rsid w:val="005D1140"/>
    <w:rsid w:val="005F6378"/>
    <w:rsid w:val="00612A35"/>
    <w:rsid w:val="00614B17"/>
    <w:rsid w:val="00620E84"/>
    <w:rsid w:val="00624D3D"/>
    <w:rsid w:val="00630DBE"/>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612C"/>
    <w:rsid w:val="006A795F"/>
    <w:rsid w:val="006B21EB"/>
    <w:rsid w:val="006B4D5E"/>
    <w:rsid w:val="006B5D93"/>
    <w:rsid w:val="006D2692"/>
    <w:rsid w:val="006F37B0"/>
    <w:rsid w:val="006F5FF8"/>
    <w:rsid w:val="006F61C2"/>
    <w:rsid w:val="006F6665"/>
    <w:rsid w:val="006F68B9"/>
    <w:rsid w:val="00707D74"/>
    <w:rsid w:val="00711D59"/>
    <w:rsid w:val="00720121"/>
    <w:rsid w:val="00720F4C"/>
    <w:rsid w:val="0072660B"/>
    <w:rsid w:val="00726A8C"/>
    <w:rsid w:val="0075014D"/>
    <w:rsid w:val="00760379"/>
    <w:rsid w:val="00776E9F"/>
    <w:rsid w:val="0079213F"/>
    <w:rsid w:val="00797DA2"/>
    <w:rsid w:val="007A087A"/>
    <w:rsid w:val="007A25CA"/>
    <w:rsid w:val="007D1F87"/>
    <w:rsid w:val="007D286B"/>
    <w:rsid w:val="007E0918"/>
    <w:rsid w:val="007E1FE8"/>
    <w:rsid w:val="007E39A9"/>
    <w:rsid w:val="007F0546"/>
    <w:rsid w:val="007F0590"/>
    <w:rsid w:val="00801030"/>
    <w:rsid w:val="00830868"/>
    <w:rsid w:val="00837B0E"/>
    <w:rsid w:val="0086228A"/>
    <w:rsid w:val="00875051"/>
    <w:rsid w:val="008800B8"/>
    <w:rsid w:val="00883BCB"/>
    <w:rsid w:val="00892FC6"/>
    <w:rsid w:val="008957FE"/>
    <w:rsid w:val="008A2BF3"/>
    <w:rsid w:val="008A300D"/>
    <w:rsid w:val="008A3501"/>
    <w:rsid w:val="008B3344"/>
    <w:rsid w:val="008C01A4"/>
    <w:rsid w:val="008C364A"/>
    <w:rsid w:val="008C4139"/>
    <w:rsid w:val="008C48E3"/>
    <w:rsid w:val="008C54DA"/>
    <w:rsid w:val="008C736E"/>
    <w:rsid w:val="008D120E"/>
    <w:rsid w:val="008D1A5A"/>
    <w:rsid w:val="008E0489"/>
    <w:rsid w:val="008E0926"/>
    <w:rsid w:val="008F42B0"/>
    <w:rsid w:val="009016B9"/>
    <w:rsid w:val="00902E4D"/>
    <w:rsid w:val="00907C8A"/>
    <w:rsid w:val="009229B9"/>
    <w:rsid w:val="00933FEB"/>
    <w:rsid w:val="009378EF"/>
    <w:rsid w:val="00943B96"/>
    <w:rsid w:val="00944905"/>
    <w:rsid w:val="00944D15"/>
    <w:rsid w:val="00956841"/>
    <w:rsid w:val="0096142B"/>
    <w:rsid w:val="00963B1A"/>
    <w:rsid w:val="00972A7F"/>
    <w:rsid w:val="00976B07"/>
    <w:rsid w:val="00987BC2"/>
    <w:rsid w:val="009A20AB"/>
    <w:rsid w:val="009B7991"/>
    <w:rsid w:val="009C13BB"/>
    <w:rsid w:val="009D0F5A"/>
    <w:rsid w:val="009D14E9"/>
    <w:rsid w:val="009D2FA1"/>
    <w:rsid w:val="009D6D69"/>
    <w:rsid w:val="009E39D0"/>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A1FF3"/>
    <w:rsid w:val="00AB1ACB"/>
    <w:rsid w:val="00AB2354"/>
    <w:rsid w:val="00AB2792"/>
    <w:rsid w:val="00AB2D8C"/>
    <w:rsid w:val="00AB2E68"/>
    <w:rsid w:val="00AB4E0B"/>
    <w:rsid w:val="00AB748C"/>
    <w:rsid w:val="00AC13E3"/>
    <w:rsid w:val="00AD206C"/>
    <w:rsid w:val="00AD521B"/>
    <w:rsid w:val="00AD5742"/>
    <w:rsid w:val="00AD59F5"/>
    <w:rsid w:val="00AD6589"/>
    <w:rsid w:val="00AE360C"/>
    <w:rsid w:val="00AE4ADC"/>
    <w:rsid w:val="00AF2333"/>
    <w:rsid w:val="00AF2F77"/>
    <w:rsid w:val="00AF3BF3"/>
    <w:rsid w:val="00B00FFC"/>
    <w:rsid w:val="00B07107"/>
    <w:rsid w:val="00B15EF7"/>
    <w:rsid w:val="00B264A2"/>
    <w:rsid w:val="00B374B8"/>
    <w:rsid w:val="00B407CB"/>
    <w:rsid w:val="00B576FB"/>
    <w:rsid w:val="00B60DE6"/>
    <w:rsid w:val="00B64B3D"/>
    <w:rsid w:val="00B64C2C"/>
    <w:rsid w:val="00B74AC9"/>
    <w:rsid w:val="00B83098"/>
    <w:rsid w:val="00B921F5"/>
    <w:rsid w:val="00B9664B"/>
    <w:rsid w:val="00BA1991"/>
    <w:rsid w:val="00BA3FB2"/>
    <w:rsid w:val="00BB3000"/>
    <w:rsid w:val="00BB33E6"/>
    <w:rsid w:val="00BC6D0A"/>
    <w:rsid w:val="00BD0978"/>
    <w:rsid w:val="00BE4248"/>
    <w:rsid w:val="00C01421"/>
    <w:rsid w:val="00C150C1"/>
    <w:rsid w:val="00C228FB"/>
    <w:rsid w:val="00C25E63"/>
    <w:rsid w:val="00C33A97"/>
    <w:rsid w:val="00C357E2"/>
    <w:rsid w:val="00C428B8"/>
    <w:rsid w:val="00C50AEE"/>
    <w:rsid w:val="00C532C6"/>
    <w:rsid w:val="00C55F97"/>
    <w:rsid w:val="00C64A43"/>
    <w:rsid w:val="00C6529A"/>
    <w:rsid w:val="00C70844"/>
    <w:rsid w:val="00C70AB2"/>
    <w:rsid w:val="00C738C9"/>
    <w:rsid w:val="00C77BF7"/>
    <w:rsid w:val="00C94556"/>
    <w:rsid w:val="00CA468B"/>
    <w:rsid w:val="00CA5D2F"/>
    <w:rsid w:val="00CB41E0"/>
    <w:rsid w:val="00CD049B"/>
    <w:rsid w:val="00CD08FC"/>
    <w:rsid w:val="00CD0A8F"/>
    <w:rsid w:val="00CE0C08"/>
    <w:rsid w:val="00CE3639"/>
    <w:rsid w:val="00CF149C"/>
    <w:rsid w:val="00CF5A10"/>
    <w:rsid w:val="00D03E02"/>
    <w:rsid w:val="00D10DDB"/>
    <w:rsid w:val="00D12E93"/>
    <w:rsid w:val="00D15203"/>
    <w:rsid w:val="00D25240"/>
    <w:rsid w:val="00D274D0"/>
    <w:rsid w:val="00D50D4A"/>
    <w:rsid w:val="00D512D3"/>
    <w:rsid w:val="00D54EE7"/>
    <w:rsid w:val="00D54F7B"/>
    <w:rsid w:val="00D60557"/>
    <w:rsid w:val="00D619CE"/>
    <w:rsid w:val="00D7064B"/>
    <w:rsid w:val="00D72825"/>
    <w:rsid w:val="00D76CBC"/>
    <w:rsid w:val="00D92967"/>
    <w:rsid w:val="00D93BAB"/>
    <w:rsid w:val="00DA7E16"/>
    <w:rsid w:val="00DA7F7D"/>
    <w:rsid w:val="00DB222F"/>
    <w:rsid w:val="00DB383E"/>
    <w:rsid w:val="00DB44DE"/>
    <w:rsid w:val="00DC2809"/>
    <w:rsid w:val="00DC3695"/>
    <w:rsid w:val="00DC4862"/>
    <w:rsid w:val="00DC59B1"/>
    <w:rsid w:val="00DC5F57"/>
    <w:rsid w:val="00DD0F3E"/>
    <w:rsid w:val="00DE1B43"/>
    <w:rsid w:val="00DE3C0A"/>
    <w:rsid w:val="00DF326E"/>
    <w:rsid w:val="00DF6508"/>
    <w:rsid w:val="00E03D83"/>
    <w:rsid w:val="00E11F06"/>
    <w:rsid w:val="00E224D5"/>
    <w:rsid w:val="00E24C65"/>
    <w:rsid w:val="00E31D20"/>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94FE5"/>
    <w:rsid w:val="00EA0E34"/>
    <w:rsid w:val="00EA61AB"/>
    <w:rsid w:val="00EC464F"/>
    <w:rsid w:val="00ED2075"/>
    <w:rsid w:val="00EE0615"/>
    <w:rsid w:val="00EE2144"/>
    <w:rsid w:val="00EE7985"/>
    <w:rsid w:val="00EF5E2B"/>
    <w:rsid w:val="00F006C0"/>
    <w:rsid w:val="00F06D42"/>
    <w:rsid w:val="00F10A33"/>
    <w:rsid w:val="00F13FDC"/>
    <w:rsid w:val="00F17E2E"/>
    <w:rsid w:val="00F31667"/>
    <w:rsid w:val="00F352C5"/>
    <w:rsid w:val="00F43C8D"/>
    <w:rsid w:val="00F467CA"/>
    <w:rsid w:val="00F53042"/>
    <w:rsid w:val="00F70378"/>
    <w:rsid w:val="00F71BA3"/>
    <w:rsid w:val="00F71C35"/>
    <w:rsid w:val="00F874F6"/>
    <w:rsid w:val="00F87B50"/>
    <w:rsid w:val="00F90EA9"/>
    <w:rsid w:val="00F92F0B"/>
    <w:rsid w:val="00F95D48"/>
    <w:rsid w:val="00FB42C4"/>
    <w:rsid w:val="00FC4100"/>
    <w:rsid w:val="00FE27D9"/>
    <w:rsid w:val="00FE2DA0"/>
    <w:rsid w:val="00FE7F70"/>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B61"/>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customStyle="1" w:styleId="UnresolvedMention1">
    <w:name w:val="Unresolved Mention1"/>
    <w:basedOn w:val="DefaultParagraphFont"/>
    <w:uiPriority w:val="99"/>
    <w:semiHidden/>
    <w:unhideWhenUsed/>
    <w:rsid w:val="00B407CB"/>
    <w:rPr>
      <w:color w:val="605E5C"/>
      <w:shd w:val="clear" w:color="auto" w:fill="E1DFDD"/>
    </w:rPr>
  </w:style>
  <w:style w:type="character" w:styleId="CommentReference">
    <w:name w:val="annotation reference"/>
    <w:basedOn w:val="DefaultParagraphFont"/>
    <w:uiPriority w:val="99"/>
    <w:semiHidden/>
    <w:unhideWhenUsed/>
    <w:rsid w:val="00711D59"/>
    <w:rPr>
      <w:sz w:val="16"/>
      <w:szCs w:val="16"/>
    </w:rPr>
  </w:style>
  <w:style w:type="paragraph" w:styleId="CommentText">
    <w:name w:val="annotation text"/>
    <w:basedOn w:val="Normal"/>
    <w:link w:val="CommentTextChar"/>
    <w:uiPriority w:val="99"/>
    <w:semiHidden/>
    <w:unhideWhenUsed/>
    <w:rsid w:val="00711D59"/>
    <w:pPr>
      <w:spacing w:line="240" w:lineRule="auto"/>
    </w:pPr>
    <w:rPr>
      <w:sz w:val="20"/>
      <w:szCs w:val="20"/>
    </w:rPr>
  </w:style>
  <w:style w:type="character" w:customStyle="1" w:styleId="CommentTextChar">
    <w:name w:val="Comment Text Char"/>
    <w:basedOn w:val="DefaultParagraphFont"/>
    <w:link w:val="CommentText"/>
    <w:uiPriority w:val="99"/>
    <w:semiHidden/>
    <w:rsid w:val="00711D59"/>
    <w:rPr>
      <w:sz w:val="20"/>
      <w:szCs w:val="20"/>
    </w:rPr>
  </w:style>
  <w:style w:type="paragraph" w:styleId="CommentSubject">
    <w:name w:val="annotation subject"/>
    <w:basedOn w:val="CommentText"/>
    <w:next w:val="CommentText"/>
    <w:link w:val="CommentSubjectChar"/>
    <w:uiPriority w:val="99"/>
    <w:semiHidden/>
    <w:unhideWhenUsed/>
    <w:rsid w:val="00711D59"/>
    <w:rPr>
      <w:b/>
      <w:bCs/>
    </w:rPr>
  </w:style>
  <w:style w:type="character" w:customStyle="1" w:styleId="CommentSubjectChar">
    <w:name w:val="Comment Subject Char"/>
    <w:basedOn w:val="CommentTextChar"/>
    <w:link w:val="CommentSubject"/>
    <w:uiPriority w:val="99"/>
    <w:semiHidden/>
    <w:rsid w:val="00711D59"/>
    <w:rPr>
      <w:b/>
      <w:bCs/>
      <w:sz w:val="20"/>
      <w:szCs w:val="20"/>
    </w:rPr>
  </w:style>
  <w:style w:type="paragraph" w:styleId="BalloonText">
    <w:name w:val="Balloon Text"/>
    <w:basedOn w:val="Normal"/>
    <w:link w:val="BalloonTextChar"/>
    <w:uiPriority w:val="99"/>
    <w:semiHidden/>
    <w:unhideWhenUsed/>
    <w:rsid w:val="00711D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D59"/>
    <w:rPr>
      <w:rFonts w:ascii="Segoe UI" w:hAnsi="Segoe UI" w:cs="Segoe UI"/>
      <w:sz w:val="18"/>
      <w:szCs w:val="18"/>
    </w:rPr>
  </w:style>
  <w:style w:type="paragraph" w:styleId="Revision">
    <w:name w:val="Revision"/>
    <w:hidden/>
    <w:uiPriority w:val="99"/>
    <w:semiHidden/>
    <w:rsid w:val="00D12E9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1167</TotalTime>
  <Pages>11</Pages>
  <Words>4154</Words>
  <Characters>23683</Characters>
  <Application>Microsoft Office Word</Application>
  <DocSecurity>0</DocSecurity>
  <Lines>197</Lines>
  <Paragraphs>55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430</cp:revision>
  <dcterms:created xsi:type="dcterms:W3CDTF">2026-06-29T06:49:00Z</dcterms:created>
  <dcterms:modified xsi:type="dcterms:W3CDTF">2026-10-02T08:51:00Z</dcterms:modified>
</cp:coreProperties>
</file>