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761FCA" w14:textId="301544BD" w:rsidR="00711D59" w:rsidRDefault="00711D59" w:rsidP="00EA61AB">
      <w:pPr>
        <w:spacing w:after="0" w:line="276" w:lineRule="auto"/>
        <w:jc w:val="both"/>
        <w:rPr>
          <w:rFonts w:ascii="Times New Roman" w:hAnsi="Times New Roman" w:cs="Times New Roman"/>
          <w:b/>
          <w:bCs/>
        </w:rPr>
      </w:pPr>
      <w:bookmarkStart w:id="0" w:name="_Hlk241077641"/>
      <w:bookmarkEnd w:id="0"/>
      <w:commentRangeStart w:id="1"/>
      <w:r>
        <w:rPr>
          <w:rFonts w:ascii="Times New Roman" w:hAnsi="Times New Roman" w:cs="Times New Roman"/>
          <w:b/>
          <w:bCs/>
        </w:rPr>
        <w:t>Establishment of animal model for Opisthorchis felineus liver fluke infection</w:t>
      </w:r>
      <w:commentRangeEnd w:id="1"/>
      <w:r>
        <w:rPr>
          <w:rStyle w:val="af"/>
        </w:rPr>
        <w:commentReference w:id="1"/>
      </w:r>
    </w:p>
    <w:p w14:paraId="3AFAD93B" w14:textId="28193B39" w:rsidR="00711D59" w:rsidRDefault="00F23E98" w:rsidP="00EA61AB">
      <w:pPr>
        <w:spacing w:after="0" w:line="276" w:lineRule="auto"/>
        <w:jc w:val="both"/>
        <w:rPr>
          <w:ins w:id="2" w:author="Yaroslave Kapushchak" w:date="2026-10-15T19:08:00Z"/>
          <w:rFonts w:ascii="Times New Roman" w:hAnsi="Times New Roman" w:cs="Times New Roman"/>
          <w:b/>
          <w:bCs/>
          <w:lang w:val="ru-RU"/>
        </w:rPr>
      </w:pPr>
      <w:ins w:id="3" w:author="Yaroslave Kapushchak" w:date="2026-10-15T19:07:00Z">
        <w:r>
          <w:rPr>
            <w:rFonts w:ascii="Times New Roman" w:hAnsi="Times New Roman" w:cs="Times New Roman"/>
            <w:b/>
            <w:bCs/>
            <w:lang w:val="ru-RU"/>
          </w:rPr>
          <w:t xml:space="preserve">Проблема выбора </w:t>
        </w:r>
      </w:ins>
      <w:ins w:id="4" w:author="Yaroslave Kapushchak" w:date="2026-10-15T19:08:00Z">
        <w:r>
          <w:rPr>
            <w:rFonts w:ascii="Times New Roman" w:hAnsi="Times New Roman" w:cs="Times New Roman"/>
            <w:b/>
            <w:bCs/>
            <w:lang w:val="ru-RU"/>
          </w:rPr>
          <w:t>экспериментальной</w:t>
        </w:r>
      </w:ins>
      <w:ins w:id="5" w:author="Yaroslave Kapushchak" w:date="2026-10-15T19:07:00Z">
        <w:r>
          <w:rPr>
            <w:rFonts w:ascii="Times New Roman" w:hAnsi="Times New Roman" w:cs="Times New Roman"/>
            <w:b/>
            <w:bCs/>
            <w:lang w:val="ru-RU"/>
          </w:rPr>
          <w:t xml:space="preserve"> модели </w:t>
        </w:r>
      </w:ins>
      <w:ins w:id="6" w:author="Yaroslave Kapushchak" w:date="2026-10-15T19:08:00Z">
        <w:r>
          <w:rPr>
            <w:rFonts w:ascii="Times New Roman" w:hAnsi="Times New Roman" w:cs="Times New Roman"/>
            <w:b/>
            <w:bCs/>
            <w:lang w:val="ru-RU"/>
          </w:rPr>
          <w:t xml:space="preserve">на примере </w:t>
        </w:r>
        <w:r>
          <w:rPr>
            <w:rFonts w:ascii="Times New Roman" w:hAnsi="Times New Roman" w:cs="Times New Roman"/>
            <w:b/>
            <w:bCs/>
          </w:rPr>
          <w:t>O</w:t>
        </w:r>
        <w:r w:rsidRPr="00F23E98">
          <w:rPr>
            <w:rFonts w:ascii="Times New Roman" w:hAnsi="Times New Roman" w:cs="Times New Roman"/>
            <w:b/>
            <w:bCs/>
            <w:lang w:val="ru-RU"/>
            <w:rPrChange w:id="7" w:author="Yaroslave Kapushchak" w:date="2026-10-15T19:08:00Z">
              <w:rPr>
                <w:rFonts w:ascii="Times New Roman" w:hAnsi="Times New Roman" w:cs="Times New Roman"/>
                <w:b/>
                <w:bCs/>
              </w:rPr>
            </w:rPrChange>
          </w:rPr>
          <w:t xml:space="preserve">. </w:t>
        </w:r>
        <w:r>
          <w:rPr>
            <w:rFonts w:ascii="Times New Roman" w:hAnsi="Times New Roman" w:cs="Times New Roman"/>
            <w:b/>
            <w:bCs/>
          </w:rPr>
          <w:t>felineus</w:t>
        </w:r>
        <w:r w:rsidRPr="00F23E98">
          <w:rPr>
            <w:rFonts w:ascii="Times New Roman" w:hAnsi="Times New Roman" w:cs="Times New Roman"/>
            <w:b/>
            <w:bCs/>
            <w:lang w:val="ru-RU"/>
            <w:rPrChange w:id="8" w:author="Yaroslave Kapushchak" w:date="2026-10-15T19:08:00Z">
              <w:rPr>
                <w:rFonts w:ascii="Times New Roman" w:hAnsi="Times New Roman" w:cs="Times New Roman"/>
                <w:b/>
                <w:bCs/>
              </w:rPr>
            </w:rPrChange>
          </w:rPr>
          <w:t xml:space="preserve"> </w:t>
        </w:r>
        <w:r>
          <w:rPr>
            <w:rFonts w:ascii="Times New Roman" w:hAnsi="Times New Roman" w:cs="Times New Roman"/>
            <w:b/>
            <w:bCs/>
            <w:lang w:val="ru-RU"/>
          </w:rPr>
          <w:t>инвазии.</w:t>
        </w:r>
      </w:ins>
    </w:p>
    <w:p w14:paraId="48C75648" w14:textId="77777777" w:rsidR="009D1D35" w:rsidRPr="00F23E98" w:rsidRDefault="009D1D35" w:rsidP="00EA61AB">
      <w:pPr>
        <w:spacing w:after="0" w:line="276" w:lineRule="auto"/>
        <w:jc w:val="both"/>
        <w:rPr>
          <w:rFonts w:ascii="Times New Roman" w:hAnsi="Times New Roman" w:cs="Times New Roman"/>
          <w:b/>
          <w:bCs/>
          <w:lang w:val="ru-RU"/>
          <w:rPrChange w:id="9" w:author="Yaroslave Kapushchak" w:date="2026-10-15T19:08:00Z">
            <w:rPr>
              <w:rFonts w:ascii="Times New Roman" w:hAnsi="Times New Roman" w:cs="Times New Roman"/>
              <w:b/>
              <w:bCs/>
            </w:rPr>
          </w:rPrChange>
        </w:rPr>
      </w:pPr>
    </w:p>
    <w:p w14:paraId="0967FF3F" w14:textId="74A8BD61" w:rsidR="00F006C0" w:rsidRDefault="00F006C0" w:rsidP="00EA61AB">
      <w:pPr>
        <w:spacing w:after="0" w:line="276" w:lineRule="auto"/>
        <w:jc w:val="both"/>
        <w:rPr>
          <w:rFonts w:ascii="Times New Roman" w:hAnsi="Times New Roman" w:cs="Times New Roman"/>
          <w:b/>
          <w:bCs/>
          <w:lang w:val="ru-RU"/>
        </w:rPr>
      </w:pPr>
      <w:r w:rsidRPr="00D92967">
        <w:rPr>
          <w:rFonts w:ascii="Times New Roman" w:hAnsi="Times New Roman" w:cs="Times New Roman"/>
          <w:b/>
          <w:bCs/>
        </w:rPr>
        <w:t>Introduction</w:t>
      </w:r>
      <w:r w:rsidRPr="00BB2846">
        <w:rPr>
          <w:rFonts w:ascii="Times New Roman" w:hAnsi="Times New Roman" w:cs="Times New Roman"/>
          <w:b/>
          <w:bCs/>
          <w:lang w:val="ru-RU"/>
        </w:rPr>
        <w:t xml:space="preserve"> </w:t>
      </w:r>
    </w:p>
    <w:p w14:paraId="72BF85C2" w14:textId="7FB4A894" w:rsidR="00833AE4" w:rsidRPr="00833AE4" w:rsidRDefault="00960783" w:rsidP="00833AE4">
      <w:pPr>
        <w:spacing w:after="0" w:line="276" w:lineRule="auto"/>
        <w:jc w:val="both"/>
        <w:rPr>
          <w:rFonts w:ascii="Times New Roman" w:hAnsi="Times New Roman" w:cs="Times New Roman"/>
          <w:lang w:val="ru-RU"/>
        </w:rPr>
      </w:pPr>
      <w:r>
        <w:rPr>
          <w:rFonts w:ascii="Times New Roman" w:hAnsi="Times New Roman" w:cs="Times New Roman"/>
          <w:lang w:val="ru-RU"/>
        </w:rPr>
        <w:t>Одной из основных задач современной биологической науки является изучение патогенеза</w:t>
      </w:r>
      <w:r w:rsidR="00810768">
        <w:rPr>
          <w:rFonts w:ascii="Times New Roman" w:hAnsi="Times New Roman" w:cs="Times New Roman"/>
          <w:lang w:val="ru-RU"/>
        </w:rPr>
        <w:t xml:space="preserve"> различных заболеваний</w:t>
      </w:r>
      <w:r>
        <w:rPr>
          <w:rFonts w:ascii="Times New Roman" w:hAnsi="Times New Roman" w:cs="Times New Roman"/>
          <w:lang w:val="ru-RU"/>
        </w:rPr>
        <w:t xml:space="preserve">, подбор методов их контроля и терапии. </w:t>
      </w:r>
      <w:r w:rsidR="00833AE4" w:rsidRPr="00833AE4">
        <w:rPr>
          <w:rFonts w:ascii="Times New Roman" w:hAnsi="Times New Roman" w:cs="Times New Roman"/>
          <w:lang w:val="ru-RU"/>
        </w:rPr>
        <w:t>Важную роль в решении этой задачи играет выбор адекватной животной модели, воспроизводящей ключевые особенности исследуемого заболевания. Соответствие модели поставленным задачам определяет обоснованность интерпретации результатов и возможность их переноса в клиническую практику.</w:t>
      </w:r>
      <w:r w:rsidR="00833AE4">
        <w:rPr>
          <w:rFonts w:ascii="Times New Roman" w:hAnsi="Times New Roman" w:cs="Times New Roman"/>
          <w:lang w:val="ru-RU"/>
        </w:rPr>
        <w:t xml:space="preserve"> </w:t>
      </w:r>
    </w:p>
    <w:p w14:paraId="37B4207D" w14:textId="73FBFDCC" w:rsidR="00833AE4" w:rsidRDefault="00833AE4" w:rsidP="00833AE4">
      <w:pPr>
        <w:spacing w:after="0" w:line="276" w:lineRule="auto"/>
        <w:jc w:val="both"/>
        <w:rPr>
          <w:rFonts w:ascii="Times New Roman" w:hAnsi="Times New Roman" w:cs="Times New Roman"/>
          <w:lang w:val="ru-RU"/>
        </w:rPr>
      </w:pPr>
      <w:r w:rsidRPr="00833AE4">
        <w:rPr>
          <w:rFonts w:ascii="Times New Roman" w:hAnsi="Times New Roman" w:cs="Times New Roman"/>
          <w:lang w:val="ru-RU"/>
        </w:rPr>
        <w:t>Валидность животной модели оценивают по нескольким основным критериям: фенотипическому сходству с заболеванием человека (</w:t>
      </w:r>
      <w:proofErr w:type="spellStart"/>
      <w:r w:rsidRPr="00833AE4">
        <w:rPr>
          <w:rFonts w:ascii="Times New Roman" w:hAnsi="Times New Roman" w:cs="Times New Roman"/>
          <w:lang w:val="ru-RU"/>
        </w:rPr>
        <w:t>face</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validity</w:t>
      </w:r>
      <w:proofErr w:type="spellEnd"/>
      <w:r w:rsidRPr="00833AE4">
        <w:rPr>
          <w:rFonts w:ascii="Times New Roman" w:hAnsi="Times New Roman" w:cs="Times New Roman"/>
          <w:lang w:val="ru-RU"/>
        </w:rPr>
        <w:t>), соответствию механизмов его возникновения и развития (</w:t>
      </w:r>
      <w:proofErr w:type="spellStart"/>
      <w:r w:rsidRPr="00833AE4">
        <w:rPr>
          <w:rFonts w:ascii="Times New Roman" w:hAnsi="Times New Roman" w:cs="Times New Roman"/>
          <w:lang w:val="ru-RU"/>
        </w:rPr>
        <w:t>construct</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validity</w:t>
      </w:r>
      <w:proofErr w:type="spellEnd"/>
      <w:r w:rsidRPr="00833AE4">
        <w:rPr>
          <w:rFonts w:ascii="Times New Roman" w:hAnsi="Times New Roman" w:cs="Times New Roman"/>
          <w:lang w:val="ru-RU"/>
        </w:rPr>
        <w:t>), а также способности предсказывать клинический ответ на терапевтические воздействия (</w:t>
      </w:r>
      <w:proofErr w:type="spellStart"/>
      <w:r w:rsidRPr="00833AE4">
        <w:rPr>
          <w:rFonts w:ascii="Times New Roman" w:hAnsi="Times New Roman" w:cs="Times New Roman"/>
          <w:lang w:val="ru-RU"/>
        </w:rPr>
        <w:t>predictive</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validity</w:t>
      </w:r>
      <w:proofErr w:type="spellEnd"/>
      <w:r w:rsidRPr="00833AE4">
        <w:rPr>
          <w:rFonts w:ascii="Times New Roman" w:hAnsi="Times New Roman" w:cs="Times New Roman"/>
          <w:lang w:val="ru-RU"/>
        </w:rPr>
        <w:t>)</w:t>
      </w:r>
      <w:r>
        <w:rPr>
          <w:rFonts w:ascii="Times New Roman" w:hAnsi="Times New Roman" w:cs="Times New Roman"/>
          <w:lang w:val="ru-RU"/>
        </w:rPr>
        <w:t xml:space="preserve"> </w:t>
      </w:r>
      <w:r w:rsidRPr="008162E3">
        <w:rPr>
          <w:rFonts w:ascii="Times New Roman" w:hAnsi="Times New Roman" w:cs="Times New Roman"/>
          <w:lang w:val="ru-RU"/>
        </w:rPr>
        <w:t>[</w:t>
      </w:r>
      <w:proofErr w:type="spellStart"/>
      <w:r w:rsidRPr="00833AE4">
        <w:rPr>
          <w:rFonts w:ascii="Times New Roman" w:hAnsi="Times New Roman" w:cs="Times New Roman"/>
          <w:lang w:val="ru-RU"/>
        </w:rPr>
        <w:t>Belzung</w:t>
      </w:r>
      <w:proofErr w:type="spellEnd"/>
      <w:r w:rsidRPr="00833AE4">
        <w:rPr>
          <w:rFonts w:ascii="Times New Roman" w:hAnsi="Times New Roman" w:cs="Times New Roman"/>
          <w:lang w:val="ru-RU"/>
        </w:rPr>
        <w:t xml:space="preserve">, C., </w:t>
      </w:r>
      <w:proofErr w:type="spellStart"/>
      <w:r w:rsidRPr="00833AE4">
        <w:rPr>
          <w:rFonts w:ascii="Times New Roman" w:hAnsi="Times New Roman" w:cs="Times New Roman"/>
          <w:lang w:val="ru-RU"/>
        </w:rPr>
        <w:t>Lemoine</w:t>
      </w:r>
      <w:proofErr w:type="spellEnd"/>
      <w:r w:rsidRPr="00833AE4">
        <w:rPr>
          <w:rFonts w:ascii="Times New Roman" w:hAnsi="Times New Roman" w:cs="Times New Roman"/>
          <w:lang w:val="ru-RU"/>
        </w:rPr>
        <w:t xml:space="preserve">, M. </w:t>
      </w:r>
      <w:proofErr w:type="spellStart"/>
      <w:r w:rsidRPr="00833AE4">
        <w:rPr>
          <w:rFonts w:ascii="Times New Roman" w:hAnsi="Times New Roman" w:cs="Times New Roman"/>
          <w:lang w:val="ru-RU"/>
        </w:rPr>
        <w:t>Criteria</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of</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validity</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for</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animal</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models</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of</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psychiatric</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disorders</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focus</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on</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anxiety</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disorders</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and</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depression</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Biol</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Mood</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Anxiety</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Disord</w:t>
      </w:r>
      <w:proofErr w:type="spellEnd"/>
      <w:r w:rsidRPr="00833AE4">
        <w:rPr>
          <w:rFonts w:ascii="Times New Roman" w:hAnsi="Times New Roman" w:cs="Times New Roman"/>
          <w:lang w:val="ru-RU"/>
        </w:rPr>
        <w:t xml:space="preserve"> 1, 9 (2011). https://doi.org/10.1186/2045-5380-1-9</w:t>
      </w:r>
      <w:r w:rsidRPr="008162E3">
        <w:rPr>
          <w:rFonts w:ascii="Times New Roman" w:hAnsi="Times New Roman" w:cs="Times New Roman"/>
          <w:lang w:val="ru-RU"/>
        </w:rPr>
        <w:t>]</w:t>
      </w:r>
      <w:r w:rsidRPr="00833AE4">
        <w:rPr>
          <w:rFonts w:ascii="Times New Roman" w:hAnsi="Times New Roman" w:cs="Times New Roman"/>
          <w:lang w:val="ru-RU"/>
        </w:rPr>
        <w:t>. Эти критерии отражают разные аспекты соответствия модели заболеванию и должны оцениваться отдельно с учётом целей исследования.</w:t>
      </w:r>
      <w:r w:rsidRPr="00833AE4" w:rsidDel="00833AE4">
        <w:rPr>
          <w:rFonts w:ascii="Times New Roman" w:hAnsi="Times New Roman" w:cs="Times New Roman"/>
          <w:lang w:val="ru-RU"/>
        </w:rPr>
        <w:t xml:space="preserve"> </w:t>
      </w:r>
    </w:p>
    <w:p w14:paraId="25447A57" w14:textId="0B9992B6" w:rsidR="00DE18BA" w:rsidRPr="00DE18BA" w:rsidRDefault="00DE18BA" w:rsidP="00833AE4">
      <w:pPr>
        <w:spacing w:after="0" w:line="276" w:lineRule="auto"/>
        <w:jc w:val="both"/>
        <w:rPr>
          <w:rFonts w:ascii="Times New Roman" w:hAnsi="Times New Roman" w:cs="Times New Roman"/>
          <w:lang w:val="ru-RU"/>
        </w:rPr>
      </w:pPr>
      <w:r w:rsidRPr="00DE18BA">
        <w:rPr>
          <w:rFonts w:ascii="Times New Roman" w:hAnsi="Times New Roman" w:cs="Times New Roman"/>
          <w:lang w:val="ru-RU"/>
        </w:rPr>
        <w:t xml:space="preserve">Трематоды, передающиеся пищевым путём представляют серьёзную угрозу общественному здоровью во всём мире. Заражение человека происходит при употреблении пищи, содержащей личинки паразитов метацеркарии (WHO, 2015). Особую эпидемиологическую значимость имеют четыре вида трематод, передающихся пищевым путём, в частности </w:t>
      </w:r>
      <w:r>
        <w:rPr>
          <w:rFonts w:ascii="Times New Roman" w:hAnsi="Times New Roman" w:cs="Times New Roman"/>
        </w:rPr>
        <w:t>liver</w:t>
      </w:r>
      <w:r w:rsidRPr="008162E3">
        <w:rPr>
          <w:rFonts w:ascii="Times New Roman" w:hAnsi="Times New Roman" w:cs="Times New Roman"/>
          <w:lang w:val="ru-RU"/>
        </w:rPr>
        <w:t xml:space="preserve"> </w:t>
      </w:r>
      <w:r>
        <w:rPr>
          <w:rFonts w:ascii="Times New Roman" w:hAnsi="Times New Roman" w:cs="Times New Roman"/>
        </w:rPr>
        <w:t>flukes</w:t>
      </w:r>
      <w:r w:rsidRPr="00DE18BA">
        <w:rPr>
          <w:rFonts w:ascii="Times New Roman" w:hAnsi="Times New Roman" w:cs="Times New Roman"/>
          <w:lang w:val="ru-RU"/>
        </w:rPr>
        <w:t xml:space="preserve"> семейства Opisthorchiidae и лёгочные </w:t>
      </w:r>
      <w:r>
        <w:rPr>
          <w:rFonts w:ascii="Times New Roman" w:hAnsi="Times New Roman" w:cs="Times New Roman"/>
        </w:rPr>
        <w:t>trematodes</w:t>
      </w:r>
      <w:r w:rsidRPr="00DE18BA">
        <w:rPr>
          <w:rFonts w:ascii="Times New Roman" w:hAnsi="Times New Roman" w:cs="Times New Roman"/>
          <w:lang w:val="ru-RU"/>
        </w:rPr>
        <w:t>. Эти паразиты вносят существенный вклад в инвалидизацию населения и, по оценкам</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resulting</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in</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more</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than</w:t>
      </w:r>
      <w:r w:rsidR="00B930E6" w:rsidRPr="008162E3">
        <w:rPr>
          <w:rFonts w:ascii="Times New Roman" w:eastAsia="Times New Roman" w:hAnsi="Times New Roman" w:cs="Times New Roman"/>
          <w:lang w:val="ru-RU"/>
        </w:rPr>
        <w:t xml:space="preserve"> 2 </w:t>
      </w:r>
      <w:r w:rsidR="00B930E6">
        <w:rPr>
          <w:rFonts w:ascii="Times New Roman" w:eastAsia="Times New Roman" w:hAnsi="Times New Roman" w:cs="Times New Roman"/>
        </w:rPr>
        <w:t>million</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disability</w:t>
      </w:r>
      <w:r w:rsidR="00B930E6" w:rsidRPr="008162E3">
        <w:rPr>
          <w:rFonts w:ascii="Times New Roman" w:eastAsia="Times New Roman" w:hAnsi="Times New Roman" w:cs="Times New Roman"/>
          <w:lang w:val="ru-RU"/>
        </w:rPr>
        <w:t>-</w:t>
      </w:r>
      <w:r w:rsidR="00B930E6">
        <w:rPr>
          <w:rFonts w:ascii="Times New Roman" w:eastAsia="Times New Roman" w:hAnsi="Times New Roman" w:cs="Times New Roman"/>
        </w:rPr>
        <w:t>adjusted</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life</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years</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DALYs</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globally</w:t>
      </w:r>
      <w:r w:rsidR="00B930E6" w:rsidRPr="008162E3">
        <w:rPr>
          <w:rFonts w:ascii="Times New Roman" w:eastAsia="Times New Roman" w:hAnsi="Times New Roman" w:cs="Times New Roman"/>
          <w:lang w:val="ru-RU"/>
        </w:rPr>
        <w:t xml:space="preserve"> </w:t>
      </w:r>
      <w:r w:rsidRPr="00DE18BA">
        <w:rPr>
          <w:rFonts w:ascii="Times New Roman" w:hAnsi="Times New Roman" w:cs="Times New Roman"/>
          <w:lang w:val="ru-RU"/>
        </w:rPr>
        <w:t>(WHO, 2015).</w:t>
      </w:r>
    </w:p>
    <w:p w14:paraId="44403102" w14:textId="1EB61A0E" w:rsidR="00833AE4" w:rsidRPr="00860F4E" w:rsidRDefault="00833AE4" w:rsidP="00833AE4">
      <w:pPr>
        <w:spacing w:after="0" w:line="276" w:lineRule="auto"/>
        <w:jc w:val="both"/>
        <w:rPr>
          <w:rFonts w:ascii="Times New Roman" w:hAnsi="Times New Roman" w:cs="Times New Roman"/>
          <w:lang w:val="ru-RU"/>
        </w:rPr>
      </w:pPr>
      <w:r>
        <w:rPr>
          <w:rFonts w:ascii="Times New Roman" w:hAnsi="Times New Roman" w:cs="Times New Roman"/>
          <w:lang w:val="ru-RU"/>
        </w:rPr>
        <w:t>При</w:t>
      </w:r>
      <w:r w:rsidRPr="00DE18BA">
        <w:rPr>
          <w:rFonts w:ascii="Times New Roman" w:hAnsi="Times New Roman" w:cs="Times New Roman"/>
          <w:lang w:val="ru-RU"/>
        </w:rPr>
        <w:t xml:space="preserve"> </w:t>
      </w:r>
      <w:r>
        <w:rPr>
          <w:rFonts w:ascii="Times New Roman" w:hAnsi="Times New Roman" w:cs="Times New Roman"/>
          <w:lang w:val="ru-RU"/>
        </w:rPr>
        <w:t>исследовании</w:t>
      </w:r>
      <w:r w:rsidRPr="00DE18BA">
        <w:rPr>
          <w:rFonts w:ascii="Times New Roman" w:hAnsi="Times New Roman" w:cs="Times New Roman"/>
          <w:lang w:val="ru-RU"/>
        </w:rPr>
        <w:t xml:space="preserve"> </w:t>
      </w:r>
      <w:r>
        <w:rPr>
          <w:rFonts w:ascii="Times New Roman" w:hAnsi="Times New Roman" w:cs="Times New Roman"/>
        </w:rPr>
        <w:t>liver</w:t>
      </w:r>
      <w:r w:rsidRPr="008162E3">
        <w:rPr>
          <w:rFonts w:ascii="Times New Roman" w:hAnsi="Times New Roman" w:cs="Times New Roman"/>
          <w:lang w:val="ru-RU"/>
        </w:rPr>
        <w:t xml:space="preserve"> </w:t>
      </w:r>
      <w:r>
        <w:rPr>
          <w:rFonts w:ascii="Times New Roman" w:hAnsi="Times New Roman" w:cs="Times New Roman"/>
        </w:rPr>
        <w:t>fluke</w:t>
      </w:r>
      <w:r w:rsidRPr="008162E3">
        <w:rPr>
          <w:rFonts w:ascii="Times New Roman" w:hAnsi="Times New Roman" w:cs="Times New Roman"/>
          <w:lang w:val="ru-RU"/>
        </w:rPr>
        <w:t xml:space="preserve"> </w:t>
      </w:r>
      <w:r>
        <w:rPr>
          <w:rFonts w:ascii="Times New Roman" w:hAnsi="Times New Roman" w:cs="Times New Roman"/>
        </w:rPr>
        <w:t>infections</w:t>
      </w:r>
      <w:r w:rsidRPr="00DE18BA">
        <w:rPr>
          <w:rFonts w:ascii="Times New Roman" w:hAnsi="Times New Roman" w:cs="Times New Roman"/>
          <w:lang w:val="ru-RU"/>
        </w:rPr>
        <w:t xml:space="preserve"> </w:t>
      </w:r>
      <w:r>
        <w:rPr>
          <w:rFonts w:ascii="Times New Roman" w:hAnsi="Times New Roman" w:cs="Times New Roman"/>
          <w:lang w:val="ru-RU"/>
        </w:rPr>
        <w:t>классической</w:t>
      </w:r>
      <w:r w:rsidRPr="00DE18BA">
        <w:rPr>
          <w:rFonts w:ascii="Times New Roman" w:hAnsi="Times New Roman" w:cs="Times New Roman"/>
          <w:lang w:val="ru-RU"/>
        </w:rPr>
        <w:t xml:space="preserve"> </w:t>
      </w:r>
      <w:r>
        <w:rPr>
          <w:rFonts w:ascii="Times New Roman" w:hAnsi="Times New Roman" w:cs="Times New Roman"/>
          <w:lang w:val="ru-RU"/>
        </w:rPr>
        <w:t>моделью</w:t>
      </w:r>
      <w:r w:rsidRPr="00DE18BA">
        <w:rPr>
          <w:rFonts w:ascii="Times New Roman" w:hAnsi="Times New Roman" w:cs="Times New Roman"/>
          <w:lang w:val="ru-RU"/>
        </w:rPr>
        <w:t xml:space="preserve"> </w:t>
      </w:r>
      <w:r>
        <w:rPr>
          <w:rFonts w:ascii="Times New Roman" w:hAnsi="Times New Roman" w:cs="Times New Roman"/>
          <w:lang w:val="ru-RU"/>
        </w:rPr>
        <w:t>явля</w:t>
      </w:r>
      <w:r w:rsidR="00DE18BA">
        <w:rPr>
          <w:rFonts w:ascii="Times New Roman" w:hAnsi="Times New Roman" w:cs="Times New Roman"/>
          <w:lang w:val="ru-RU"/>
        </w:rPr>
        <w:t>ю</w:t>
      </w:r>
      <w:r>
        <w:rPr>
          <w:rFonts w:ascii="Times New Roman" w:hAnsi="Times New Roman" w:cs="Times New Roman"/>
          <w:lang w:val="ru-RU"/>
        </w:rPr>
        <w:t>тся</w:t>
      </w:r>
      <w:r w:rsidR="00DE18BA">
        <w:rPr>
          <w:rFonts w:ascii="Times New Roman" w:hAnsi="Times New Roman" w:cs="Times New Roman"/>
          <w:lang w:val="ru-RU"/>
        </w:rPr>
        <w:t xml:space="preserve"> грызуны, в частности для инфекции описторхоза применяют модель на </w:t>
      </w:r>
      <w:r>
        <w:rPr>
          <w:rFonts w:ascii="Times New Roman" w:hAnsi="Times New Roman" w:cs="Times New Roman"/>
          <w:lang w:val="ru-RU"/>
        </w:rPr>
        <w:t>Сирийск</w:t>
      </w:r>
      <w:r w:rsidR="00DE18BA">
        <w:rPr>
          <w:rFonts w:ascii="Times New Roman" w:hAnsi="Times New Roman" w:cs="Times New Roman"/>
          <w:lang w:val="ru-RU"/>
        </w:rPr>
        <w:t>ом</w:t>
      </w:r>
      <w:r>
        <w:rPr>
          <w:rFonts w:ascii="Times New Roman" w:hAnsi="Times New Roman" w:cs="Times New Roman"/>
          <w:lang w:val="ru-RU"/>
        </w:rPr>
        <w:t xml:space="preserve"> хомяч</w:t>
      </w:r>
      <w:r w:rsidR="00DE18BA">
        <w:rPr>
          <w:rFonts w:ascii="Times New Roman" w:hAnsi="Times New Roman" w:cs="Times New Roman"/>
          <w:lang w:val="ru-RU"/>
        </w:rPr>
        <w:t>ке</w:t>
      </w:r>
      <w:r>
        <w:rPr>
          <w:rFonts w:ascii="Times New Roman" w:hAnsi="Times New Roman" w:cs="Times New Roman"/>
          <w:lang w:val="ru-RU"/>
        </w:rPr>
        <w:t xml:space="preserve"> </w:t>
      </w:r>
      <w:r>
        <w:rPr>
          <w:rFonts w:ascii="Times New Roman" w:hAnsi="Times New Roman" w:cs="Times New Roman"/>
        </w:rPr>
        <w:t>Mesocricetus</w:t>
      </w:r>
      <w:r w:rsidRPr="00BB2846">
        <w:rPr>
          <w:rFonts w:ascii="Times New Roman" w:hAnsi="Times New Roman" w:cs="Times New Roman"/>
          <w:lang w:val="ru-RU"/>
        </w:rPr>
        <w:t xml:space="preserve"> </w:t>
      </w:r>
      <w:r>
        <w:rPr>
          <w:rFonts w:ascii="Times New Roman" w:hAnsi="Times New Roman" w:cs="Times New Roman"/>
        </w:rPr>
        <w:t>auratus</w:t>
      </w:r>
      <w:r w:rsidR="00DE18BA" w:rsidRPr="008162E3">
        <w:rPr>
          <w:rFonts w:ascii="Times New Roman" w:hAnsi="Times New Roman" w:cs="Times New Roman"/>
          <w:lang w:val="ru-RU"/>
        </w:rPr>
        <w:t xml:space="preserve"> [</w:t>
      </w:r>
      <w:r w:rsidR="00DE18BA">
        <w:rPr>
          <w:rFonts w:ascii="Times New Roman" w:hAnsi="Times New Roman" w:cs="Times New Roman"/>
        </w:rPr>
        <w:t>Mordvinov</w:t>
      </w:r>
      <w:r w:rsidR="00DE18BA" w:rsidRPr="008162E3">
        <w:rPr>
          <w:rFonts w:ascii="Times New Roman" w:hAnsi="Times New Roman" w:cs="Times New Roman"/>
          <w:lang w:val="ru-RU"/>
        </w:rPr>
        <w:t xml:space="preserve"> </w:t>
      </w:r>
      <w:r w:rsidR="00DE18BA">
        <w:rPr>
          <w:rFonts w:ascii="Times New Roman" w:hAnsi="Times New Roman" w:cs="Times New Roman"/>
        </w:rPr>
        <w:t>et</w:t>
      </w:r>
      <w:r w:rsidR="00DE18BA" w:rsidRPr="008162E3">
        <w:rPr>
          <w:rFonts w:ascii="Times New Roman" w:hAnsi="Times New Roman" w:cs="Times New Roman"/>
          <w:lang w:val="ru-RU"/>
        </w:rPr>
        <w:t xml:space="preserve"> </w:t>
      </w:r>
      <w:r w:rsidR="00DE18BA">
        <w:rPr>
          <w:rFonts w:ascii="Times New Roman" w:hAnsi="Times New Roman" w:cs="Times New Roman"/>
        </w:rPr>
        <w:t>al</w:t>
      </w:r>
      <w:r w:rsidR="00DE18BA" w:rsidRPr="008162E3">
        <w:rPr>
          <w:rFonts w:ascii="Times New Roman" w:hAnsi="Times New Roman" w:cs="Times New Roman"/>
          <w:lang w:val="ru-RU"/>
        </w:rPr>
        <w:t xml:space="preserve">., 2021; </w:t>
      </w:r>
      <w:proofErr w:type="spellStart"/>
      <w:r w:rsidR="00DE18BA">
        <w:rPr>
          <w:rFonts w:ascii="Times New Roman" w:hAnsi="Times New Roman" w:cs="Times New Roman"/>
        </w:rPr>
        <w:t>Pakharukova</w:t>
      </w:r>
      <w:proofErr w:type="spellEnd"/>
      <w:r w:rsidR="00DE18BA" w:rsidRPr="008162E3">
        <w:rPr>
          <w:rFonts w:ascii="Times New Roman" w:hAnsi="Times New Roman" w:cs="Times New Roman"/>
          <w:lang w:val="ru-RU"/>
        </w:rPr>
        <w:t xml:space="preserve"> </w:t>
      </w:r>
      <w:r w:rsidR="00DE18BA">
        <w:rPr>
          <w:rFonts w:ascii="Times New Roman" w:hAnsi="Times New Roman" w:cs="Times New Roman"/>
        </w:rPr>
        <w:t>et</w:t>
      </w:r>
      <w:r w:rsidR="00DE18BA" w:rsidRPr="008162E3">
        <w:rPr>
          <w:rFonts w:ascii="Times New Roman" w:hAnsi="Times New Roman" w:cs="Times New Roman"/>
          <w:lang w:val="ru-RU"/>
        </w:rPr>
        <w:t xml:space="preserve"> </w:t>
      </w:r>
      <w:r w:rsidR="00DE18BA">
        <w:rPr>
          <w:rFonts w:ascii="Times New Roman" w:hAnsi="Times New Roman" w:cs="Times New Roman"/>
        </w:rPr>
        <w:t>al</w:t>
      </w:r>
      <w:r w:rsidR="00DE18BA" w:rsidRPr="008162E3">
        <w:rPr>
          <w:rFonts w:ascii="Times New Roman" w:hAnsi="Times New Roman" w:cs="Times New Roman"/>
          <w:lang w:val="ru-RU"/>
        </w:rPr>
        <w:t>., 2019]</w:t>
      </w:r>
      <w:r w:rsidRPr="00BB2846">
        <w:rPr>
          <w:rFonts w:ascii="Times New Roman" w:hAnsi="Times New Roman" w:cs="Times New Roman"/>
          <w:lang w:val="ru-RU"/>
        </w:rPr>
        <w:t xml:space="preserve">, </w:t>
      </w:r>
      <w:r>
        <w:rPr>
          <w:rFonts w:ascii="Times New Roman" w:hAnsi="Times New Roman" w:cs="Times New Roman"/>
          <w:lang w:val="ru-RU"/>
        </w:rPr>
        <w:t xml:space="preserve">однако до сих пор возникают споры о том, насколько эта модель отражает патогенез данного заболевания у людей. Эта дискуссия связана в том числе и с тем, что различные трематодозы моделируют на разных видах грызунов. Например, исследование </w:t>
      </w:r>
      <w:r w:rsidR="00DE18BA">
        <w:rPr>
          <w:rFonts w:ascii="Times New Roman" w:hAnsi="Times New Roman" w:cs="Times New Roman"/>
          <w:lang w:val="ru-RU"/>
        </w:rPr>
        <w:t xml:space="preserve">патогенеза шистосомоза, вызванного инфекцией </w:t>
      </w:r>
      <w:proofErr w:type="spellStart"/>
      <w:r w:rsidRPr="00860F4E">
        <w:rPr>
          <w:rFonts w:ascii="Times New Roman" w:hAnsi="Times New Roman" w:cs="Times New Roman"/>
        </w:rPr>
        <w:t>Schistosoma</w:t>
      </w:r>
      <w:proofErr w:type="spellEnd"/>
      <w:r w:rsidRPr="00BB2846">
        <w:rPr>
          <w:rFonts w:ascii="Times New Roman" w:hAnsi="Times New Roman" w:cs="Times New Roman"/>
          <w:lang w:val="ru-RU"/>
        </w:rPr>
        <w:t xml:space="preserve"> </w:t>
      </w:r>
      <w:proofErr w:type="spellStart"/>
      <w:r w:rsidRPr="00860F4E">
        <w:rPr>
          <w:rFonts w:ascii="Times New Roman" w:hAnsi="Times New Roman" w:cs="Times New Roman"/>
        </w:rPr>
        <w:t>spp</w:t>
      </w:r>
      <w:proofErr w:type="spellEnd"/>
      <w:r w:rsidRPr="00BB2846">
        <w:rPr>
          <w:rFonts w:ascii="Times New Roman" w:hAnsi="Times New Roman" w:cs="Times New Roman"/>
          <w:lang w:val="ru-RU"/>
        </w:rPr>
        <w:t xml:space="preserve">. </w:t>
      </w:r>
      <w:r>
        <w:rPr>
          <w:rFonts w:ascii="Times New Roman" w:hAnsi="Times New Roman" w:cs="Times New Roman"/>
          <w:lang w:val="ru-RU"/>
        </w:rPr>
        <w:t>преимущественно осуществляется на мышах</w:t>
      </w:r>
      <w:r w:rsidRPr="004011C1">
        <w:rPr>
          <w:rFonts w:ascii="Times New Roman" w:hAnsi="Times New Roman" w:cs="Times New Roman"/>
          <w:lang w:val="ru-RU"/>
        </w:rPr>
        <w:t xml:space="preserve"> (</w:t>
      </w:r>
      <w:r w:rsidRPr="00593276">
        <w:rPr>
          <w:rFonts w:ascii="Times New Roman" w:hAnsi="Times New Roman" w:cs="Times New Roman"/>
        </w:rPr>
        <w:t>Mahmoud</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xml:space="preserve">., 2024; </w:t>
      </w:r>
      <w:r w:rsidRPr="00593276">
        <w:rPr>
          <w:rFonts w:ascii="Times New Roman" w:hAnsi="Times New Roman" w:cs="Times New Roman"/>
        </w:rPr>
        <w:t>Liang</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xml:space="preserve">., 2025; </w:t>
      </w:r>
      <w:r w:rsidRPr="00593276">
        <w:rPr>
          <w:rFonts w:ascii="Times New Roman" w:hAnsi="Times New Roman" w:cs="Times New Roman"/>
        </w:rPr>
        <w:t>Agnew</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xml:space="preserve">., 1988, </w:t>
      </w:r>
      <w:r w:rsidRPr="00593276">
        <w:rPr>
          <w:rFonts w:ascii="Times New Roman" w:hAnsi="Times New Roman" w:cs="Times New Roman"/>
        </w:rPr>
        <w:t>Chala</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xml:space="preserve">., 2017; </w:t>
      </w:r>
      <w:r w:rsidRPr="00593276">
        <w:rPr>
          <w:rFonts w:ascii="Times New Roman" w:hAnsi="Times New Roman" w:cs="Times New Roman"/>
        </w:rPr>
        <w:t>Song</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2011)</w:t>
      </w:r>
      <w:r>
        <w:rPr>
          <w:rFonts w:ascii="Times New Roman" w:hAnsi="Times New Roman" w:cs="Times New Roman"/>
          <w:lang w:val="ru-RU"/>
        </w:rPr>
        <w:t xml:space="preserve">. </w:t>
      </w:r>
      <w:r>
        <w:rPr>
          <w:rFonts w:ascii="Times New Roman" w:hAnsi="Times New Roman" w:cs="Times New Roman"/>
        </w:rPr>
        <w:t>Fasciola</w:t>
      </w:r>
      <w:r w:rsidRPr="00BB2846">
        <w:rPr>
          <w:rFonts w:ascii="Times New Roman" w:hAnsi="Times New Roman" w:cs="Times New Roman"/>
          <w:lang w:val="ru-RU"/>
        </w:rPr>
        <w:t xml:space="preserve"> </w:t>
      </w:r>
      <w:r>
        <w:rPr>
          <w:rFonts w:ascii="Times New Roman" w:hAnsi="Times New Roman" w:cs="Times New Roman"/>
        </w:rPr>
        <w:t>hepatica</w:t>
      </w:r>
      <w:r>
        <w:rPr>
          <w:rFonts w:ascii="Times New Roman" w:hAnsi="Times New Roman" w:cs="Times New Roman"/>
          <w:lang w:val="ru-RU"/>
        </w:rPr>
        <w:t xml:space="preserve">, которая также как и описторхиды является видом </w:t>
      </w:r>
      <w:r>
        <w:rPr>
          <w:rFonts w:ascii="Times New Roman" w:hAnsi="Times New Roman" w:cs="Times New Roman"/>
        </w:rPr>
        <w:t>food</w:t>
      </w:r>
      <w:r w:rsidRPr="00BB2846">
        <w:rPr>
          <w:rFonts w:ascii="Times New Roman" w:hAnsi="Times New Roman" w:cs="Times New Roman"/>
          <w:lang w:val="ru-RU"/>
        </w:rPr>
        <w:t xml:space="preserve"> </w:t>
      </w:r>
      <w:r>
        <w:rPr>
          <w:rFonts w:ascii="Times New Roman" w:hAnsi="Times New Roman" w:cs="Times New Roman"/>
        </w:rPr>
        <w:t>borne</w:t>
      </w:r>
      <w:r w:rsidRPr="00BB2846">
        <w:rPr>
          <w:rFonts w:ascii="Times New Roman" w:hAnsi="Times New Roman" w:cs="Times New Roman"/>
          <w:lang w:val="ru-RU"/>
        </w:rPr>
        <w:t xml:space="preserve"> </w:t>
      </w:r>
      <w:r>
        <w:rPr>
          <w:rFonts w:ascii="Times New Roman" w:hAnsi="Times New Roman" w:cs="Times New Roman"/>
        </w:rPr>
        <w:t>trematodes</w:t>
      </w:r>
      <w:r w:rsidRPr="00BB2846">
        <w:rPr>
          <w:rFonts w:ascii="Times New Roman" w:hAnsi="Times New Roman" w:cs="Times New Roman"/>
          <w:lang w:val="ru-RU"/>
        </w:rPr>
        <w:t xml:space="preserve"> </w:t>
      </w:r>
      <w:r>
        <w:rPr>
          <w:rFonts w:ascii="Times New Roman" w:hAnsi="Times New Roman" w:cs="Times New Roman"/>
          <w:lang w:val="ru-RU"/>
        </w:rPr>
        <w:t xml:space="preserve">исследуется в основном на крысах линии </w:t>
      </w:r>
      <w:r w:rsidRPr="00860F4E">
        <w:rPr>
          <w:rFonts w:ascii="Times New Roman" w:hAnsi="Times New Roman" w:cs="Times New Roman"/>
        </w:rPr>
        <w:t>Sprague</w:t>
      </w:r>
      <w:r w:rsidRPr="00BB2846">
        <w:rPr>
          <w:rFonts w:ascii="Times New Roman" w:hAnsi="Times New Roman" w:cs="Times New Roman"/>
          <w:lang w:val="ru-RU"/>
        </w:rPr>
        <w:t xml:space="preserve"> </w:t>
      </w:r>
      <w:r w:rsidRPr="00860F4E">
        <w:rPr>
          <w:rFonts w:ascii="Times New Roman" w:hAnsi="Times New Roman" w:cs="Times New Roman"/>
        </w:rPr>
        <w:t>Dawley</w:t>
      </w:r>
      <w:r>
        <w:rPr>
          <w:rFonts w:ascii="Times New Roman" w:hAnsi="Times New Roman" w:cs="Times New Roman"/>
          <w:lang w:val="ru-RU"/>
        </w:rPr>
        <w:t>, а также на кроликах</w:t>
      </w:r>
      <w:r w:rsidRPr="004011C1">
        <w:rPr>
          <w:rFonts w:ascii="Times New Roman" w:hAnsi="Times New Roman" w:cs="Times New Roman"/>
          <w:lang w:val="ru-RU"/>
        </w:rPr>
        <w:t xml:space="preserve"> (</w:t>
      </w:r>
      <w:r w:rsidRPr="003F5E2A">
        <w:rPr>
          <w:rFonts w:ascii="Times New Roman" w:hAnsi="Times New Roman" w:cs="Times New Roman"/>
        </w:rPr>
        <w:t>Fang</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2022)</w:t>
      </w:r>
      <w:r>
        <w:rPr>
          <w:rFonts w:ascii="Times New Roman" w:hAnsi="Times New Roman" w:cs="Times New Roman"/>
          <w:lang w:val="ru-RU"/>
        </w:rPr>
        <w:t xml:space="preserve">. </w:t>
      </w:r>
      <w:r>
        <w:rPr>
          <w:rFonts w:ascii="Times New Roman" w:hAnsi="Times New Roman" w:cs="Times New Roman"/>
        </w:rPr>
        <w:t>Clonorchis</w:t>
      </w:r>
      <w:r w:rsidRPr="00BB2846">
        <w:rPr>
          <w:rFonts w:ascii="Times New Roman" w:hAnsi="Times New Roman" w:cs="Times New Roman"/>
          <w:lang w:val="ru-RU"/>
        </w:rPr>
        <w:t xml:space="preserve"> </w:t>
      </w:r>
      <w:r>
        <w:rPr>
          <w:rFonts w:ascii="Times New Roman" w:hAnsi="Times New Roman" w:cs="Times New Roman"/>
        </w:rPr>
        <w:t>sinensis</w:t>
      </w:r>
      <w:r>
        <w:rPr>
          <w:rFonts w:ascii="Times New Roman" w:hAnsi="Times New Roman" w:cs="Times New Roman"/>
          <w:lang w:val="ru-RU"/>
        </w:rPr>
        <w:t xml:space="preserve">, который относится к описторхидам как и </w:t>
      </w:r>
      <w:r>
        <w:rPr>
          <w:rFonts w:ascii="Times New Roman" w:hAnsi="Times New Roman" w:cs="Times New Roman"/>
        </w:rPr>
        <w:t>O</w:t>
      </w:r>
      <w:r w:rsidRPr="004011C1">
        <w:rPr>
          <w:rFonts w:ascii="Times New Roman" w:hAnsi="Times New Roman" w:cs="Times New Roman"/>
          <w:lang w:val="ru-RU"/>
        </w:rPr>
        <w:t>.</w:t>
      </w:r>
      <w:r w:rsidRPr="00BB2846">
        <w:rPr>
          <w:rFonts w:ascii="Times New Roman" w:hAnsi="Times New Roman" w:cs="Times New Roman"/>
          <w:lang w:val="ru-RU"/>
        </w:rPr>
        <w:t xml:space="preserve"> </w:t>
      </w:r>
      <w:r>
        <w:rPr>
          <w:rFonts w:ascii="Times New Roman" w:hAnsi="Times New Roman" w:cs="Times New Roman"/>
        </w:rPr>
        <w:t>felineus</w:t>
      </w:r>
      <w:r w:rsidRPr="00BB2846">
        <w:rPr>
          <w:rFonts w:ascii="Times New Roman" w:hAnsi="Times New Roman" w:cs="Times New Roman"/>
          <w:lang w:val="ru-RU"/>
        </w:rPr>
        <w:t xml:space="preserve"> </w:t>
      </w:r>
      <w:r>
        <w:rPr>
          <w:rFonts w:ascii="Times New Roman" w:hAnsi="Times New Roman" w:cs="Times New Roman"/>
          <w:lang w:val="ru-RU"/>
        </w:rPr>
        <w:t xml:space="preserve">и </w:t>
      </w:r>
      <w:r>
        <w:rPr>
          <w:rFonts w:ascii="Times New Roman" w:hAnsi="Times New Roman" w:cs="Times New Roman"/>
        </w:rPr>
        <w:t>O</w:t>
      </w:r>
      <w:r w:rsidRPr="00BB2846">
        <w:rPr>
          <w:rFonts w:ascii="Times New Roman" w:hAnsi="Times New Roman" w:cs="Times New Roman"/>
          <w:lang w:val="ru-RU"/>
        </w:rPr>
        <w:t xml:space="preserve">. </w:t>
      </w:r>
      <w:r>
        <w:rPr>
          <w:rFonts w:ascii="Times New Roman" w:hAnsi="Times New Roman" w:cs="Times New Roman"/>
        </w:rPr>
        <w:t>viverrini</w:t>
      </w:r>
      <w:r>
        <w:rPr>
          <w:rFonts w:ascii="Times New Roman" w:hAnsi="Times New Roman" w:cs="Times New Roman"/>
          <w:lang w:val="ru-RU"/>
        </w:rPr>
        <w:t>, может быть смоделирован как на Сирийских хомячках</w:t>
      </w:r>
      <w:r w:rsidRPr="004011C1">
        <w:rPr>
          <w:rFonts w:ascii="Times New Roman" w:hAnsi="Times New Roman" w:cs="Times New Roman"/>
          <w:lang w:val="ru-RU"/>
        </w:rPr>
        <w:t xml:space="preserve"> (</w:t>
      </w:r>
      <w:r w:rsidRPr="008D02BF">
        <w:rPr>
          <w:rFonts w:ascii="Times New Roman" w:hAnsi="Times New Roman" w:cs="Times New Roman"/>
        </w:rPr>
        <w:t>Woo</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2017)</w:t>
      </w:r>
      <w:r>
        <w:rPr>
          <w:rFonts w:ascii="Times New Roman" w:hAnsi="Times New Roman" w:cs="Times New Roman"/>
          <w:lang w:val="ru-RU"/>
        </w:rPr>
        <w:t xml:space="preserve">, так и на крысах линии </w:t>
      </w:r>
      <w:r w:rsidRPr="00860F4E">
        <w:rPr>
          <w:rFonts w:ascii="Times New Roman" w:hAnsi="Times New Roman" w:cs="Times New Roman"/>
        </w:rPr>
        <w:t>Sprague</w:t>
      </w:r>
      <w:r w:rsidRPr="00F05D06">
        <w:rPr>
          <w:rFonts w:ascii="Times New Roman" w:hAnsi="Times New Roman" w:cs="Times New Roman"/>
          <w:lang w:val="ru-RU"/>
        </w:rPr>
        <w:t xml:space="preserve"> </w:t>
      </w:r>
      <w:r w:rsidRPr="00860F4E">
        <w:rPr>
          <w:rFonts w:ascii="Times New Roman" w:hAnsi="Times New Roman" w:cs="Times New Roman"/>
        </w:rPr>
        <w:t>Dawley</w:t>
      </w:r>
      <w:r w:rsidRPr="004011C1">
        <w:rPr>
          <w:rFonts w:ascii="Times New Roman" w:hAnsi="Times New Roman" w:cs="Times New Roman"/>
          <w:lang w:val="ru-RU"/>
        </w:rPr>
        <w:t xml:space="preserve"> (</w:t>
      </w:r>
      <w:r w:rsidRPr="008D02BF">
        <w:rPr>
          <w:rFonts w:ascii="Times New Roman" w:hAnsi="Times New Roman" w:cs="Times New Roman"/>
        </w:rPr>
        <w:t>Qi</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xml:space="preserve">., 2022; </w:t>
      </w:r>
      <w:r w:rsidRPr="008D02BF">
        <w:rPr>
          <w:rFonts w:ascii="Times New Roman" w:hAnsi="Times New Roman" w:cs="Times New Roman"/>
        </w:rPr>
        <w:t>Li</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2025)</w:t>
      </w:r>
      <w:r>
        <w:rPr>
          <w:rFonts w:ascii="Times New Roman" w:hAnsi="Times New Roman" w:cs="Times New Roman"/>
          <w:lang w:val="ru-RU"/>
        </w:rPr>
        <w:t xml:space="preserve">. </w:t>
      </w:r>
    </w:p>
    <w:p w14:paraId="6DA5022D" w14:textId="16EEC83F" w:rsidR="00833AE4" w:rsidRDefault="00833AE4" w:rsidP="00833AE4">
      <w:pPr>
        <w:spacing w:after="0" w:line="276" w:lineRule="auto"/>
        <w:jc w:val="both"/>
        <w:rPr>
          <w:rStyle w:val="ac"/>
          <w:rFonts w:ascii="Times New Roman" w:hAnsi="Times New Roman" w:cs="Times New Roman"/>
          <w:bCs/>
          <w:i w:val="0"/>
          <w:iCs w:val="0"/>
          <w:bdr w:val="none" w:sz="0" w:space="0" w:color="auto" w:frame="1"/>
          <w:lang w:val="ru-RU"/>
        </w:rPr>
      </w:pPr>
      <w:r>
        <w:rPr>
          <w:rFonts w:ascii="Times New Roman" w:hAnsi="Times New Roman" w:cs="Times New Roman"/>
          <w:lang w:val="ru-RU"/>
        </w:rPr>
        <w:t xml:space="preserve">Почему для исследования </w:t>
      </w:r>
      <w:r>
        <w:rPr>
          <w:rFonts w:ascii="Times New Roman" w:hAnsi="Times New Roman" w:cs="Times New Roman"/>
        </w:rPr>
        <w:t>O</w:t>
      </w:r>
      <w:r w:rsidRPr="00BB2846">
        <w:rPr>
          <w:rFonts w:ascii="Times New Roman" w:hAnsi="Times New Roman" w:cs="Times New Roman"/>
          <w:lang w:val="ru-RU"/>
        </w:rPr>
        <w:t xml:space="preserve">. </w:t>
      </w:r>
      <w:r>
        <w:rPr>
          <w:rFonts w:ascii="Times New Roman" w:hAnsi="Times New Roman" w:cs="Times New Roman"/>
        </w:rPr>
        <w:t>felineus</w:t>
      </w:r>
      <w:r w:rsidRPr="00BB2846">
        <w:rPr>
          <w:rFonts w:ascii="Times New Roman" w:hAnsi="Times New Roman" w:cs="Times New Roman"/>
          <w:lang w:val="ru-RU"/>
        </w:rPr>
        <w:t xml:space="preserve"> </w:t>
      </w:r>
      <w:r>
        <w:rPr>
          <w:rFonts w:ascii="Times New Roman" w:hAnsi="Times New Roman" w:cs="Times New Roman"/>
          <w:lang w:val="ru-RU"/>
        </w:rPr>
        <w:t>преимущественно используют Сирийских хомячков (</w:t>
      </w:r>
      <w:r>
        <w:rPr>
          <w:rFonts w:ascii="Times New Roman" w:hAnsi="Times New Roman" w:cs="Times New Roman"/>
        </w:rPr>
        <w:t>M</w:t>
      </w:r>
      <w:r w:rsidRPr="00BB2846">
        <w:rPr>
          <w:rFonts w:ascii="Times New Roman" w:hAnsi="Times New Roman" w:cs="Times New Roman"/>
          <w:lang w:val="ru-RU"/>
        </w:rPr>
        <w:t xml:space="preserve">. </w:t>
      </w:r>
      <w:r>
        <w:rPr>
          <w:rFonts w:ascii="Times New Roman" w:hAnsi="Times New Roman" w:cs="Times New Roman"/>
        </w:rPr>
        <w:t>auratus</w:t>
      </w:r>
      <w:r>
        <w:rPr>
          <w:rFonts w:ascii="Times New Roman" w:hAnsi="Times New Roman" w:cs="Times New Roman"/>
          <w:lang w:val="ru-RU"/>
        </w:rPr>
        <w:t xml:space="preserve">)? На это существует несколько причин. </w:t>
      </w:r>
      <w:r w:rsidRPr="00D92967">
        <w:rPr>
          <w:rStyle w:val="ac"/>
          <w:rFonts w:ascii="Times New Roman" w:hAnsi="Times New Roman" w:cs="Times New Roman"/>
          <w:bCs/>
          <w:i w:val="0"/>
          <w:iCs w:val="0"/>
          <w:bdr w:val="none" w:sz="0" w:space="0" w:color="auto" w:frame="1"/>
        </w:rPr>
        <w:t>M</w:t>
      </w:r>
      <w:r w:rsidRPr="00BB2846">
        <w:rPr>
          <w:rStyle w:val="ac"/>
          <w:rFonts w:ascii="Times New Roman" w:hAnsi="Times New Roman" w:cs="Times New Roman"/>
          <w:bCs/>
          <w:i w:val="0"/>
          <w:iCs w:val="0"/>
          <w:bdr w:val="none" w:sz="0" w:space="0" w:color="auto" w:frame="1"/>
          <w:lang w:val="ru-RU"/>
        </w:rPr>
        <w:t>.</w:t>
      </w:r>
      <w:r w:rsidRPr="00D92967">
        <w:rPr>
          <w:rStyle w:val="ac"/>
          <w:rFonts w:ascii="Times New Roman" w:hAnsi="Times New Roman" w:cs="Times New Roman"/>
          <w:bCs/>
          <w:i w:val="0"/>
          <w:iCs w:val="0"/>
          <w:bdr w:val="none" w:sz="0" w:space="0" w:color="auto" w:frame="1"/>
          <w:lang w:val="ru-RU"/>
        </w:rPr>
        <w:t xml:space="preserve"> </w:t>
      </w:r>
      <w:proofErr w:type="spellStart"/>
      <w:r w:rsidRPr="00D92967">
        <w:rPr>
          <w:rStyle w:val="ac"/>
          <w:rFonts w:ascii="Times New Roman" w:hAnsi="Times New Roman" w:cs="Times New Roman"/>
          <w:bCs/>
          <w:i w:val="0"/>
          <w:iCs w:val="0"/>
          <w:bdr w:val="none" w:sz="0" w:space="0" w:color="auto" w:frame="1"/>
        </w:rPr>
        <w:t>auratus</w:t>
      </w:r>
      <w:proofErr w:type="spellEnd"/>
      <w:r w:rsidRPr="00D92967">
        <w:rPr>
          <w:rStyle w:val="ac"/>
          <w:rFonts w:ascii="Times New Roman" w:hAnsi="Times New Roman" w:cs="Times New Roman"/>
          <w:bCs/>
          <w:i w:val="0"/>
          <w:iCs w:val="0"/>
          <w:bdr w:val="none" w:sz="0" w:space="0" w:color="auto" w:frame="1"/>
          <w:lang w:val="ru-RU"/>
        </w:rPr>
        <w:t xml:space="preserve"> являются близкородственным видом к ондатре (</w:t>
      </w:r>
      <w:proofErr w:type="spellStart"/>
      <w:r w:rsidRPr="00D92967">
        <w:rPr>
          <w:rStyle w:val="ac"/>
          <w:rFonts w:ascii="Times New Roman" w:hAnsi="Times New Roman" w:cs="Times New Roman"/>
          <w:bCs/>
          <w:i w:val="0"/>
          <w:iCs w:val="0"/>
          <w:bdr w:val="none" w:sz="0" w:space="0" w:color="auto" w:frame="1"/>
        </w:rPr>
        <w:t>Ondatra</w:t>
      </w:r>
      <w:proofErr w:type="spellEnd"/>
      <w:r w:rsidRPr="00D92967">
        <w:rPr>
          <w:rStyle w:val="ac"/>
          <w:rFonts w:ascii="Times New Roman" w:hAnsi="Times New Roman" w:cs="Times New Roman"/>
          <w:bCs/>
          <w:i w:val="0"/>
          <w:iCs w:val="0"/>
          <w:bdr w:val="none" w:sz="0" w:space="0" w:color="auto" w:frame="1"/>
          <w:lang w:val="ru-RU"/>
        </w:rPr>
        <w:t xml:space="preserve"> </w:t>
      </w:r>
      <w:proofErr w:type="spellStart"/>
      <w:r w:rsidRPr="00D92967">
        <w:rPr>
          <w:rStyle w:val="ac"/>
          <w:rFonts w:ascii="Times New Roman" w:hAnsi="Times New Roman" w:cs="Times New Roman"/>
          <w:bCs/>
          <w:i w:val="0"/>
          <w:iCs w:val="0"/>
          <w:bdr w:val="none" w:sz="0" w:space="0" w:color="auto" w:frame="1"/>
        </w:rPr>
        <w:t>zibethicus</w:t>
      </w:r>
      <w:proofErr w:type="spellEnd"/>
      <w:r w:rsidR="00DE18BA">
        <w:rPr>
          <w:rStyle w:val="ac"/>
          <w:rFonts w:ascii="Times New Roman" w:hAnsi="Times New Roman" w:cs="Times New Roman"/>
          <w:bCs/>
          <w:i w:val="0"/>
          <w:iCs w:val="0"/>
          <w:bdr w:val="none" w:sz="0" w:space="0" w:color="auto" w:frame="1"/>
          <w:lang w:val="ru-RU"/>
        </w:rPr>
        <w:t>,</w:t>
      </w:r>
      <w:r w:rsidR="00DE18BA" w:rsidRPr="00DE18BA">
        <w:rPr>
          <w:rStyle w:val="ac"/>
          <w:rFonts w:ascii="Times New Roman" w:hAnsi="Times New Roman" w:cs="Times New Roman"/>
          <w:bCs/>
          <w:i w:val="0"/>
          <w:iCs w:val="0"/>
          <w:bdr w:val="none" w:sz="0" w:space="0" w:color="auto" w:frame="1"/>
          <w:lang w:val="ru-RU"/>
        </w:rPr>
        <w:t xml:space="preserve"> </w:t>
      </w:r>
      <w:r w:rsidR="00DE18BA">
        <w:rPr>
          <w:rStyle w:val="ac"/>
          <w:rFonts w:ascii="Times New Roman" w:hAnsi="Times New Roman" w:cs="Times New Roman"/>
          <w:bCs/>
          <w:i w:val="0"/>
          <w:iCs w:val="0"/>
          <w:bdr w:val="none" w:sz="0" w:space="0" w:color="auto" w:frame="1"/>
          <w:lang w:val="ru-RU"/>
        </w:rPr>
        <w:t>семейство</w:t>
      </w:r>
      <w:r w:rsidR="00DE18BA" w:rsidRPr="00D92967">
        <w:rPr>
          <w:rStyle w:val="ac"/>
          <w:rFonts w:ascii="Times New Roman" w:hAnsi="Times New Roman" w:cs="Times New Roman"/>
          <w:bCs/>
          <w:i w:val="0"/>
          <w:iCs w:val="0"/>
          <w:bdr w:val="none" w:sz="0" w:space="0" w:color="auto" w:frame="1"/>
          <w:lang w:val="ru-RU"/>
        </w:rPr>
        <w:t xml:space="preserve"> </w:t>
      </w:r>
      <w:proofErr w:type="spellStart"/>
      <w:r w:rsidR="00DE18BA" w:rsidRPr="00D92967">
        <w:rPr>
          <w:rStyle w:val="ac"/>
          <w:rFonts w:ascii="Times New Roman" w:hAnsi="Times New Roman" w:cs="Times New Roman"/>
          <w:bCs/>
          <w:i w:val="0"/>
          <w:iCs w:val="0"/>
          <w:bdr w:val="none" w:sz="0" w:space="0" w:color="auto" w:frame="1"/>
        </w:rPr>
        <w:t>Cricetidae</w:t>
      </w:r>
      <w:proofErr w:type="spellEnd"/>
      <w:r w:rsidRPr="00D92967">
        <w:rPr>
          <w:rStyle w:val="ac"/>
          <w:rFonts w:ascii="Times New Roman" w:hAnsi="Times New Roman" w:cs="Times New Roman"/>
          <w:bCs/>
          <w:i w:val="0"/>
          <w:iCs w:val="0"/>
          <w:bdr w:val="none" w:sz="0" w:space="0" w:color="auto" w:frame="1"/>
          <w:lang w:val="ru-RU"/>
        </w:rPr>
        <w:t xml:space="preserve">) – млекопитающему, выступающему резервуарным </w:t>
      </w:r>
      <w:r w:rsidRPr="00D92967">
        <w:rPr>
          <w:rStyle w:val="ac"/>
          <w:rFonts w:ascii="Times New Roman" w:hAnsi="Times New Roman" w:cs="Times New Roman"/>
          <w:bCs/>
          <w:i w:val="0"/>
          <w:iCs w:val="0"/>
          <w:bdr w:val="none" w:sz="0" w:space="0" w:color="auto" w:frame="1"/>
        </w:rPr>
        <w:t>definitive</w:t>
      </w:r>
      <w:r w:rsidRPr="00D92967">
        <w:rPr>
          <w:rStyle w:val="ac"/>
          <w:rFonts w:ascii="Times New Roman" w:hAnsi="Times New Roman" w:cs="Times New Roman"/>
          <w:bCs/>
          <w:i w:val="0"/>
          <w:iCs w:val="0"/>
          <w:bdr w:val="none" w:sz="0" w:space="0" w:color="auto" w:frame="1"/>
          <w:lang w:val="ru-RU"/>
        </w:rPr>
        <w:t xml:space="preserve"> </w:t>
      </w:r>
      <w:r w:rsidRPr="00D92967">
        <w:rPr>
          <w:rStyle w:val="ac"/>
          <w:rFonts w:ascii="Times New Roman" w:hAnsi="Times New Roman" w:cs="Times New Roman"/>
          <w:bCs/>
          <w:i w:val="0"/>
          <w:iCs w:val="0"/>
          <w:bdr w:val="none" w:sz="0" w:space="0" w:color="auto" w:frame="1"/>
        </w:rPr>
        <w:t>host</w:t>
      </w:r>
      <w:r w:rsidRPr="00D92967">
        <w:rPr>
          <w:rStyle w:val="ac"/>
          <w:rFonts w:ascii="Times New Roman" w:hAnsi="Times New Roman" w:cs="Times New Roman"/>
          <w:bCs/>
          <w:i w:val="0"/>
          <w:iCs w:val="0"/>
          <w:bdr w:val="none" w:sz="0" w:space="0" w:color="auto" w:frame="1"/>
          <w:lang w:val="ru-RU"/>
        </w:rPr>
        <w:t xml:space="preserve"> в естественной среде обитания </w:t>
      </w:r>
      <w:r w:rsidR="00DE18BA">
        <w:rPr>
          <w:rStyle w:val="ac"/>
          <w:rFonts w:ascii="Times New Roman" w:hAnsi="Times New Roman" w:cs="Times New Roman"/>
          <w:bCs/>
          <w:i w:val="0"/>
          <w:iCs w:val="0"/>
          <w:bdr w:val="none" w:sz="0" w:space="0" w:color="auto" w:frame="1"/>
          <w:lang w:val="ru-RU"/>
        </w:rPr>
        <w:t xml:space="preserve">Западной Сибири </w:t>
      </w:r>
      <w:r w:rsidRPr="00D92967">
        <w:rPr>
          <w:rStyle w:val="ac"/>
          <w:rFonts w:ascii="Times New Roman" w:hAnsi="Times New Roman" w:cs="Times New Roman"/>
          <w:bCs/>
          <w:i w:val="0"/>
          <w:iCs w:val="0"/>
          <w:bdr w:val="none" w:sz="0" w:space="0" w:color="auto" w:frame="1"/>
          <w:lang w:val="ru-RU"/>
        </w:rPr>
        <w:t>(</w:t>
      </w:r>
      <w:proofErr w:type="spellStart"/>
      <w:r w:rsidRPr="00D92967">
        <w:rPr>
          <w:rFonts w:ascii="Times New Roman" w:hAnsi="Times New Roman" w:cs="Times New Roman"/>
          <w:i/>
          <w:iCs/>
        </w:rPr>
        <w:t>Pakharukova</w:t>
      </w:r>
      <w:proofErr w:type="spellEnd"/>
      <w:r w:rsidRPr="00D92967">
        <w:rPr>
          <w:rFonts w:ascii="Times New Roman" w:hAnsi="Times New Roman" w:cs="Times New Roman"/>
          <w:i/>
          <w:iCs/>
          <w:lang w:val="ru-RU"/>
        </w:rPr>
        <w:t xml:space="preserve"> &amp; </w:t>
      </w:r>
      <w:proofErr w:type="spellStart"/>
      <w:r w:rsidRPr="00D92967">
        <w:rPr>
          <w:rFonts w:ascii="Times New Roman" w:hAnsi="Times New Roman" w:cs="Times New Roman"/>
          <w:i/>
          <w:iCs/>
        </w:rPr>
        <w:t>Mordvinov</w:t>
      </w:r>
      <w:proofErr w:type="spellEnd"/>
      <w:r w:rsidRPr="00D92967">
        <w:rPr>
          <w:rFonts w:ascii="Times New Roman" w:hAnsi="Times New Roman" w:cs="Times New Roman"/>
          <w:i/>
          <w:iCs/>
          <w:lang w:val="ru-RU"/>
        </w:rPr>
        <w:t xml:space="preserve">, 2016; </w:t>
      </w:r>
      <w:r w:rsidRPr="00D92967">
        <w:rPr>
          <w:rFonts w:ascii="Times New Roman" w:hAnsi="Times New Roman" w:cs="Times New Roman"/>
          <w:i/>
          <w:iCs/>
        </w:rPr>
        <w:t>Schuster</w:t>
      </w:r>
      <w:r w:rsidRPr="00D92967">
        <w:rPr>
          <w:rFonts w:ascii="Times New Roman" w:hAnsi="Times New Roman" w:cs="Times New Roman"/>
          <w:i/>
          <w:iCs/>
          <w:lang w:val="ru-RU"/>
        </w:rPr>
        <w:t xml:space="preserve"> </w:t>
      </w:r>
      <w:r w:rsidRPr="00D92967">
        <w:rPr>
          <w:rFonts w:ascii="Times New Roman" w:hAnsi="Times New Roman" w:cs="Times New Roman"/>
          <w:i/>
          <w:iCs/>
        </w:rPr>
        <w:t>et</w:t>
      </w:r>
      <w:r w:rsidRPr="00D92967">
        <w:rPr>
          <w:rFonts w:ascii="Times New Roman" w:hAnsi="Times New Roman" w:cs="Times New Roman"/>
          <w:i/>
          <w:iCs/>
          <w:lang w:val="ru-RU"/>
        </w:rPr>
        <w:t xml:space="preserve"> </w:t>
      </w:r>
      <w:r w:rsidRPr="00D92967">
        <w:rPr>
          <w:rFonts w:ascii="Times New Roman" w:hAnsi="Times New Roman" w:cs="Times New Roman"/>
          <w:i/>
          <w:iCs/>
        </w:rPr>
        <w:t>al</w:t>
      </w:r>
      <w:r w:rsidRPr="00D92967">
        <w:rPr>
          <w:rFonts w:ascii="Times New Roman" w:hAnsi="Times New Roman" w:cs="Times New Roman"/>
          <w:i/>
          <w:iCs/>
          <w:lang w:val="ru-RU"/>
        </w:rPr>
        <w:t>., 2021</w:t>
      </w:r>
      <w:r w:rsidRPr="00D92967">
        <w:rPr>
          <w:rStyle w:val="ac"/>
          <w:rFonts w:ascii="Times New Roman" w:hAnsi="Times New Roman" w:cs="Times New Roman"/>
          <w:bCs/>
          <w:i w:val="0"/>
          <w:iCs w:val="0"/>
          <w:bdr w:val="none" w:sz="0" w:space="0" w:color="auto" w:frame="1"/>
          <w:lang w:val="ru-RU"/>
        </w:rPr>
        <w:t xml:space="preserve">). </w:t>
      </w:r>
      <w:r>
        <w:rPr>
          <w:rStyle w:val="ac"/>
          <w:rFonts w:ascii="Times New Roman" w:hAnsi="Times New Roman" w:cs="Times New Roman"/>
          <w:bCs/>
          <w:i w:val="0"/>
          <w:iCs w:val="0"/>
          <w:bdr w:val="none" w:sz="0" w:space="0" w:color="auto" w:frame="1"/>
          <w:lang w:val="ru-RU"/>
        </w:rPr>
        <w:t xml:space="preserve">Фенотип </w:t>
      </w:r>
      <w:r w:rsidRPr="00D92967">
        <w:rPr>
          <w:rStyle w:val="ac"/>
          <w:rFonts w:ascii="Times New Roman" w:hAnsi="Times New Roman" w:cs="Times New Roman"/>
          <w:bCs/>
          <w:i w:val="0"/>
          <w:iCs w:val="0"/>
          <w:bdr w:val="none" w:sz="0" w:space="0" w:color="auto" w:frame="1"/>
          <w:lang w:val="ru-RU"/>
        </w:rPr>
        <w:t>взрослы</w:t>
      </w:r>
      <w:r>
        <w:rPr>
          <w:rStyle w:val="ac"/>
          <w:rFonts w:ascii="Times New Roman" w:hAnsi="Times New Roman" w:cs="Times New Roman"/>
          <w:bCs/>
          <w:i w:val="0"/>
          <w:iCs w:val="0"/>
          <w:bdr w:val="none" w:sz="0" w:space="0" w:color="auto" w:frame="1"/>
          <w:lang w:val="ru-RU"/>
        </w:rPr>
        <w:t>х</w:t>
      </w:r>
      <w:r w:rsidRPr="00D92967">
        <w:rPr>
          <w:rStyle w:val="ac"/>
          <w:rFonts w:ascii="Times New Roman" w:hAnsi="Times New Roman" w:cs="Times New Roman"/>
          <w:bCs/>
          <w:i w:val="0"/>
          <w:iCs w:val="0"/>
          <w:bdr w:val="none" w:sz="0" w:space="0" w:color="auto" w:frame="1"/>
          <w:lang w:val="ru-RU"/>
        </w:rPr>
        <w:t xml:space="preserve"> особ</w:t>
      </w:r>
      <w:r>
        <w:rPr>
          <w:rStyle w:val="ac"/>
          <w:rFonts w:ascii="Times New Roman" w:hAnsi="Times New Roman" w:cs="Times New Roman"/>
          <w:bCs/>
          <w:i w:val="0"/>
          <w:iCs w:val="0"/>
          <w:bdr w:val="none" w:sz="0" w:space="0" w:color="auto" w:frame="1"/>
          <w:lang w:val="ru-RU"/>
        </w:rPr>
        <w:t>ей,</w:t>
      </w:r>
      <w:r w:rsidRPr="00D92967">
        <w:rPr>
          <w:rStyle w:val="ac"/>
          <w:rFonts w:ascii="Times New Roman" w:hAnsi="Times New Roman" w:cs="Times New Roman"/>
          <w:bCs/>
          <w:i w:val="0"/>
          <w:iCs w:val="0"/>
          <w:bdr w:val="none" w:sz="0" w:space="0" w:color="auto" w:frame="1"/>
          <w:lang w:val="ru-RU"/>
        </w:rPr>
        <w:t xml:space="preserve"> </w:t>
      </w:r>
      <w:r>
        <w:rPr>
          <w:rStyle w:val="ac"/>
          <w:rFonts w:ascii="Times New Roman" w:hAnsi="Times New Roman" w:cs="Times New Roman"/>
          <w:bCs/>
          <w:i w:val="0"/>
          <w:iCs w:val="0"/>
          <w:bdr w:val="none" w:sz="0" w:space="0" w:color="auto" w:frame="1"/>
          <w:lang w:val="ru-RU"/>
        </w:rPr>
        <w:t>выделенных из Сирийских хомячков,</w:t>
      </w:r>
      <w:r w:rsidRPr="00D92967">
        <w:rPr>
          <w:rStyle w:val="ac"/>
          <w:rFonts w:ascii="Times New Roman" w:hAnsi="Times New Roman" w:cs="Times New Roman"/>
          <w:bCs/>
          <w:i w:val="0"/>
          <w:iCs w:val="0"/>
          <w:bdr w:val="none" w:sz="0" w:space="0" w:color="auto" w:frame="1"/>
          <w:lang w:val="ru-RU"/>
        </w:rPr>
        <w:t xml:space="preserve"> не отличаются от </w:t>
      </w:r>
      <w:r>
        <w:rPr>
          <w:rStyle w:val="ac"/>
          <w:rFonts w:ascii="Times New Roman" w:hAnsi="Times New Roman" w:cs="Times New Roman"/>
          <w:bCs/>
          <w:i w:val="0"/>
          <w:iCs w:val="0"/>
          <w:bdr w:val="none" w:sz="0" w:space="0" w:color="auto" w:frame="1"/>
          <w:lang w:val="ru-RU"/>
        </w:rPr>
        <w:t>особей</w:t>
      </w:r>
      <w:r w:rsidRPr="00D92967">
        <w:rPr>
          <w:rStyle w:val="ac"/>
          <w:rFonts w:ascii="Times New Roman" w:hAnsi="Times New Roman" w:cs="Times New Roman"/>
          <w:bCs/>
          <w:i w:val="0"/>
          <w:iCs w:val="0"/>
          <w:bdr w:val="none" w:sz="0" w:space="0" w:color="auto" w:frame="1"/>
          <w:lang w:val="ru-RU"/>
        </w:rPr>
        <w:t xml:space="preserve">, выделенных </w:t>
      </w:r>
      <w:r>
        <w:rPr>
          <w:rStyle w:val="ac"/>
          <w:rFonts w:ascii="Times New Roman" w:hAnsi="Times New Roman" w:cs="Times New Roman"/>
          <w:bCs/>
          <w:i w:val="0"/>
          <w:iCs w:val="0"/>
          <w:bdr w:val="none" w:sz="0" w:space="0" w:color="auto" w:frame="1"/>
          <w:lang w:val="ru-RU"/>
        </w:rPr>
        <w:t>из</w:t>
      </w:r>
      <w:r w:rsidRPr="00D92967">
        <w:rPr>
          <w:rStyle w:val="ac"/>
          <w:rFonts w:ascii="Times New Roman" w:hAnsi="Times New Roman" w:cs="Times New Roman"/>
          <w:bCs/>
          <w:i w:val="0"/>
          <w:iCs w:val="0"/>
          <w:bdr w:val="none" w:sz="0" w:space="0" w:color="auto" w:frame="1"/>
          <w:lang w:val="ru-RU"/>
        </w:rPr>
        <w:t xml:space="preserve"> лис, кошек и </w:t>
      </w:r>
      <w:r>
        <w:rPr>
          <w:rStyle w:val="ac"/>
          <w:rFonts w:ascii="Times New Roman" w:hAnsi="Times New Roman" w:cs="Times New Roman"/>
          <w:bCs/>
          <w:i w:val="0"/>
          <w:iCs w:val="0"/>
          <w:bdr w:val="none" w:sz="0" w:space="0" w:color="auto" w:frame="1"/>
          <w:lang w:val="ru-RU"/>
        </w:rPr>
        <w:t>других млекопитающих, которые подвержены заражению в естественной среде</w:t>
      </w:r>
      <w:r w:rsidRPr="00D92967">
        <w:rPr>
          <w:rStyle w:val="ac"/>
          <w:rFonts w:ascii="Times New Roman" w:hAnsi="Times New Roman" w:cs="Times New Roman"/>
          <w:bCs/>
          <w:i w:val="0"/>
          <w:iCs w:val="0"/>
          <w:bdr w:val="none" w:sz="0" w:space="0" w:color="auto" w:frame="1"/>
          <w:lang w:val="ru-RU"/>
        </w:rPr>
        <w:t xml:space="preserve"> (</w:t>
      </w:r>
      <w:proofErr w:type="spellStart"/>
      <w:r w:rsidRPr="00D92967">
        <w:rPr>
          <w:rStyle w:val="ac"/>
          <w:rFonts w:ascii="Times New Roman" w:hAnsi="Times New Roman" w:cs="Times New Roman"/>
          <w:bCs/>
          <w:i w:val="0"/>
          <w:iCs w:val="0"/>
          <w:bdr w:val="none" w:sz="0" w:space="0" w:color="auto" w:frame="1"/>
          <w:lang w:val="ru-RU"/>
        </w:rPr>
        <w:t>Беэр</w:t>
      </w:r>
      <w:proofErr w:type="spellEnd"/>
      <w:r w:rsidRPr="00D92967">
        <w:rPr>
          <w:rStyle w:val="ac"/>
          <w:rFonts w:ascii="Times New Roman" w:hAnsi="Times New Roman" w:cs="Times New Roman"/>
          <w:bCs/>
          <w:i w:val="0"/>
          <w:iCs w:val="0"/>
          <w:bdr w:val="none" w:sz="0" w:space="0" w:color="auto" w:frame="1"/>
          <w:lang w:val="ru-RU"/>
        </w:rPr>
        <w:t xml:space="preserve">, 2005). </w:t>
      </w:r>
      <w:r>
        <w:rPr>
          <w:rStyle w:val="ac"/>
          <w:rFonts w:ascii="Times New Roman" w:hAnsi="Times New Roman" w:cs="Times New Roman"/>
          <w:bCs/>
          <w:i w:val="0"/>
          <w:iCs w:val="0"/>
          <w:bdr w:val="none" w:sz="0" w:space="0" w:color="auto" w:frame="1"/>
          <w:lang w:val="ru-RU"/>
        </w:rPr>
        <w:t>П</w:t>
      </w:r>
      <w:r w:rsidRPr="00D92967">
        <w:rPr>
          <w:rStyle w:val="ac"/>
          <w:rFonts w:ascii="Times New Roman" w:hAnsi="Times New Roman" w:cs="Times New Roman"/>
          <w:bCs/>
          <w:i w:val="0"/>
          <w:iCs w:val="0"/>
          <w:bdr w:val="none" w:sz="0" w:space="0" w:color="auto" w:frame="1"/>
          <w:lang w:val="ru-RU"/>
        </w:rPr>
        <w:t xml:space="preserve">аттерн развития инфекции </w:t>
      </w:r>
      <w:r>
        <w:rPr>
          <w:rStyle w:val="ac"/>
          <w:rFonts w:ascii="Times New Roman" w:hAnsi="Times New Roman" w:cs="Times New Roman"/>
          <w:bCs/>
          <w:i w:val="0"/>
          <w:iCs w:val="0"/>
          <w:bdr w:val="none" w:sz="0" w:space="0" w:color="auto" w:frame="1"/>
          <w:lang w:val="ru-RU"/>
        </w:rPr>
        <w:t xml:space="preserve">у хомячков </w:t>
      </w:r>
      <w:r w:rsidRPr="00D92967">
        <w:rPr>
          <w:rStyle w:val="ac"/>
          <w:rFonts w:ascii="Times New Roman" w:hAnsi="Times New Roman" w:cs="Times New Roman"/>
          <w:bCs/>
          <w:i w:val="0"/>
          <w:iCs w:val="0"/>
          <w:bdr w:val="none" w:sz="0" w:space="0" w:color="auto" w:frame="1"/>
          <w:lang w:val="ru-RU"/>
        </w:rPr>
        <w:t xml:space="preserve">аналогичен тому, что мы наблюдаем у человека. В </w:t>
      </w:r>
      <w:r w:rsidRPr="00D92967">
        <w:rPr>
          <w:rStyle w:val="ac"/>
          <w:rFonts w:ascii="Times New Roman" w:hAnsi="Times New Roman" w:cs="Times New Roman"/>
          <w:bCs/>
          <w:i w:val="0"/>
          <w:iCs w:val="0"/>
          <w:bdr w:val="none" w:sz="0" w:space="0" w:color="auto" w:frame="1"/>
          <w:lang w:val="ru-RU"/>
        </w:rPr>
        <w:lastRenderedPageBreak/>
        <w:t>печени золотистого хомячка при заражении описторхозом, развиваются все характерные патологические признаки заболевания (</w:t>
      </w:r>
      <w:proofErr w:type="spellStart"/>
      <w:r w:rsidRPr="00D92967">
        <w:rPr>
          <w:rFonts w:ascii="Times New Roman" w:hAnsi="Times New Roman" w:cs="Times New Roman"/>
        </w:rPr>
        <w:t>Lvova</w:t>
      </w:r>
      <w:proofErr w:type="spellEnd"/>
      <w:r w:rsidRPr="00D92967">
        <w:rPr>
          <w:rFonts w:ascii="Times New Roman" w:hAnsi="Times New Roman" w:cs="Times New Roman"/>
          <w:lang w:val="ru-RU"/>
        </w:rPr>
        <w:t xml:space="preserve"> </w:t>
      </w:r>
      <w:r w:rsidRPr="00D92967">
        <w:rPr>
          <w:rFonts w:ascii="Times New Roman" w:hAnsi="Times New Roman" w:cs="Times New Roman"/>
        </w:rPr>
        <w:t>et</w:t>
      </w:r>
      <w:r w:rsidRPr="00D92967">
        <w:rPr>
          <w:rFonts w:ascii="Times New Roman" w:hAnsi="Times New Roman" w:cs="Times New Roman"/>
          <w:lang w:val="ru-RU"/>
        </w:rPr>
        <w:t xml:space="preserve"> </w:t>
      </w:r>
      <w:r w:rsidRPr="00D92967">
        <w:rPr>
          <w:rFonts w:ascii="Times New Roman" w:hAnsi="Times New Roman" w:cs="Times New Roman"/>
        </w:rPr>
        <w:t>al</w:t>
      </w:r>
      <w:r w:rsidRPr="00D92967">
        <w:rPr>
          <w:rFonts w:ascii="Times New Roman" w:hAnsi="Times New Roman" w:cs="Times New Roman"/>
          <w:lang w:val="ru-RU"/>
        </w:rPr>
        <w:t>., 2012</w:t>
      </w:r>
      <w:r w:rsidRPr="00D92967">
        <w:rPr>
          <w:rStyle w:val="ac"/>
          <w:rFonts w:ascii="Times New Roman" w:hAnsi="Times New Roman" w:cs="Times New Roman"/>
          <w:bCs/>
          <w:i w:val="0"/>
          <w:iCs w:val="0"/>
          <w:bdr w:val="none" w:sz="0" w:space="0" w:color="auto" w:frame="1"/>
          <w:lang w:val="ru-RU"/>
        </w:rPr>
        <w:t>)</w:t>
      </w:r>
      <w:r w:rsidRPr="00D92967">
        <w:rPr>
          <w:rStyle w:val="ac"/>
          <w:rFonts w:ascii="Times New Roman" w:hAnsi="Times New Roman" w:cs="Times New Roman"/>
          <w:bCs/>
          <w:bdr w:val="none" w:sz="0" w:space="0" w:color="auto" w:frame="1"/>
          <w:lang w:val="ru-RU"/>
        </w:rPr>
        <w:t>.</w:t>
      </w:r>
      <w:r w:rsidRPr="00D92967">
        <w:rPr>
          <w:rStyle w:val="ac"/>
          <w:rFonts w:ascii="Times New Roman" w:hAnsi="Times New Roman" w:cs="Times New Roman"/>
          <w:bCs/>
          <w:i w:val="0"/>
          <w:iCs w:val="0"/>
          <w:bdr w:val="none" w:sz="0" w:space="0" w:color="auto" w:frame="1"/>
          <w:lang w:val="ru-RU"/>
        </w:rPr>
        <w:t xml:space="preserve"> </w:t>
      </w:r>
    </w:p>
    <w:p w14:paraId="6E515A20" w14:textId="2A064E1C" w:rsidR="00833AE4" w:rsidRPr="00B930E6" w:rsidRDefault="00833AE4" w:rsidP="00833AE4">
      <w:pPr>
        <w:spacing w:after="0" w:line="276" w:lineRule="auto"/>
        <w:jc w:val="both"/>
        <w:rPr>
          <w:rStyle w:val="ac"/>
          <w:rFonts w:ascii="Times New Roman" w:hAnsi="Times New Roman" w:cs="Times New Roman"/>
          <w:bCs/>
          <w:i w:val="0"/>
          <w:iCs w:val="0"/>
          <w:bdr w:val="none" w:sz="0" w:space="0" w:color="auto" w:frame="1"/>
          <w:lang w:val="ru-RU"/>
        </w:rPr>
      </w:pPr>
      <w:r w:rsidRPr="00D92967">
        <w:rPr>
          <w:rStyle w:val="ac"/>
          <w:rFonts w:ascii="Times New Roman" w:hAnsi="Times New Roman" w:cs="Times New Roman"/>
          <w:bCs/>
          <w:i w:val="0"/>
          <w:iCs w:val="0"/>
          <w:bdr w:val="none" w:sz="0" w:space="0" w:color="auto" w:frame="1"/>
          <w:lang w:val="ru-RU"/>
        </w:rPr>
        <w:t xml:space="preserve">Несмотря на удобство использования хомячков в качестве экспериментальной модели описторхоза, </w:t>
      </w:r>
      <w:r>
        <w:rPr>
          <w:rStyle w:val="ac"/>
          <w:rFonts w:ascii="Times New Roman" w:hAnsi="Times New Roman" w:cs="Times New Roman"/>
          <w:bCs/>
          <w:i w:val="0"/>
          <w:iCs w:val="0"/>
          <w:bdr w:val="none" w:sz="0" w:space="0" w:color="auto" w:frame="1"/>
          <w:lang w:val="ru-RU"/>
        </w:rPr>
        <w:t>существуют ограничения, связанные с этой экспериментальной моделью</w:t>
      </w:r>
      <w:r w:rsidR="00B930E6">
        <w:rPr>
          <w:rStyle w:val="ac"/>
          <w:rFonts w:ascii="Times New Roman" w:hAnsi="Times New Roman" w:cs="Times New Roman"/>
          <w:bCs/>
          <w:i w:val="0"/>
          <w:iCs w:val="0"/>
          <w:bdr w:val="none" w:sz="0" w:space="0" w:color="auto" w:frame="1"/>
          <w:lang w:val="ru-RU"/>
        </w:rPr>
        <w:t>, в частности</w:t>
      </w:r>
      <w:r w:rsidR="00B930E6" w:rsidRPr="00B930E6">
        <w:rPr>
          <w:rStyle w:val="ac"/>
          <w:rFonts w:ascii="Times New Roman" w:hAnsi="Times New Roman" w:cs="Times New Roman"/>
          <w:bCs/>
          <w:i w:val="0"/>
          <w:iCs w:val="0"/>
          <w:bdr w:val="none" w:sz="0" w:space="0" w:color="auto" w:frame="1"/>
          <w:lang w:val="ru-RU"/>
        </w:rPr>
        <w:t xml:space="preserve"> исследовать на нём клеточные и молекулярные механизмы патогенеза сложнее, чем на мышах, прежде всего из-за ограниченной доступности специфических реагентов и генетических ресурсов</w:t>
      </w:r>
      <w:r>
        <w:rPr>
          <w:rStyle w:val="ac"/>
          <w:rFonts w:ascii="Times New Roman" w:hAnsi="Times New Roman" w:cs="Times New Roman"/>
          <w:bCs/>
          <w:i w:val="0"/>
          <w:iCs w:val="0"/>
          <w:bdr w:val="none" w:sz="0" w:space="0" w:color="auto" w:frame="1"/>
          <w:lang w:val="ru-RU"/>
        </w:rPr>
        <w:t xml:space="preserve">. Классическим примером являются </w:t>
      </w:r>
      <w:r w:rsidR="00B930E6">
        <w:rPr>
          <w:rStyle w:val="ac"/>
          <w:rFonts w:ascii="Times New Roman" w:hAnsi="Times New Roman" w:cs="Times New Roman"/>
          <w:bCs/>
          <w:i w:val="0"/>
          <w:iCs w:val="0"/>
          <w:bdr w:val="none" w:sz="0" w:space="0" w:color="auto" w:frame="1"/>
          <w:lang w:val="ru-RU"/>
        </w:rPr>
        <w:t xml:space="preserve">отсутствие </w:t>
      </w:r>
      <w:proofErr w:type="spellStart"/>
      <w:r w:rsidR="00DE18BA">
        <w:rPr>
          <w:rStyle w:val="ac"/>
          <w:rFonts w:ascii="Times New Roman" w:hAnsi="Times New Roman" w:cs="Times New Roman"/>
          <w:bCs/>
          <w:i w:val="0"/>
          <w:iCs w:val="0"/>
          <w:bdr w:val="none" w:sz="0" w:space="0" w:color="auto" w:frame="1"/>
          <w:lang w:val="ru-RU"/>
        </w:rPr>
        <w:t>нокаутны</w:t>
      </w:r>
      <w:r w:rsidR="00B930E6">
        <w:rPr>
          <w:rStyle w:val="ac"/>
          <w:rFonts w:ascii="Times New Roman" w:hAnsi="Times New Roman" w:cs="Times New Roman"/>
          <w:bCs/>
          <w:i w:val="0"/>
          <w:iCs w:val="0"/>
          <w:bdr w:val="none" w:sz="0" w:space="0" w:color="auto" w:frame="1"/>
          <w:lang w:val="ru-RU"/>
        </w:rPr>
        <w:t>х</w:t>
      </w:r>
      <w:proofErr w:type="spellEnd"/>
      <w:r w:rsidR="00B930E6">
        <w:rPr>
          <w:rStyle w:val="ac"/>
          <w:rFonts w:ascii="Times New Roman" w:hAnsi="Times New Roman" w:cs="Times New Roman"/>
          <w:bCs/>
          <w:i w:val="0"/>
          <w:iCs w:val="0"/>
          <w:bdr w:val="none" w:sz="0" w:space="0" w:color="auto" w:frame="1"/>
          <w:lang w:val="ru-RU"/>
        </w:rPr>
        <w:t xml:space="preserve"> линий</w:t>
      </w:r>
      <w:r w:rsidRPr="00D92967">
        <w:rPr>
          <w:rStyle w:val="ac"/>
          <w:rFonts w:ascii="Times New Roman" w:hAnsi="Times New Roman" w:cs="Times New Roman"/>
          <w:bCs/>
          <w:i w:val="0"/>
          <w:iCs w:val="0"/>
          <w:bdr w:val="none" w:sz="0" w:space="0" w:color="auto" w:frame="1"/>
          <w:lang w:val="ru-RU"/>
        </w:rPr>
        <w:t>, необходимы</w:t>
      </w:r>
      <w:r w:rsidR="00B930E6">
        <w:rPr>
          <w:rStyle w:val="ac"/>
          <w:rFonts w:ascii="Times New Roman" w:hAnsi="Times New Roman" w:cs="Times New Roman"/>
          <w:bCs/>
          <w:i w:val="0"/>
          <w:iCs w:val="0"/>
          <w:bdr w:val="none" w:sz="0" w:space="0" w:color="auto" w:frame="1"/>
          <w:lang w:val="ru-RU"/>
        </w:rPr>
        <w:t>х</w:t>
      </w:r>
      <w:r w:rsidRPr="00D92967">
        <w:rPr>
          <w:rStyle w:val="ac"/>
          <w:rFonts w:ascii="Times New Roman" w:hAnsi="Times New Roman" w:cs="Times New Roman"/>
          <w:bCs/>
          <w:i w:val="0"/>
          <w:iCs w:val="0"/>
          <w:bdr w:val="none" w:sz="0" w:space="0" w:color="auto" w:frame="1"/>
          <w:lang w:val="ru-RU"/>
        </w:rPr>
        <w:t xml:space="preserve"> для оценки</w:t>
      </w:r>
      <w:r w:rsidR="00DE18BA">
        <w:rPr>
          <w:rStyle w:val="ac"/>
          <w:rFonts w:ascii="Times New Roman" w:hAnsi="Times New Roman" w:cs="Times New Roman"/>
          <w:bCs/>
          <w:i w:val="0"/>
          <w:iCs w:val="0"/>
          <w:bdr w:val="none" w:sz="0" w:space="0" w:color="auto" w:frame="1"/>
          <w:lang w:val="ru-RU"/>
        </w:rPr>
        <w:t xml:space="preserve"> роли отдельных генов в патогенезе заболевания</w:t>
      </w:r>
      <w:r>
        <w:rPr>
          <w:rStyle w:val="ac"/>
          <w:rFonts w:ascii="Times New Roman" w:hAnsi="Times New Roman" w:cs="Times New Roman"/>
          <w:bCs/>
          <w:i w:val="0"/>
          <w:iCs w:val="0"/>
          <w:bdr w:val="none" w:sz="0" w:space="0" w:color="auto" w:frame="1"/>
          <w:lang w:val="ru-RU"/>
        </w:rPr>
        <w:t>.</w:t>
      </w:r>
      <w:r w:rsidRPr="00D92967">
        <w:rPr>
          <w:rStyle w:val="ac"/>
          <w:rFonts w:ascii="Times New Roman" w:hAnsi="Times New Roman" w:cs="Times New Roman"/>
          <w:bCs/>
          <w:i w:val="0"/>
          <w:iCs w:val="0"/>
          <w:bdr w:val="none" w:sz="0" w:space="0" w:color="auto" w:frame="1"/>
          <w:lang w:val="ru-RU"/>
        </w:rPr>
        <w:t xml:space="preserve"> </w:t>
      </w:r>
      <w:r w:rsidR="00B930E6">
        <w:rPr>
          <w:rStyle w:val="ac"/>
          <w:rFonts w:ascii="Times New Roman" w:hAnsi="Times New Roman" w:cs="Times New Roman"/>
          <w:bCs/>
          <w:i w:val="0"/>
          <w:iCs w:val="0"/>
          <w:bdr w:val="none" w:sz="0" w:space="0" w:color="auto" w:frame="1"/>
          <w:lang w:val="ru-RU"/>
        </w:rPr>
        <w:t>О</w:t>
      </w:r>
      <w:r w:rsidR="00B930E6" w:rsidRPr="00B930E6">
        <w:rPr>
          <w:rStyle w:val="ac"/>
          <w:rFonts w:ascii="Times New Roman" w:hAnsi="Times New Roman" w:cs="Times New Roman"/>
          <w:bCs/>
          <w:i w:val="0"/>
          <w:iCs w:val="0"/>
          <w:bdr w:val="none" w:sz="0" w:space="0" w:color="auto" w:frame="1"/>
          <w:lang w:val="ru-RU"/>
        </w:rPr>
        <w:t>граниченный набор валидированных антител и иммунологических тестов</w:t>
      </w:r>
      <w:r w:rsidR="00B930E6">
        <w:rPr>
          <w:rStyle w:val="ac"/>
          <w:rFonts w:ascii="Times New Roman" w:hAnsi="Times New Roman" w:cs="Times New Roman"/>
          <w:bCs/>
          <w:i w:val="0"/>
          <w:iCs w:val="0"/>
          <w:bdr w:val="none" w:sz="0" w:space="0" w:color="auto" w:frame="1"/>
          <w:lang w:val="ru-RU"/>
        </w:rPr>
        <w:t>,</w:t>
      </w:r>
      <w:r w:rsidR="00B930E6" w:rsidRPr="00B930E6">
        <w:rPr>
          <w:rStyle w:val="ac"/>
          <w:rFonts w:ascii="Times New Roman" w:hAnsi="Times New Roman" w:cs="Times New Roman"/>
          <w:bCs/>
          <w:i w:val="0"/>
          <w:iCs w:val="0"/>
          <w:bdr w:val="none" w:sz="0" w:space="0" w:color="auto" w:frame="1"/>
          <w:lang w:val="ru-RU"/>
        </w:rPr>
        <w:t xml:space="preserve"> генетических инструментов и полноценно аннотированных геномных ресурсов</w:t>
      </w:r>
      <w:r w:rsidR="00B930E6">
        <w:rPr>
          <w:rStyle w:val="ac"/>
          <w:rFonts w:ascii="Times New Roman" w:hAnsi="Times New Roman" w:cs="Times New Roman"/>
          <w:bCs/>
          <w:i w:val="0"/>
          <w:iCs w:val="0"/>
          <w:bdr w:val="none" w:sz="0" w:space="0" w:color="auto" w:frame="1"/>
          <w:lang w:val="ru-RU"/>
        </w:rPr>
        <w:t xml:space="preserve"> также затрудняет анализ патогенеза данного заболевания, </w:t>
      </w:r>
      <w:r w:rsidR="00B930E6" w:rsidRPr="00B930E6">
        <w:rPr>
          <w:rStyle w:val="ac"/>
          <w:rFonts w:ascii="Times New Roman" w:hAnsi="Times New Roman" w:cs="Times New Roman"/>
          <w:bCs/>
          <w:i w:val="0"/>
          <w:iCs w:val="0"/>
          <w:bdr w:val="none" w:sz="0" w:space="0" w:color="auto" w:frame="1"/>
          <w:lang w:val="ru-RU"/>
        </w:rPr>
        <w:t>характеристику иммунных клеток, анализ сигнальных путей и установление причинно-следственных связей между молекулярными изменениями и развитием патологического процесса</w:t>
      </w:r>
      <w:r w:rsidR="00B930E6">
        <w:rPr>
          <w:rStyle w:val="ac"/>
          <w:rFonts w:ascii="Times New Roman" w:hAnsi="Times New Roman" w:cs="Times New Roman"/>
          <w:bCs/>
          <w:i w:val="0"/>
          <w:iCs w:val="0"/>
          <w:bdr w:val="none" w:sz="0" w:space="0" w:color="auto" w:frame="1"/>
          <w:lang w:val="ru-RU"/>
        </w:rPr>
        <w:t>.</w:t>
      </w:r>
    </w:p>
    <w:p w14:paraId="41FB7F7A" w14:textId="5F99B0AD" w:rsidR="00833AE4" w:rsidRPr="00D92967" w:rsidRDefault="00833AE4" w:rsidP="00833AE4">
      <w:pPr>
        <w:spacing w:after="0" w:line="276" w:lineRule="auto"/>
        <w:jc w:val="both"/>
        <w:rPr>
          <w:rFonts w:ascii="Times New Roman" w:hAnsi="Times New Roman" w:cs="Times New Roman"/>
          <w:lang w:val="ru-RU"/>
        </w:rPr>
      </w:pPr>
      <w:r w:rsidRPr="00D92967">
        <w:rPr>
          <w:rStyle w:val="ac"/>
          <w:rFonts w:ascii="Times New Roman" w:hAnsi="Times New Roman" w:cs="Times New Roman"/>
          <w:bCs/>
          <w:i w:val="0"/>
          <w:iCs w:val="0"/>
          <w:bdr w:val="none" w:sz="0" w:space="0" w:color="auto" w:frame="1"/>
          <w:lang w:val="ru-RU"/>
        </w:rPr>
        <w:t xml:space="preserve">В связи с этим, цель данного исследования заключалась в том, чтобы сравнить нескольких </w:t>
      </w:r>
      <w:r w:rsidR="00B930E6">
        <w:rPr>
          <w:rStyle w:val="ac"/>
          <w:rFonts w:ascii="Times New Roman" w:hAnsi="Times New Roman" w:cs="Times New Roman"/>
          <w:bCs/>
          <w:i w:val="0"/>
          <w:iCs w:val="0"/>
          <w:bdr w:val="none" w:sz="0" w:space="0" w:color="auto" w:frame="1"/>
          <w:lang w:val="ru-RU"/>
        </w:rPr>
        <w:t xml:space="preserve">широко используемых </w:t>
      </w:r>
      <w:r w:rsidRPr="00D92967">
        <w:rPr>
          <w:rStyle w:val="ac"/>
          <w:rFonts w:ascii="Times New Roman" w:hAnsi="Times New Roman" w:cs="Times New Roman"/>
          <w:bCs/>
          <w:i w:val="0"/>
          <w:iCs w:val="0"/>
          <w:bdr w:val="none" w:sz="0" w:space="0" w:color="auto" w:frame="1"/>
          <w:lang w:val="ru-RU"/>
        </w:rPr>
        <w:t xml:space="preserve">экспериментальных моделей </w:t>
      </w:r>
      <w:r w:rsidR="00B930E6">
        <w:rPr>
          <w:rStyle w:val="ac"/>
          <w:rFonts w:ascii="Times New Roman" w:hAnsi="Times New Roman" w:cs="Times New Roman"/>
          <w:bCs/>
          <w:i w:val="0"/>
          <w:iCs w:val="0"/>
          <w:bdr w:val="none" w:sz="0" w:space="0" w:color="auto" w:frame="1"/>
          <w:lang w:val="ru-RU"/>
        </w:rPr>
        <w:t xml:space="preserve">грызунов </w:t>
      </w:r>
      <w:r>
        <w:rPr>
          <w:rStyle w:val="ac"/>
          <w:rFonts w:ascii="Times New Roman" w:hAnsi="Times New Roman" w:cs="Times New Roman"/>
          <w:bCs/>
          <w:i w:val="0"/>
          <w:iCs w:val="0"/>
          <w:bdr w:val="none" w:sz="0" w:space="0" w:color="auto" w:frame="1"/>
          <w:lang w:val="ru-RU"/>
        </w:rPr>
        <w:t>и</w:t>
      </w:r>
      <w:r w:rsidRPr="00D92967">
        <w:rPr>
          <w:rStyle w:val="ac"/>
          <w:rFonts w:ascii="Times New Roman" w:hAnsi="Times New Roman" w:cs="Times New Roman"/>
          <w:bCs/>
          <w:i w:val="0"/>
          <w:iCs w:val="0"/>
          <w:bdr w:val="none" w:sz="0" w:space="0" w:color="auto" w:frame="1"/>
          <w:lang w:val="ru-RU"/>
        </w:rPr>
        <w:t xml:space="preserve"> ответ</w:t>
      </w:r>
      <w:r>
        <w:rPr>
          <w:rStyle w:val="ac"/>
          <w:rFonts w:ascii="Times New Roman" w:hAnsi="Times New Roman" w:cs="Times New Roman"/>
          <w:bCs/>
          <w:i w:val="0"/>
          <w:iCs w:val="0"/>
          <w:bdr w:val="none" w:sz="0" w:space="0" w:color="auto" w:frame="1"/>
          <w:lang w:val="ru-RU"/>
        </w:rPr>
        <w:t>ить</w:t>
      </w:r>
      <w:r w:rsidRPr="00D92967">
        <w:rPr>
          <w:rStyle w:val="ac"/>
          <w:rFonts w:ascii="Times New Roman" w:hAnsi="Times New Roman" w:cs="Times New Roman"/>
          <w:bCs/>
          <w:i w:val="0"/>
          <w:iCs w:val="0"/>
          <w:bdr w:val="none" w:sz="0" w:space="0" w:color="auto" w:frame="1"/>
          <w:lang w:val="ru-RU"/>
        </w:rPr>
        <w:t xml:space="preserve"> на вопрос: можно ли использовать мышей и крыс в качестве альтернативной экспериментальной модели</w:t>
      </w:r>
      <w:r>
        <w:rPr>
          <w:rStyle w:val="ac"/>
          <w:rFonts w:ascii="Times New Roman" w:hAnsi="Times New Roman" w:cs="Times New Roman"/>
          <w:bCs/>
          <w:i w:val="0"/>
          <w:iCs w:val="0"/>
          <w:bdr w:val="none" w:sz="0" w:space="0" w:color="auto" w:frame="1"/>
          <w:lang w:val="ru-RU"/>
        </w:rPr>
        <w:t xml:space="preserve"> </w:t>
      </w:r>
      <w:r>
        <w:rPr>
          <w:rStyle w:val="ac"/>
          <w:rFonts w:ascii="Times New Roman" w:hAnsi="Times New Roman" w:cs="Times New Roman"/>
          <w:bCs/>
          <w:i w:val="0"/>
          <w:iCs w:val="0"/>
          <w:bdr w:val="none" w:sz="0" w:space="0" w:color="auto" w:frame="1"/>
        </w:rPr>
        <w:t>O</w:t>
      </w:r>
      <w:r w:rsidRPr="00C64A43">
        <w:rPr>
          <w:rStyle w:val="ac"/>
          <w:rFonts w:ascii="Times New Roman" w:hAnsi="Times New Roman" w:cs="Times New Roman"/>
          <w:bCs/>
          <w:i w:val="0"/>
          <w:iCs w:val="0"/>
          <w:bdr w:val="none" w:sz="0" w:space="0" w:color="auto" w:frame="1"/>
          <w:lang w:val="ru-RU"/>
        </w:rPr>
        <w:t xml:space="preserve">. </w:t>
      </w:r>
      <w:r>
        <w:rPr>
          <w:rStyle w:val="ac"/>
          <w:rFonts w:ascii="Times New Roman" w:hAnsi="Times New Roman" w:cs="Times New Roman"/>
          <w:bCs/>
          <w:i w:val="0"/>
          <w:iCs w:val="0"/>
          <w:bdr w:val="none" w:sz="0" w:space="0" w:color="auto" w:frame="1"/>
        </w:rPr>
        <w:t>felineus</w:t>
      </w:r>
      <w:r w:rsidRPr="00D76CBC">
        <w:rPr>
          <w:rStyle w:val="ac"/>
          <w:rFonts w:ascii="Times New Roman" w:hAnsi="Times New Roman" w:cs="Times New Roman"/>
          <w:bCs/>
          <w:i w:val="0"/>
          <w:iCs w:val="0"/>
          <w:bdr w:val="none" w:sz="0" w:space="0" w:color="auto" w:frame="1"/>
          <w:lang w:val="ru-RU"/>
        </w:rPr>
        <w:t xml:space="preserve"> </w:t>
      </w:r>
      <w:r>
        <w:rPr>
          <w:rStyle w:val="ac"/>
          <w:rFonts w:ascii="Times New Roman" w:hAnsi="Times New Roman" w:cs="Times New Roman"/>
          <w:bCs/>
          <w:i w:val="0"/>
          <w:iCs w:val="0"/>
          <w:bdr w:val="none" w:sz="0" w:space="0" w:color="auto" w:frame="1"/>
        </w:rPr>
        <w:t>infection</w:t>
      </w:r>
      <w:r w:rsidRPr="00D92967">
        <w:rPr>
          <w:rStyle w:val="ac"/>
          <w:rFonts w:ascii="Times New Roman" w:hAnsi="Times New Roman" w:cs="Times New Roman"/>
          <w:bCs/>
          <w:i w:val="0"/>
          <w:iCs w:val="0"/>
          <w:bdr w:val="none" w:sz="0" w:space="0" w:color="auto" w:frame="1"/>
          <w:lang w:val="ru-RU"/>
        </w:rPr>
        <w:t xml:space="preserve">. В рамках исследования мы оценивали </w:t>
      </w:r>
      <w:r w:rsidRPr="00D92967">
        <w:rPr>
          <w:rStyle w:val="ac"/>
          <w:rFonts w:ascii="Times New Roman" w:hAnsi="Times New Roman" w:cs="Times New Roman"/>
          <w:bCs/>
          <w:i w:val="0"/>
          <w:iCs w:val="0"/>
          <w:bdr w:val="none" w:sz="0" w:space="0" w:color="auto" w:frame="1"/>
        </w:rPr>
        <w:t>ability</w:t>
      </w:r>
      <w:r w:rsidRPr="00D92967">
        <w:rPr>
          <w:rStyle w:val="ac"/>
          <w:rFonts w:ascii="Times New Roman" w:hAnsi="Times New Roman" w:cs="Times New Roman"/>
          <w:bCs/>
          <w:i w:val="0"/>
          <w:iCs w:val="0"/>
          <w:bdr w:val="none" w:sz="0" w:space="0" w:color="auto" w:frame="1"/>
          <w:lang w:val="ru-RU"/>
        </w:rPr>
        <w:t xml:space="preserve"> </w:t>
      </w:r>
      <w:r w:rsidRPr="00D92967">
        <w:rPr>
          <w:rStyle w:val="ac"/>
          <w:rFonts w:ascii="Times New Roman" w:hAnsi="Times New Roman" w:cs="Times New Roman"/>
          <w:bCs/>
          <w:i w:val="0"/>
          <w:iCs w:val="0"/>
          <w:bdr w:val="none" w:sz="0" w:space="0" w:color="auto" w:frame="1"/>
        </w:rPr>
        <w:t>of</w:t>
      </w:r>
      <w:r w:rsidRPr="00D92967">
        <w:rPr>
          <w:rStyle w:val="ac"/>
          <w:rFonts w:ascii="Times New Roman" w:hAnsi="Times New Roman" w:cs="Times New Roman"/>
          <w:bCs/>
          <w:i w:val="0"/>
          <w:iCs w:val="0"/>
          <w:bdr w:val="none" w:sz="0" w:space="0" w:color="auto" w:frame="1"/>
          <w:lang w:val="ru-RU"/>
        </w:rPr>
        <w:t xml:space="preserve"> </w:t>
      </w:r>
      <w:r w:rsidRPr="00D92967">
        <w:rPr>
          <w:rStyle w:val="ac"/>
          <w:rFonts w:ascii="Times New Roman" w:hAnsi="Times New Roman" w:cs="Times New Roman"/>
          <w:bCs/>
          <w:i w:val="0"/>
          <w:iCs w:val="0"/>
          <w:bdr w:val="none" w:sz="0" w:space="0" w:color="auto" w:frame="1"/>
        </w:rPr>
        <w:t>mice</w:t>
      </w:r>
      <w:r w:rsidRPr="00D92967">
        <w:rPr>
          <w:rStyle w:val="ac"/>
          <w:rFonts w:ascii="Times New Roman" w:hAnsi="Times New Roman" w:cs="Times New Roman"/>
          <w:bCs/>
          <w:i w:val="0"/>
          <w:iCs w:val="0"/>
          <w:bdr w:val="none" w:sz="0" w:space="0" w:color="auto" w:frame="1"/>
          <w:lang w:val="ru-RU"/>
        </w:rPr>
        <w:t xml:space="preserve"> </w:t>
      </w:r>
      <w:r w:rsidRPr="00D92967">
        <w:rPr>
          <w:rStyle w:val="ac"/>
          <w:rFonts w:ascii="Times New Roman" w:hAnsi="Times New Roman" w:cs="Times New Roman"/>
          <w:bCs/>
          <w:i w:val="0"/>
          <w:iCs w:val="0"/>
          <w:bdr w:val="none" w:sz="0" w:space="0" w:color="auto" w:frame="1"/>
        </w:rPr>
        <w:t>and</w:t>
      </w:r>
      <w:r w:rsidRPr="00D92967">
        <w:rPr>
          <w:rStyle w:val="ac"/>
          <w:rFonts w:ascii="Times New Roman" w:hAnsi="Times New Roman" w:cs="Times New Roman"/>
          <w:bCs/>
          <w:i w:val="0"/>
          <w:iCs w:val="0"/>
          <w:bdr w:val="none" w:sz="0" w:space="0" w:color="auto" w:frame="1"/>
          <w:lang w:val="ru-RU"/>
        </w:rPr>
        <w:t xml:space="preserve"> </w:t>
      </w:r>
      <w:r w:rsidRPr="00D92967">
        <w:rPr>
          <w:rStyle w:val="ac"/>
          <w:rFonts w:ascii="Times New Roman" w:hAnsi="Times New Roman" w:cs="Times New Roman"/>
          <w:bCs/>
          <w:i w:val="0"/>
          <w:iCs w:val="0"/>
          <w:bdr w:val="none" w:sz="0" w:space="0" w:color="auto" w:frame="1"/>
        </w:rPr>
        <w:t>rats</w:t>
      </w:r>
      <w:r w:rsidRPr="00D92967">
        <w:rPr>
          <w:rStyle w:val="ac"/>
          <w:rFonts w:ascii="Times New Roman" w:hAnsi="Times New Roman" w:cs="Times New Roman"/>
          <w:bCs/>
          <w:i w:val="0"/>
          <w:iCs w:val="0"/>
          <w:bdr w:val="none" w:sz="0" w:space="0" w:color="auto" w:frame="1"/>
          <w:lang w:val="ru-RU"/>
        </w:rPr>
        <w:t xml:space="preserve"> </w:t>
      </w:r>
      <w:r w:rsidRPr="00D92967">
        <w:rPr>
          <w:rStyle w:val="ac"/>
          <w:rFonts w:ascii="Times New Roman" w:hAnsi="Times New Roman" w:cs="Times New Roman"/>
          <w:bCs/>
          <w:i w:val="0"/>
          <w:iCs w:val="0"/>
          <w:bdr w:val="none" w:sz="0" w:space="0" w:color="auto" w:frame="1"/>
        </w:rPr>
        <w:t>to</w:t>
      </w:r>
      <w:r w:rsidRPr="00D92967">
        <w:rPr>
          <w:rStyle w:val="ac"/>
          <w:rFonts w:ascii="Times New Roman" w:hAnsi="Times New Roman" w:cs="Times New Roman"/>
          <w:bCs/>
          <w:i w:val="0"/>
          <w:iCs w:val="0"/>
          <w:bdr w:val="none" w:sz="0" w:space="0" w:color="auto" w:frame="1"/>
          <w:lang w:val="ru-RU"/>
        </w:rPr>
        <w:t xml:space="preserve"> </w:t>
      </w:r>
      <w:r w:rsidRPr="00D92967">
        <w:rPr>
          <w:rStyle w:val="ac"/>
          <w:rFonts w:ascii="Times New Roman" w:hAnsi="Times New Roman" w:cs="Times New Roman"/>
          <w:bCs/>
          <w:i w:val="0"/>
          <w:iCs w:val="0"/>
          <w:bdr w:val="none" w:sz="0" w:space="0" w:color="auto" w:frame="1"/>
        </w:rPr>
        <w:t>be</w:t>
      </w:r>
      <w:r w:rsidRPr="00D92967">
        <w:rPr>
          <w:rStyle w:val="ac"/>
          <w:rFonts w:ascii="Times New Roman" w:hAnsi="Times New Roman" w:cs="Times New Roman"/>
          <w:bCs/>
          <w:i w:val="0"/>
          <w:iCs w:val="0"/>
          <w:bdr w:val="none" w:sz="0" w:space="0" w:color="auto" w:frame="1"/>
          <w:lang w:val="ru-RU"/>
        </w:rPr>
        <w:t xml:space="preserve"> </w:t>
      </w:r>
      <w:r w:rsidRPr="00D92967">
        <w:rPr>
          <w:rStyle w:val="ac"/>
          <w:rFonts w:ascii="Times New Roman" w:hAnsi="Times New Roman" w:cs="Times New Roman"/>
          <w:bCs/>
          <w:i w:val="0"/>
          <w:iCs w:val="0"/>
          <w:bdr w:val="none" w:sz="0" w:space="0" w:color="auto" w:frame="1"/>
        </w:rPr>
        <w:t>infected</w:t>
      </w:r>
      <w:r w:rsidRPr="00D92967">
        <w:rPr>
          <w:rStyle w:val="ac"/>
          <w:rFonts w:ascii="Times New Roman" w:hAnsi="Times New Roman" w:cs="Times New Roman"/>
          <w:bCs/>
          <w:i w:val="0"/>
          <w:iCs w:val="0"/>
          <w:bdr w:val="none" w:sz="0" w:space="0" w:color="auto" w:frame="1"/>
          <w:lang w:val="ru-RU"/>
        </w:rPr>
        <w:t xml:space="preserve"> </w:t>
      </w:r>
      <w:r w:rsidRPr="00D92967">
        <w:rPr>
          <w:rStyle w:val="ac"/>
          <w:rFonts w:ascii="Times New Roman" w:hAnsi="Times New Roman" w:cs="Times New Roman"/>
          <w:bCs/>
          <w:i w:val="0"/>
          <w:iCs w:val="0"/>
          <w:bdr w:val="none" w:sz="0" w:space="0" w:color="auto" w:frame="1"/>
        </w:rPr>
        <w:t>with</w:t>
      </w:r>
      <w:r w:rsidRPr="00D92967">
        <w:rPr>
          <w:rStyle w:val="ac"/>
          <w:rFonts w:ascii="Times New Roman" w:hAnsi="Times New Roman" w:cs="Times New Roman"/>
          <w:bCs/>
          <w:i w:val="0"/>
          <w:iCs w:val="0"/>
          <w:bdr w:val="none" w:sz="0" w:space="0" w:color="auto" w:frame="1"/>
          <w:lang w:val="ru-RU"/>
        </w:rPr>
        <w:t xml:space="preserve"> </w:t>
      </w:r>
      <w:r w:rsidRPr="00D92967">
        <w:rPr>
          <w:rStyle w:val="ac"/>
          <w:rFonts w:ascii="Times New Roman" w:hAnsi="Times New Roman" w:cs="Times New Roman"/>
          <w:bCs/>
          <w:i w:val="0"/>
          <w:iCs w:val="0"/>
          <w:bdr w:val="none" w:sz="0" w:space="0" w:color="auto" w:frame="1"/>
        </w:rPr>
        <w:t>opisthorchiasis</w:t>
      </w:r>
      <w:r w:rsidRPr="00D92967">
        <w:rPr>
          <w:rStyle w:val="ac"/>
          <w:rFonts w:ascii="Times New Roman" w:hAnsi="Times New Roman" w:cs="Times New Roman"/>
          <w:bCs/>
          <w:i w:val="0"/>
          <w:iCs w:val="0"/>
          <w:bdr w:val="none" w:sz="0" w:space="0" w:color="auto" w:frame="1"/>
          <w:lang w:val="ru-RU"/>
        </w:rPr>
        <w:t xml:space="preserve"> и приводить к характерным изменениям в печени экспериментальных животных. </w:t>
      </w:r>
      <w:r w:rsidRPr="00D92967">
        <w:rPr>
          <w:rFonts w:ascii="Times New Roman" w:hAnsi="Times New Roman" w:cs="Times New Roman"/>
          <w:lang w:val="ru-RU"/>
        </w:rPr>
        <w:t xml:space="preserve"> </w:t>
      </w:r>
    </w:p>
    <w:p w14:paraId="6E80153A" w14:textId="13190D1F" w:rsidR="00833AE4" w:rsidRDefault="00833AE4" w:rsidP="00833AE4">
      <w:pPr>
        <w:spacing w:after="0" w:line="276" w:lineRule="auto"/>
        <w:jc w:val="both"/>
        <w:rPr>
          <w:rFonts w:ascii="Times New Roman" w:hAnsi="Times New Roman" w:cs="Times New Roman"/>
          <w:lang w:val="ru-RU"/>
        </w:rPr>
      </w:pPr>
    </w:p>
    <w:p w14:paraId="1DB4887C" w14:textId="01EF1146" w:rsidR="00494E27" w:rsidRDefault="00494E27" w:rsidP="00897A40">
      <w:pPr>
        <w:spacing w:after="0" w:line="276" w:lineRule="auto"/>
        <w:jc w:val="both"/>
        <w:rPr>
          <w:rFonts w:ascii="Times New Roman" w:hAnsi="Times New Roman" w:cs="Times New Roman"/>
          <w:lang w:val="ru-RU"/>
        </w:rPr>
      </w:pPr>
    </w:p>
    <w:p w14:paraId="4CE73C62" w14:textId="77777777" w:rsidR="001F194C" w:rsidRPr="00D92967" w:rsidRDefault="001F194C" w:rsidP="00EA61AB">
      <w:pPr>
        <w:spacing w:after="0" w:line="276" w:lineRule="auto"/>
        <w:jc w:val="both"/>
        <w:rPr>
          <w:rFonts w:ascii="Times New Roman" w:hAnsi="Times New Roman" w:cs="Times New Roman"/>
          <w:lang w:val="ru-RU"/>
        </w:rPr>
      </w:pPr>
    </w:p>
    <w:p w14:paraId="6E452F2A" w14:textId="458B9DE5" w:rsidR="001F194C" w:rsidRPr="0054056A" w:rsidRDefault="001F194C" w:rsidP="00EA61AB">
      <w:pPr>
        <w:spacing w:after="0" w:line="276" w:lineRule="auto"/>
        <w:jc w:val="both"/>
        <w:rPr>
          <w:rFonts w:ascii="Times New Roman" w:hAnsi="Times New Roman" w:cs="Times New Roman"/>
          <w:b/>
          <w:bCs/>
        </w:rPr>
      </w:pPr>
      <w:r w:rsidRPr="00D92967">
        <w:rPr>
          <w:rFonts w:ascii="Times New Roman" w:hAnsi="Times New Roman" w:cs="Times New Roman"/>
          <w:b/>
          <w:bCs/>
        </w:rPr>
        <w:t>Materials and methods</w:t>
      </w:r>
    </w:p>
    <w:p w14:paraId="7AE77DC9" w14:textId="28536C3C" w:rsidR="00776E9F" w:rsidRPr="00776E9F" w:rsidRDefault="00776E9F" w:rsidP="00EA61AB">
      <w:pPr>
        <w:pStyle w:val="ad"/>
        <w:spacing w:beforeAutospacing="0" w:afterAutospacing="0" w:line="276" w:lineRule="auto"/>
        <w:jc w:val="both"/>
        <w:rPr>
          <w:b/>
          <w:bCs/>
        </w:rPr>
      </w:pPr>
      <w:r w:rsidRPr="00D92967">
        <w:rPr>
          <w:b/>
          <w:bCs/>
        </w:rPr>
        <w:t>Collection</w:t>
      </w:r>
      <w:r w:rsidRPr="00776E9F">
        <w:rPr>
          <w:b/>
          <w:bCs/>
        </w:rPr>
        <w:t xml:space="preserve"> of O. felineus metacercariae and experimental animals</w:t>
      </w:r>
    </w:p>
    <w:p w14:paraId="3513A2E7" w14:textId="4E7A179C" w:rsidR="008C01A4" w:rsidRPr="00D92967" w:rsidRDefault="008C01A4" w:rsidP="00EA61AB">
      <w:pPr>
        <w:pStyle w:val="ad"/>
        <w:spacing w:beforeAutospacing="0" w:afterAutospacing="0" w:line="276" w:lineRule="auto"/>
        <w:ind w:firstLine="360"/>
        <w:jc w:val="both"/>
        <w:rPr>
          <w:color w:val="000000"/>
          <w:shd w:val="clear" w:color="auto" w:fill="FFFFFF"/>
          <w:lang w:val="ru-RU"/>
        </w:rPr>
      </w:pPr>
      <w:r w:rsidRPr="00D92967">
        <w:rPr>
          <w:color w:val="000000"/>
          <w:shd w:val="clear" w:color="auto" w:fill="FFFFFF"/>
          <w:lang w:val="ru-RU"/>
        </w:rPr>
        <w:t xml:space="preserve">Метацеркарии </w:t>
      </w:r>
      <w:r w:rsidRPr="00D92967">
        <w:rPr>
          <w:i/>
          <w:iCs/>
          <w:color w:val="000000"/>
          <w:shd w:val="clear" w:color="auto" w:fill="FFFFFF"/>
        </w:rPr>
        <w:t>O</w:t>
      </w:r>
      <w:r w:rsidRPr="00D92967">
        <w:rPr>
          <w:i/>
          <w:iCs/>
          <w:color w:val="000000"/>
          <w:shd w:val="clear" w:color="auto" w:fill="FFFFFF"/>
          <w:lang w:val="ru-RU"/>
        </w:rPr>
        <w:t xml:space="preserve">. </w:t>
      </w:r>
      <w:r w:rsidRPr="00D92967">
        <w:rPr>
          <w:i/>
          <w:iCs/>
          <w:color w:val="000000"/>
          <w:shd w:val="clear" w:color="auto" w:fill="FFFFFF"/>
        </w:rPr>
        <w:t>felineus</w:t>
      </w:r>
      <w:r w:rsidRPr="00D92967">
        <w:rPr>
          <w:color w:val="000000"/>
          <w:shd w:val="clear" w:color="auto" w:fill="FFFFFF"/>
          <w:lang w:val="ru-RU"/>
        </w:rPr>
        <w:t xml:space="preserve"> были получены из мышц инфицированных рыб семейства карповых, выловленных в эндемичном регионе в одно и то же время (май 2024, река Обь в области плотины ГЭС, г. Новосибирск). Для выделения личинок применяли метод ферментативного переваривания</w:t>
      </w:r>
      <w:r w:rsidR="00A55198" w:rsidRPr="00D92967">
        <w:rPr>
          <w:color w:val="000000"/>
          <w:shd w:val="clear" w:color="auto" w:fill="FFFFFF"/>
          <w:lang w:val="ru-RU"/>
        </w:rPr>
        <w:t xml:space="preserve"> </w:t>
      </w:r>
      <w:r w:rsidR="00A55198" w:rsidRPr="00D92967">
        <w:rPr>
          <w:color w:val="000000"/>
          <w:shd w:val="clear" w:color="auto" w:fill="FFFFFF"/>
          <w:lang w:val="en-US"/>
        </w:rPr>
        <w:t>as</w:t>
      </w:r>
      <w:r w:rsidR="00A55198" w:rsidRPr="00D92967">
        <w:rPr>
          <w:color w:val="000000"/>
          <w:shd w:val="clear" w:color="auto" w:fill="FFFFFF"/>
          <w:lang w:val="ru-RU"/>
        </w:rPr>
        <w:t xml:space="preserve"> </w:t>
      </w:r>
      <w:r w:rsidR="00A55198" w:rsidRPr="00D92967">
        <w:rPr>
          <w:color w:val="000000"/>
          <w:shd w:val="clear" w:color="auto" w:fill="FFFFFF"/>
          <w:lang w:val="en-US"/>
        </w:rPr>
        <w:t>previously</w:t>
      </w:r>
      <w:r w:rsidR="00A55198" w:rsidRPr="00D92967">
        <w:rPr>
          <w:color w:val="000000"/>
          <w:shd w:val="clear" w:color="auto" w:fill="FFFFFF"/>
          <w:lang w:val="ru-RU"/>
        </w:rPr>
        <w:t xml:space="preserve"> </w:t>
      </w:r>
      <w:r w:rsidR="00A55198" w:rsidRPr="00D92967">
        <w:rPr>
          <w:color w:val="000000"/>
          <w:shd w:val="clear" w:color="auto" w:fill="FFFFFF"/>
          <w:lang w:val="en-US"/>
        </w:rPr>
        <w:t>reported</w:t>
      </w:r>
      <w:r w:rsidR="00A55198" w:rsidRPr="00D92967">
        <w:rPr>
          <w:color w:val="000000"/>
          <w:shd w:val="clear" w:color="auto" w:fill="FFFFFF"/>
          <w:lang w:val="ru-RU"/>
        </w:rPr>
        <w:t xml:space="preserve"> (</w:t>
      </w:r>
      <w:proofErr w:type="spellStart"/>
      <w:r w:rsidR="003502F4">
        <w:rPr>
          <w:color w:val="000000"/>
          <w:shd w:val="clear" w:color="auto" w:fill="FFFFFF"/>
          <w:lang w:val="en-US"/>
        </w:rPr>
        <w:t>Pakharukova</w:t>
      </w:r>
      <w:proofErr w:type="spellEnd"/>
      <w:r w:rsidR="003502F4" w:rsidRPr="00D12E93">
        <w:rPr>
          <w:color w:val="000000"/>
          <w:shd w:val="clear" w:color="auto" w:fill="FFFFFF"/>
          <w:lang w:val="ru-RU"/>
        </w:rPr>
        <w:t xml:space="preserve"> </w:t>
      </w:r>
      <w:r w:rsidR="003502F4">
        <w:rPr>
          <w:color w:val="000000"/>
          <w:shd w:val="clear" w:color="auto" w:fill="FFFFFF"/>
          <w:lang w:val="en-US"/>
        </w:rPr>
        <w:t>et</w:t>
      </w:r>
      <w:r w:rsidR="003502F4" w:rsidRPr="00D12E93">
        <w:rPr>
          <w:color w:val="000000"/>
          <w:shd w:val="clear" w:color="auto" w:fill="FFFFFF"/>
          <w:lang w:val="ru-RU"/>
        </w:rPr>
        <w:t xml:space="preserve"> </w:t>
      </w:r>
      <w:r w:rsidR="003502F4">
        <w:rPr>
          <w:color w:val="000000"/>
          <w:shd w:val="clear" w:color="auto" w:fill="FFFFFF"/>
          <w:lang w:val="en-US"/>
        </w:rPr>
        <w:t>al</w:t>
      </w:r>
      <w:r w:rsidR="003502F4" w:rsidRPr="00D12E93">
        <w:rPr>
          <w:color w:val="000000"/>
          <w:shd w:val="clear" w:color="auto" w:fill="FFFFFF"/>
          <w:lang w:val="ru-RU"/>
        </w:rPr>
        <w:t xml:space="preserve">., 2019 </w:t>
      </w:r>
      <w:r w:rsidR="003502F4">
        <w:rPr>
          <w:color w:val="000000"/>
          <w:shd w:val="clear" w:color="auto" w:fill="FFFFFF"/>
          <w:lang w:val="en-US"/>
        </w:rPr>
        <w:t>Parasites</w:t>
      </w:r>
      <w:r w:rsidR="003502F4" w:rsidRPr="00D12E93">
        <w:rPr>
          <w:color w:val="000000"/>
          <w:shd w:val="clear" w:color="auto" w:fill="FFFFFF"/>
          <w:lang w:val="ru-RU"/>
        </w:rPr>
        <w:t>&amp;</w:t>
      </w:r>
      <w:r w:rsidR="003502F4">
        <w:rPr>
          <w:color w:val="000000"/>
          <w:shd w:val="clear" w:color="auto" w:fill="FFFFFF"/>
          <w:lang w:val="en-US"/>
        </w:rPr>
        <w:t>Vectors</w:t>
      </w:r>
      <w:r w:rsidR="00A55198" w:rsidRPr="00D92967">
        <w:rPr>
          <w:color w:val="000000"/>
          <w:shd w:val="clear" w:color="auto" w:fill="FFFFFF"/>
          <w:lang w:val="ru-RU"/>
        </w:rPr>
        <w:t xml:space="preserve">). </w:t>
      </w:r>
      <w:r w:rsidR="00A55198" w:rsidRPr="00D92967">
        <w:rPr>
          <w:color w:val="000000"/>
          <w:shd w:val="clear" w:color="auto" w:fill="FFFFFF"/>
          <w:lang w:val="en-US"/>
        </w:rPr>
        <w:t>In</w:t>
      </w:r>
      <w:r w:rsidR="00A55198" w:rsidRPr="00D92967">
        <w:rPr>
          <w:color w:val="000000"/>
          <w:shd w:val="clear" w:color="auto" w:fill="FFFFFF"/>
          <w:lang w:val="ru-RU"/>
        </w:rPr>
        <w:t xml:space="preserve"> </w:t>
      </w:r>
      <w:r w:rsidR="00A55198" w:rsidRPr="00D92967">
        <w:rPr>
          <w:color w:val="000000"/>
          <w:shd w:val="clear" w:color="auto" w:fill="FFFFFF"/>
          <w:lang w:val="en-US"/>
        </w:rPr>
        <w:t>brief</w:t>
      </w:r>
      <w:r w:rsidRPr="00D92967">
        <w:rPr>
          <w:color w:val="000000"/>
          <w:shd w:val="clear" w:color="auto" w:fill="FFFFFF"/>
          <w:lang w:val="ru-RU"/>
        </w:rPr>
        <w:t xml:space="preserve"> </w:t>
      </w:r>
      <w:r w:rsidR="00A55198" w:rsidRPr="00D92967">
        <w:rPr>
          <w:color w:val="000000"/>
          <w:shd w:val="clear" w:color="auto" w:fill="FFFFFF"/>
          <w:lang w:val="ru-RU"/>
        </w:rPr>
        <w:t>мышечную ткань рыбы помещали</w:t>
      </w:r>
      <w:r w:rsidRPr="00D92967">
        <w:rPr>
          <w:color w:val="000000"/>
          <w:shd w:val="clear" w:color="auto" w:fill="FFFFFF"/>
          <w:lang w:val="ru-RU"/>
        </w:rPr>
        <w:t xml:space="preserve"> раствор пепсина и соляной кислоты. </w:t>
      </w:r>
      <w:r w:rsidR="00A55198" w:rsidRPr="00D92967">
        <w:rPr>
          <w:color w:val="000000"/>
          <w:shd w:val="clear" w:color="auto" w:fill="FFFFFF"/>
          <w:lang w:val="ru-RU"/>
        </w:rPr>
        <w:t xml:space="preserve">Затем осуществляли </w:t>
      </w:r>
      <w:r w:rsidRPr="00D92967">
        <w:rPr>
          <w:color w:val="000000"/>
          <w:shd w:val="clear" w:color="auto" w:fill="FFFFFF"/>
          <w:lang w:val="ru-RU"/>
        </w:rPr>
        <w:t xml:space="preserve">не менее десяти отмывок в </w:t>
      </w:r>
      <w:r w:rsidRPr="00D92967">
        <w:rPr>
          <w:color w:val="000000"/>
          <w:lang w:val="ru-RU"/>
        </w:rPr>
        <w:t>0</w:t>
      </w:r>
      <w:r w:rsidR="00AB1ACB">
        <w:rPr>
          <w:color w:val="000000"/>
          <w:lang w:val="ru-RU"/>
        </w:rPr>
        <w:t>.</w:t>
      </w:r>
      <w:r w:rsidRPr="00D92967">
        <w:rPr>
          <w:color w:val="000000"/>
          <w:lang w:val="ru-RU"/>
        </w:rPr>
        <w:t xml:space="preserve">9% </w:t>
      </w:r>
      <w:r w:rsidRPr="00D92967">
        <w:rPr>
          <w:lang w:val="en-US"/>
        </w:rPr>
        <w:t>NaCl</w:t>
      </w:r>
      <w:r w:rsidR="00FE27D9" w:rsidRPr="00D92967">
        <w:rPr>
          <w:lang w:val="ru-RU"/>
        </w:rPr>
        <w:t>.</w:t>
      </w:r>
      <w:r w:rsidRPr="00D92967">
        <w:rPr>
          <w:lang w:val="ru-RU"/>
        </w:rPr>
        <w:t xml:space="preserve"> </w:t>
      </w:r>
      <w:r w:rsidR="00FE27D9" w:rsidRPr="00D92967">
        <w:rPr>
          <w:lang w:val="ru-RU"/>
        </w:rPr>
        <w:t>Ж</w:t>
      </w:r>
      <w:r w:rsidRPr="00D92967">
        <w:rPr>
          <w:color w:val="000000"/>
          <w:shd w:val="clear" w:color="auto" w:fill="FFFFFF"/>
          <w:lang w:val="ru-RU"/>
        </w:rPr>
        <w:t xml:space="preserve">изнеспособные метацеркарии идентифицировали и подсчитывали под бинокуляром. </w:t>
      </w:r>
      <w:r w:rsidRPr="00D92967">
        <w:rPr>
          <w:color w:val="000000"/>
          <w:shd w:val="clear" w:color="auto" w:fill="FFFFFF"/>
          <w:lang w:val="ru-RU" w:eastAsia="zh-CN"/>
        </w:rPr>
        <w:t>Выделением метацеркари</w:t>
      </w:r>
      <w:r w:rsidR="00FE27D9" w:rsidRPr="00D92967">
        <w:rPr>
          <w:color w:val="000000"/>
          <w:shd w:val="clear" w:color="auto" w:fill="FFFFFF"/>
          <w:lang w:val="ru-RU" w:eastAsia="zh-CN"/>
        </w:rPr>
        <w:t>й</w:t>
      </w:r>
      <w:r w:rsidRPr="00D92967">
        <w:rPr>
          <w:color w:val="000000"/>
          <w:shd w:val="clear" w:color="auto" w:fill="FFFFFF"/>
          <w:lang w:val="ru-RU" w:eastAsia="zh-CN"/>
        </w:rPr>
        <w:t xml:space="preserve"> занимались квалифицированные сотрудники лаборатории.</w:t>
      </w:r>
      <w:r w:rsidRPr="00D92967">
        <w:rPr>
          <w:color w:val="000000"/>
          <w:shd w:val="clear" w:color="auto" w:fill="FFFFFF"/>
          <w:lang w:val="ru-RU"/>
        </w:rPr>
        <w:t xml:space="preserve"> </w:t>
      </w:r>
    </w:p>
    <w:p w14:paraId="6F8ABFB5" w14:textId="01E1E70B" w:rsidR="001F194C" w:rsidRPr="00D12E93" w:rsidRDefault="001F194C" w:rsidP="00EA61AB">
      <w:pPr>
        <w:spacing w:after="0" w:line="276" w:lineRule="auto"/>
        <w:ind w:firstLine="566"/>
        <w:jc w:val="both"/>
        <w:rPr>
          <w:rStyle w:val="ac"/>
          <w:rFonts w:ascii="Times New Roman" w:hAnsi="Times New Roman" w:cs="Times New Roman"/>
          <w:i w:val="0"/>
          <w:iCs w:val="0"/>
          <w:color w:val="000000"/>
          <w:lang w:val="ru-RU"/>
        </w:rPr>
      </w:pPr>
      <w:r w:rsidRPr="00D92967">
        <w:rPr>
          <w:rFonts w:ascii="Times New Roman" w:hAnsi="Times New Roman" w:cs="Times New Roman"/>
          <w:lang w:val="ru-RU"/>
        </w:rPr>
        <w:t xml:space="preserve">В эксперименте участвовали </w:t>
      </w:r>
      <w:r w:rsidR="00C77BF7">
        <w:rPr>
          <w:rFonts w:ascii="Times New Roman" w:hAnsi="Times New Roman" w:cs="Times New Roman"/>
          <w:lang w:val="ru-RU"/>
        </w:rPr>
        <w:t xml:space="preserve">золотистые хомячки </w:t>
      </w:r>
      <w:r w:rsidRPr="00D92967">
        <w:rPr>
          <w:rStyle w:val="ac"/>
          <w:rFonts w:ascii="Times New Roman" w:hAnsi="Times New Roman" w:cs="Times New Roman"/>
          <w:i w:val="0"/>
          <w:iCs w:val="0"/>
          <w:color w:val="000000"/>
        </w:rPr>
        <w:t>M</w:t>
      </w:r>
      <w:r w:rsidRPr="00D92967">
        <w:rPr>
          <w:rStyle w:val="ac"/>
          <w:rFonts w:ascii="Times New Roman" w:hAnsi="Times New Roman" w:cs="Times New Roman"/>
          <w:i w:val="0"/>
          <w:iCs w:val="0"/>
          <w:color w:val="000000"/>
          <w:lang w:val="ru-RU"/>
        </w:rPr>
        <w:t>. а</w:t>
      </w:r>
      <w:proofErr w:type="spellStart"/>
      <w:r w:rsidRPr="00D92967">
        <w:rPr>
          <w:rStyle w:val="ac"/>
          <w:rFonts w:ascii="Times New Roman" w:hAnsi="Times New Roman" w:cs="Times New Roman"/>
          <w:i w:val="0"/>
          <w:iCs w:val="0"/>
          <w:color w:val="000000"/>
        </w:rPr>
        <w:t>uratus</w:t>
      </w:r>
      <w:proofErr w:type="spellEnd"/>
      <w:r w:rsidRPr="00D92967">
        <w:rPr>
          <w:rStyle w:val="ac"/>
          <w:rFonts w:ascii="Times New Roman" w:hAnsi="Times New Roman" w:cs="Times New Roman"/>
          <w:color w:val="000000"/>
          <w:lang w:val="ru-RU"/>
        </w:rPr>
        <w:t xml:space="preserve">, </w:t>
      </w:r>
      <w:r w:rsidR="00C77BF7" w:rsidRPr="00103F0B">
        <w:rPr>
          <w:rStyle w:val="ac"/>
          <w:rFonts w:ascii="Times New Roman" w:hAnsi="Times New Roman" w:cs="Times New Roman"/>
          <w:i w:val="0"/>
          <w:color w:val="000000"/>
          <w:lang w:val="ru-RU"/>
        </w:rPr>
        <w:t xml:space="preserve">инбредные </w:t>
      </w:r>
      <w:r w:rsidRPr="00C77BF7">
        <w:rPr>
          <w:rFonts w:ascii="Times New Roman" w:hAnsi="Times New Roman" w:cs="Times New Roman"/>
          <w:color w:val="000000"/>
          <w:lang w:val="ru-RU"/>
        </w:rPr>
        <w:t>мыш</w:t>
      </w:r>
      <w:r w:rsidR="00E70A5E" w:rsidRPr="00C77BF7">
        <w:rPr>
          <w:rFonts w:ascii="Times New Roman" w:hAnsi="Times New Roman" w:cs="Times New Roman"/>
          <w:color w:val="000000"/>
          <w:lang w:val="ru-RU"/>
        </w:rPr>
        <w:t>и</w:t>
      </w:r>
      <w:r w:rsidR="00E70A5E" w:rsidRPr="00D92967">
        <w:rPr>
          <w:rFonts w:ascii="Times New Roman" w:hAnsi="Times New Roman" w:cs="Times New Roman"/>
          <w:color w:val="000000"/>
          <w:lang w:val="ru-RU"/>
        </w:rPr>
        <w:t xml:space="preserve"> </w:t>
      </w:r>
      <w:r w:rsidRPr="00D92967">
        <w:rPr>
          <w:rFonts w:ascii="Times New Roman" w:hAnsi="Times New Roman" w:cs="Times New Roman"/>
          <w:color w:val="000000"/>
          <w:lang w:val="ru-RU"/>
        </w:rPr>
        <w:t xml:space="preserve">линии </w:t>
      </w:r>
      <w:r w:rsidRPr="00D92967">
        <w:rPr>
          <w:rFonts w:ascii="Times New Roman" w:hAnsi="Times New Roman" w:cs="Times New Roman"/>
          <w:color w:val="000000"/>
        </w:rPr>
        <w:t>BALB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xml:space="preserve"> и линии</w:t>
      </w:r>
      <w:r w:rsidRPr="00D92967">
        <w:rPr>
          <w:rStyle w:val="ac"/>
          <w:rFonts w:ascii="Times New Roman" w:hAnsi="Times New Roman" w:cs="Times New Roman"/>
          <w:color w:val="000000"/>
          <w:lang w:val="ru-RU"/>
        </w:rPr>
        <w:t xml:space="preserve">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r w:rsidRPr="00D92967">
        <w:rPr>
          <w:rFonts w:ascii="Times New Roman" w:hAnsi="Times New Roman" w:cs="Times New Roman"/>
          <w:color w:val="000000"/>
        </w:rPr>
        <w:t>Bl</w:t>
      </w:r>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крыс</w:t>
      </w:r>
      <w:r w:rsidR="00E70A5E" w:rsidRPr="00D92967">
        <w:rPr>
          <w:rFonts w:ascii="Times New Roman" w:hAnsi="Times New Roman" w:cs="Times New Roman"/>
          <w:color w:val="000000"/>
          <w:lang w:val="ru-RU"/>
        </w:rPr>
        <w:t>ы</w:t>
      </w:r>
      <w:r w:rsidRPr="00D92967">
        <w:rPr>
          <w:rFonts w:ascii="Times New Roman" w:hAnsi="Times New Roman" w:cs="Times New Roman"/>
          <w:color w:val="000000"/>
          <w:lang w:val="ru-RU"/>
        </w:rPr>
        <w:t xml:space="preserve"> </w:t>
      </w:r>
      <w:r w:rsidR="00C77BF7" w:rsidRPr="00D92967">
        <w:rPr>
          <w:rFonts w:ascii="Times New Roman" w:eastAsia="Segoe UI" w:hAnsi="Times New Roman" w:cs="Times New Roman"/>
          <w:lang w:bidi="en-US"/>
        </w:rPr>
        <w:t>W</w:t>
      </w:r>
      <w:r w:rsidR="00C77BF7">
        <w:rPr>
          <w:rFonts w:ascii="Times New Roman" w:eastAsia="Segoe UI" w:hAnsi="Times New Roman" w:cs="Times New Roman"/>
          <w:lang w:eastAsia="zh-CN" w:bidi="en-US"/>
        </w:rPr>
        <w:t>istar</w:t>
      </w:r>
      <w:r w:rsidRPr="00D92967">
        <w:rPr>
          <w:rFonts w:ascii="Times New Roman" w:hAnsi="Times New Roman" w:cs="Times New Roman"/>
          <w:lang w:val="ru-RU"/>
        </w:rPr>
        <w:t xml:space="preserve"> </w:t>
      </w:r>
      <w:r w:rsidRPr="00D92967">
        <w:rPr>
          <w:rFonts w:ascii="Times New Roman" w:eastAsia="Segoe UI" w:hAnsi="Times New Roman" w:cs="Times New Roman"/>
          <w:lang w:val="ru-RU" w:bidi="en-US"/>
        </w:rPr>
        <w:t>(Рисунок 1)</w:t>
      </w:r>
      <w:r w:rsidRPr="00D92967">
        <w:rPr>
          <w:rStyle w:val="ac"/>
          <w:rFonts w:ascii="Times New Roman" w:hAnsi="Times New Roman" w:cs="Times New Roman"/>
          <w:color w:val="000000"/>
          <w:lang w:val="ru-RU"/>
        </w:rPr>
        <w:t>.</w:t>
      </w:r>
      <w:r w:rsidRPr="001E0898">
        <w:rPr>
          <w:rStyle w:val="ac"/>
          <w:rFonts w:ascii="Times New Roman" w:hAnsi="Times New Roman" w:cs="Times New Roman"/>
          <w:i w:val="0"/>
          <w:iCs w:val="0"/>
          <w:color w:val="000000"/>
          <w:lang w:val="ru-RU"/>
        </w:rPr>
        <w:t xml:space="preserve"> </w:t>
      </w:r>
      <w:r w:rsidRPr="00D92967">
        <w:rPr>
          <w:rStyle w:val="ac"/>
          <w:rFonts w:ascii="Times New Roman" w:hAnsi="Times New Roman" w:cs="Times New Roman"/>
          <w:i w:val="0"/>
          <w:iCs w:val="0"/>
          <w:color w:val="000000"/>
          <w:lang w:val="ru-RU"/>
        </w:rPr>
        <w:t>Каждое</w:t>
      </w:r>
      <w:r w:rsidRPr="00614B17">
        <w:rPr>
          <w:rStyle w:val="ac"/>
          <w:rFonts w:ascii="Times New Roman" w:hAnsi="Times New Roman" w:cs="Times New Roman"/>
          <w:i w:val="0"/>
          <w:iCs w:val="0"/>
          <w:color w:val="000000"/>
          <w:lang w:val="ru-RU"/>
        </w:rPr>
        <w:t xml:space="preserve"> </w:t>
      </w:r>
      <w:r w:rsidRPr="00D92967">
        <w:rPr>
          <w:rStyle w:val="ac"/>
          <w:rFonts w:ascii="Times New Roman" w:hAnsi="Times New Roman" w:cs="Times New Roman"/>
          <w:i w:val="0"/>
          <w:iCs w:val="0"/>
          <w:color w:val="000000"/>
          <w:lang w:val="ru-RU"/>
        </w:rPr>
        <w:t>животное</w:t>
      </w:r>
      <w:r w:rsidRPr="00614B17">
        <w:rPr>
          <w:rStyle w:val="ac"/>
          <w:rFonts w:ascii="Times New Roman" w:hAnsi="Times New Roman" w:cs="Times New Roman"/>
          <w:i w:val="0"/>
          <w:iCs w:val="0"/>
          <w:color w:val="000000"/>
          <w:lang w:val="ru-RU"/>
        </w:rPr>
        <w:t xml:space="preserve"> </w:t>
      </w:r>
      <w:r w:rsidRPr="00D92967">
        <w:rPr>
          <w:rStyle w:val="ac"/>
          <w:rFonts w:ascii="Times New Roman" w:hAnsi="Times New Roman" w:cs="Times New Roman"/>
          <w:i w:val="0"/>
          <w:iCs w:val="0"/>
          <w:color w:val="000000"/>
          <w:lang w:val="ru-RU"/>
        </w:rPr>
        <w:t>заражали</w:t>
      </w:r>
      <w:r w:rsidRPr="00614B17">
        <w:rPr>
          <w:rStyle w:val="ac"/>
          <w:rFonts w:ascii="Times New Roman" w:hAnsi="Times New Roman" w:cs="Times New Roman"/>
          <w:i w:val="0"/>
          <w:iCs w:val="0"/>
          <w:color w:val="000000"/>
          <w:lang w:val="ru-RU"/>
        </w:rPr>
        <w:t xml:space="preserve"> 100 </w:t>
      </w:r>
      <w:r w:rsidRPr="00D92967">
        <w:rPr>
          <w:rStyle w:val="ac"/>
          <w:rFonts w:ascii="Times New Roman" w:hAnsi="Times New Roman" w:cs="Times New Roman"/>
          <w:i w:val="0"/>
          <w:iCs w:val="0"/>
          <w:color w:val="000000"/>
          <w:lang w:val="ru-RU"/>
        </w:rPr>
        <w:t>метацеркариями</w:t>
      </w:r>
      <w:r w:rsidRPr="00614B17">
        <w:rPr>
          <w:rStyle w:val="ac"/>
          <w:rFonts w:ascii="Times New Roman" w:hAnsi="Times New Roman" w:cs="Times New Roman"/>
          <w:i w:val="0"/>
          <w:iCs w:val="0"/>
          <w:color w:val="000000"/>
          <w:lang w:val="ru-RU"/>
        </w:rPr>
        <w:t xml:space="preserve"> </w:t>
      </w:r>
      <w:r w:rsidRPr="00D92967">
        <w:rPr>
          <w:rFonts w:ascii="Times New Roman" w:hAnsi="Times New Roman" w:cs="Times New Roman"/>
          <w:i/>
          <w:iCs/>
          <w:lang w:val="ru-RU"/>
        </w:rPr>
        <w:t>О</w:t>
      </w:r>
      <w:r w:rsidRPr="00614B17">
        <w:rPr>
          <w:rFonts w:ascii="Times New Roman" w:hAnsi="Times New Roman" w:cs="Times New Roman"/>
          <w:i/>
          <w:iCs/>
          <w:lang w:val="ru-RU"/>
        </w:rPr>
        <w:t xml:space="preserve">. </w:t>
      </w:r>
      <w:r w:rsidRPr="00D92967">
        <w:rPr>
          <w:rFonts w:ascii="Times New Roman" w:hAnsi="Times New Roman" w:cs="Times New Roman"/>
          <w:i/>
          <w:iCs/>
        </w:rPr>
        <w:t>felineus</w:t>
      </w:r>
      <w:r w:rsidR="00E70A5E" w:rsidRPr="00614B17">
        <w:rPr>
          <w:rFonts w:ascii="Times New Roman" w:hAnsi="Times New Roman" w:cs="Times New Roman"/>
          <w:lang w:val="ru-RU"/>
        </w:rPr>
        <w:t xml:space="preserve"> </w:t>
      </w:r>
      <w:r w:rsidR="00E70A5E" w:rsidRPr="00D92967">
        <w:rPr>
          <w:rFonts w:ascii="Times New Roman" w:hAnsi="Times New Roman" w:cs="Times New Roman"/>
          <w:lang w:val="ru-RU"/>
        </w:rPr>
        <w:t>через</w:t>
      </w:r>
      <w:r w:rsidR="00E70A5E" w:rsidRPr="00614B17">
        <w:rPr>
          <w:rFonts w:ascii="Times New Roman" w:hAnsi="Times New Roman" w:cs="Times New Roman"/>
          <w:lang w:val="ru-RU"/>
        </w:rPr>
        <w:t xml:space="preserve"> </w:t>
      </w:r>
      <w:proofErr w:type="spellStart"/>
      <w:r w:rsidR="00E70A5E" w:rsidRPr="00D92967">
        <w:rPr>
          <w:rFonts w:ascii="Times New Roman" w:hAnsi="Times New Roman" w:cs="Times New Roman"/>
          <w:lang w:val="ru-RU"/>
        </w:rPr>
        <w:t>эзофагогастральный</w:t>
      </w:r>
      <w:proofErr w:type="spellEnd"/>
      <w:r w:rsidR="00E70A5E" w:rsidRPr="00614B17">
        <w:rPr>
          <w:rFonts w:ascii="Times New Roman" w:hAnsi="Times New Roman" w:cs="Times New Roman"/>
          <w:lang w:val="ru-RU"/>
        </w:rPr>
        <w:t xml:space="preserve"> </w:t>
      </w:r>
      <w:r w:rsidR="00E70A5E" w:rsidRPr="00D92967">
        <w:rPr>
          <w:rFonts w:ascii="Times New Roman" w:hAnsi="Times New Roman" w:cs="Times New Roman"/>
          <w:lang w:val="ru-RU"/>
        </w:rPr>
        <w:t>зонд</w:t>
      </w:r>
      <w:r w:rsidR="00E70A5E" w:rsidRPr="00614B17">
        <w:rPr>
          <w:rFonts w:ascii="Times New Roman" w:hAnsi="Times New Roman" w:cs="Times New Roman"/>
          <w:lang w:val="ru-RU"/>
        </w:rPr>
        <w:t xml:space="preserve">. </w:t>
      </w:r>
      <w:r w:rsidR="00364A1C">
        <w:rPr>
          <w:rFonts w:ascii="Times New Roman" w:hAnsi="Times New Roman" w:cs="Times New Roman"/>
          <w:lang w:val="ru-RU"/>
        </w:rPr>
        <w:t>Всего</w:t>
      </w:r>
      <w:r w:rsidR="00364A1C" w:rsidRPr="00D12E93">
        <w:rPr>
          <w:rFonts w:ascii="Times New Roman" w:hAnsi="Times New Roman" w:cs="Times New Roman"/>
          <w:lang w:val="ru-RU"/>
        </w:rPr>
        <w:t xml:space="preserve"> </w:t>
      </w:r>
      <w:r w:rsidR="00364A1C">
        <w:rPr>
          <w:rFonts w:ascii="Times New Roman" w:hAnsi="Times New Roman" w:cs="Times New Roman"/>
          <w:lang w:val="ru-RU"/>
        </w:rPr>
        <w:t>в</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каждой</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группе</w:t>
      </w:r>
      <w:r w:rsidR="00364A1C" w:rsidRPr="00D12E93">
        <w:rPr>
          <w:rFonts w:ascii="Times New Roman" w:hAnsi="Times New Roman" w:cs="Times New Roman"/>
          <w:lang w:val="ru-RU"/>
        </w:rPr>
        <w:t xml:space="preserve"> </w:t>
      </w:r>
      <w:r w:rsidR="001E766B">
        <w:rPr>
          <w:rFonts w:ascii="Times New Roman" w:hAnsi="Times New Roman" w:cs="Times New Roman"/>
          <w:lang w:val="ru-RU"/>
        </w:rPr>
        <w:t>было</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по</w:t>
      </w:r>
      <w:r w:rsidR="001E766B" w:rsidRPr="00D12E93">
        <w:rPr>
          <w:rFonts w:ascii="Times New Roman" w:hAnsi="Times New Roman" w:cs="Times New Roman"/>
          <w:lang w:val="ru-RU"/>
        </w:rPr>
        <w:t xml:space="preserve"> </w:t>
      </w:r>
      <w:r w:rsidR="00944D15" w:rsidRPr="00D12E93">
        <w:rPr>
          <w:rFonts w:ascii="Times New Roman" w:hAnsi="Times New Roman" w:cs="Times New Roman"/>
          <w:lang w:val="ru-RU"/>
        </w:rPr>
        <w:t>15</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животных</w:t>
      </w:r>
      <w:r w:rsidR="00542B70" w:rsidRPr="00D12E93">
        <w:rPr>
          <w:rFonts w:ascii="Times New Roman" w:hAnsi="Times New Roman" w:cs="Times New Roman"/>
          <w:lang w:val="ru-RU"/>
        </w:rPr>
        <w:t xml:space="preserve">: </w:t>
      </w:r>
      <w:r w:rsidR="00944D15" w:rsidRPr="00D12E93">
        <w:rPr>
          <w:rFonts w:ascii="Times New Roman" w:hAnsi="Times New Roman" w:cs="Times New Roman"/>
          <w:lang w:val="ru-RU"/>
        </w:rPr>
        <w:t>5</w:t>
      </w:r>
      <w:r w:rsidR="00542B70" w:rsidRPr="00D12E93">
        <w:rPr>
          <w:rFonts w:ascii="Times New Roman" w:hAnsi="Times New Roman" w:cs="Times New Roman"/>
          <w:lang w:val="ru-RU"/>
        </w:rPr>
        <w:t xml:space="preserve"> </w:t>
      </w:r>
      <w:r w:rsidR="00542B70">
        <w:rPr>
          <w:rFonts w:ascii="Times New Roman" w:hAnsi="Times New Roman" w:cs="Times New Roman"/>
          <w:lang w:val="ru-RU"/>
        </w:rPr>
        <w:t>животных</w:t>
      </w:r>
      <w:r w:rsidR="00542B70" w:rsidRPr="00D12E93">
        <w:rPr>
          <w:rFonts w:ascii="Times New Roman" w:hAnsi="Times New Roman" w:cs="Times New Roman"/>
          <w:lang w:val="ru-RU"/>
        </w:rPr>
        <w:t xml:space="preserve"> </w:t>
      </w:r>
      <w:r w:rsidR="00542B70">
        <w:rPr>
          <w:rFonts w:ascii="Times New Roman" w:hAnsi="Times New Roman" w:cs="Times New Roman"/>
        </w:rPr>
        <w:t>were</w:t>
      </w:r>
      <w:r w:rsidR="00614B17" w:rsidRPr="00D12E93">
        <w:rPr>
          <w:rFonts w:ascii="Times New Roman" w:hAnsi="Times New Roman" w:cs="Times New Roman"/>
          <w:lang w:val="ru-RU"/>
        </w:rPr>
        <w:t xml:space="preserve"> </w:t>
      </w:r>
      <w:r w:rsidR="00614B17" w:rsidRPr="00D92967">
        <w:rPr>
          <w:rFonts w:ascii="Times New Roman" w:hAnsi="Times New Roman" w:cs="Times New Roman"/>
        </w:rPr>
        <w:t>euthanized</w:t>
      </w:r>
      <w:r w:rsidR="00614B17" w:rsidRPr="00D12E93">
        <w:rPr>
          <w:rFonts w:ascii="Times New Roman" w:hAnsi="Times New Roman" w:cs="Times New Roman"/>
          <w:lang w:val="ru-RU"/>
        </w:rPr>
        <w:t xml:space="preserve"> </w:t>
      </w:r>
      <w:r w:rsidR="00C77BF7">
        <w:rPr>
          <w:rFonts w:ascii="Times New Roman" w:hAnsi="Times New Roman" w:cs="Times New Roman"/>
        </w:rPr>
        <w:t>at</w:t>
      </w:r>
      <w:r w:rsidR="00C77BF7" w:rsidRPr="00D12E93">
        <w:rPr>
          <w:rFonts w:ascii="Times New Roman" w:hAnsi="Times New Roman" w:cs="Times New Roman"/>
          <w:lang w:val="ru-RU"/>
        </w:rPr>
        <w:t xml:space="preserve"> </w:t>
      </w:r>
      <w:r w:rsidR="00614B17" w:rsidRPr="00D12E93">
        <w:rPr>
          <w:rFonts w:ascii="Times New Roman" w:hAnsi="Times New Roman" w:cs="Times New Roman"/>
          <w:lang w:val="ru-RU"/>
        </w:rPr>
        <w:t xml:space="preserve">1 </w:t>
      </w:r>
      <w:r w:rsidR="00614B17" w:rsidRPr="00D92967">
        <w:rPr>
          <w:rFonts w:ascii="Times New Roman" w:hAnsi="Times New Roman" w:cs="Times New Roman"/>
        </w:rPr>
        <w:t>month</w:t>
      </w:r>
      <w:r w:rsidR="00614B17" w:rsidRPr="00D12E93">
        <w:rPr>
          <w:rFonts w:ascii="Times New Roman" w:hAnsi="Times New Roman" w:cs="Times New Roman"/>
          <w:lang w:val="ru-RU"/>
        </w:rPr>
        <w:t xml:space="preserve"> </w:t>
      </w:r>
      <w:r w:rsidR="00614B17" w:rsidRPr="00D92967">
        <w:rPr>
          <w:rFonts w:ascii="Times New Roman" w:hAnsi="Times New Roman" w:cs="Times New Roman"/>
        </w:rPr>
        <w:t>p</w:t>
      </w:r>
      <w:r w:rsidR="00614B17" w:rsidRPr="00D12E93">
        <w:rPr>
          <w:rFonts w:ascii="Times New Roman" w:hAnsi="Times New Roman" w:cs="Times New Roman"/>
          <w:lang w:val="ru-RU"/>
        </w:rPr>
        <w:t>.</w:t>
      </w:r>
      <w:proofErr w:type="spellStart"/>
      <w:r w:rsidR="00614B17" w:rsidRPr="00D92967">
        <w:rPr>
          <w:rFonts w:ascii="Times New Roman" w:hAnsi="Times New Roman" w:cs="Times New Roman"/>
        </w:rPr>
        <w:t>i</w:t>
      </w:r>
      <w:proofErr w:type="spellEnd"/>
      <w:r w:rsidR="00C228FB" w:rsidRPr="00D12E93">
        <w:rPr>
          <w:rFonts w:ascii="Times New Roman" w:hAnsi="Times New Roman" w:cs="Times New Roman"/>
          <w:lang w:val="ru-RU"/>
        </w:rPr>
        <w:t xml:space="preserve">., </w:t>
      </w:r>
      <w:r w:rsidR="006F68B9">
        <w:rPr>
          <w:rFonts w:ascii="Times New Roman" w:hAnsi="Times New Roman" w:cs="Times New Roman"/>
        </w:rPr>
        <w:t>another</w:t>
      </w:r>
      <w:r w:rsidR="006F68B9" w:rsidRPr="00D12E93">
        <w:rPr>
          <w:rFonts w:ascii="Times New Roman" w:hAnsi="Times New Roman" w:cs="Times New Roman"/>
          <w:lang w:val="ru-RU"/>
        </w:rPr>
        <w:t xml:space="preserve"> </w:t>
      </w:r>
      <w:r w:rsidR="00944D15" w:rsidRPr="00D12E93">
        <w:rPr>
          <w:rFonts w:ascii="Times New Roman" w:hAnsi="Times New Roman" w:cs="Times New Roman"/>
          <w:lang w:val="ru-RU"/>
        </w:rPr>
        <w:t>5</w:t>
      </w:r>
      <w:r w:rsidR="006F68B9" w:rsidRPr="00D12E93">
        <w:rPr>
          <w:rFonts w:ascii="Times New Roman" w:hAnsi="Times New Roman" w:cs="Times New Roman"/>
          <w:lang w:val="ru-RU"/>
        </w:rPr>
        <w:t xml:space="preserve"> </w:t>
      </w:r>
      <w:r w:rsidR="006F68B9">
        <w:rPr>
          <w:rFonts w:ascii="Times New Roman" w:hAnsi="Times New Roman" w:cs="Times New Roman"/>
          <w:lang w:val="ru-RU"/>
        </w:rPr>
        <w:t>животных</w:t>
      </w:r>
      <w:r w:rsidR="006F68B9" w:rsidRPr="00D12E93">
        <w:rPr>
          <w:rFonts w:ascii="Times New Roman" w:hAnsi="Times New Roman" w:cs="Times New Roman"/>
          <w:lang w:val="ru-RU"/>
        </w:rPr>
        <w:t xml:space="preserve"> </w:t>
      </w:r>
      <w:r w:rsidR="006F68B9">
        <w:rPr>
          <w:rFonts w:ascii="Times New Roman" w:hAnsi="Times New Roman" w:cs="Times New Roman"/>
        </w:rPr>
        <w:t>were</w:t>
      </w:r>
      <w:r w:rsidR="006F68B9" w:rsidRPr="00D12E93">
        <w:rPr>
          <w:rFonts w:ascii="Times New Roman" w:hAnsi="Times New Roman" w:cs="Times New Roman"/>
          <w:lang w:val="ru-RU"/>
        </w:rPr>
        <w:t xml:space="preserve"> </w:t>
      </w:r>
      <w:r w:rsidR="006F68B9" w:rsidRPr="00D92967">
        <w:rPr>
          <w:rFonts w:ascii="Times New Roman" w:hAnsi="Times New Roman" w:cs="Times New Roman"/>
        </w:rPr>
        <w:t>euthanized</w:t>
      </w:r>
      <w:r w:rsidR="006F68B9" w:rsidRPr="00D12E93">
        <w:rPr>
          <w:rFonts w:ascii="Times New Roman" w:hAnsi="Times New Roman" w:cs="Times New Roman"/>
          <w:lang w:val="ru-RU"/>
        </w:rPr>
        <w:t xml:space="preserve"> </w:t>
      </w:r>
      <w:r w:rsidR="00C77BF7">
        <w:rPr>
          <w:rFonts w:ascii="Times New Roman" w:hAnsi="Times New Roman" w:cs="Times New Roman"/>
        </w:rPr>
        <w:t>at</w:t>
      </w:r>
      <w:r w:rsidR="00C77BF7" w:rsidRPr="00D12E93">
        <w:rPr>
          <w:rFonts w:ascii="Times New Roman" w:hAnsi="Times New Roman" w:cs="Times New Roman"/>
          <w:lang w:val="ru-RU"/>
        </w:rPr>
        <w:t xml:space="preserve"> </w:t>
      </w:r>
      <w:r w:rsidR="006F68B9" w:rsidRPr="00D12E93">
        <w:rPr>
          <w:rFonts w:ascii="Times New Roman" w:hAnsi="Times New Roman" w:cs="Times New Roman"/>
          <w:lang w:val="ru-RU"/>
        </w:rPr>
        <w:t xml:space="preserve">3 </w:t>
      </w:r>
      <w:r w:rsidR="006F68B9" w:rsidRPr="00D92967">
        <w:rPr>
          <w:rFonts w:ascii="Times New Roman" w:hAnsi="Times New Roman" w:cs="Times New Roman"/>
        </w:rPr>
        <w:t>month</w:t>
      </w:r>
      <w:r w:rsidR="006F68B9" w:rsidRPr="00D12E93">
        <w:rPr>
          <w:rFonts w:ascii="Times New Roman" w:hAnsi="Times New Roman" w:cs="Times New Roman"/>
          <w:lang w:val="ru-RU"/>
        </w:rPr>
        <w:t xml:space="preserve"> </w:t>
      </w:r>
      <w:r w:rsidR="006F68B9" w:rsidRPr="00D92967">
        <w:rPr>
          <w:rFonts w:ascii="Times New Roman" w:hAnsi="Times New Roman" w:cs="Times New Roman"/>
        </w:rPr>
        <w:t>p</w:t>
      </w:r>
      <w:r w:rsidR="006F68B9" w:rsidRPr="00D12E93">
        <w:rPr>
          <w:rFonts w:ascii="Times New Roman" w:hAnsi="Times New Roman" w:cs="Times New Roman"/>
          <w:lang w:val="ru-RU"/>
        </w:rPr>
        <w:t>.</w:t>
      </w:r>
      <w:proofErr w:type="spellStart"/>
      <w:r w:rsidR="006F68B9" w:rsidRPr="00D92967">
        <w:rPr>
          <w:rFonts w:ascii="Times New Roman" w:hAnsi="Times New Roman" w:cs="Times New Roman"/>
        </w:rPr>
        <w:t>i</w:t>
      </w:r>
      <w:proofErr w:type="spellEnd"/>
      <w:r w:rsidR="006F68B9" w:rsidRPr="00D12E93">
        <w:rPr>
          <w:rStyle w:val="ac"/>
          <w:rFonts w:ascii="Times New Roman" w:hAnsi="Times New Roman" w:cs="Times New Roman"/>
          <w:i w:val="0"/>
          <w:iCs w:val="0"/>
          <w:color w:val="000000"/>
          <w:lang w:val="ru-RU"/>
        </w:rPr>
        <w:t>.</w:t>
      </w:r>
      <w:r w:rsidR="00C228FB" w:rsidRPr="00D12E93">
        <w:rPr>
          <w:rStyle w:val="ac"/>
          <w:rFonts w:ascii="Times New Roman" w:hAnsi="Times New Roman" w:cs="Times New Roman"/>
          <w:i w:val="0"/>
          <w:iCs w:val="0"/>
          <w:color w:val="000000"/>
          <w:lang w:val="ru-RU"/>
        </w:rPr>
        <w:t xml:space="preserve"> </w:t>
      </w:r>
      <w:r w:rsidR="00C228FB">
        <w:rPr>
          <w:rStyle w:val="ac"/>
          <w:rFonts w:ascii="Times New Roman" w:hAnsi="Times New Roman" w:cs="Times New Roman"/>
          <w:i w:val="0"/>
          <w:iCs w:val="0"/>
          <w:color w:val="000000"/>
        </w:rPr>
        <w:t>and</w:t>
      </w:r>
      <w:r w:rsidR="006F68B9" w:rsidRPr="00D12E93">
        <w:rPr>
          <w:rStyle w:val="ac"/>
          <w:rFonts w:ascii="Times New Roman" w:hAnsi="Times New Roman" w:cs="Times New Roman"/>
          <w:i w:val="0"/>
          <w:iCs w:val="0"/>
          <w:color w:val="000000"/>
          <w:lang w:val="ru-RU"/>
        </w:rPr>
        <w:t xml:space="preserve"> </w:t>
      </w:r>
      <w:r w:rsidR="009F1B68" w:rsidRPr="00D12E93">
        <w:rPr>
          <w:rStyle w:val="ac"/>
          <w:rFonts w:ascii="Times New Roman" w:hAnsi="Times New Roman" w:cs="Times New Roman"/>
          <w:i w:val="0"/>
          <w:iCs w:val="0"/>
          <w:color w:val="000000"/>
          <w:lang w:val="ru-RU"/>
        </w:rPr>
        <w:t xml:space="preserve">5 </w:t>
      </w:r>
      <w:r w:rsidR="009F1B68">
        <w:rPr>
          <w:rStyle w:val="ac"/>
          <w:rFonts w:ascii="Times New Roman" w:hAnsi="Times New Roman" w:cs="Times New Roman"/>
          <w:i w:val="0"/>
          <w:iCs w:val="0"/>
          <w:color w:val="000000"/>
        </w:rPr>
        <w:t>animals</w:t>
      </w:r>
      <w:r w:rsidR="009F1B68" w:rsidRPr="00D12E93">
        <w:rPr>
          <w:rStyle w:val="ac"/>
          <w:rFonts w:ascii="Times New Roman" w:hAnsi="Times New Roman" w:cs="Times New Roman"/>
          <w:i w:val="0"/>
          <w:iCs w:val="0"/>
          <w:color w:val="000000"/>
          <w:lang w:val="ru-RU"/>
        </w:rPr>
        <w:t xml:space="preserve"> </w:t>
      </w:r>
      <w:r w:rsidR="009F1B68">
        <w:rPr>
          <w:rStyle w:val="ac"/>
          <w:rFonts w:ascii="Times New Roman" w:hAnsi="Times New Roman" w:cs="Times New Roman"/>
          <w:i w:val="0"/>
          <w:iCs w:val="0"/>
          <w:color w:val="000000"/>
        </w:rPr>
        <w:t>were</w:t>
      </w:r>
      <w:r w:rsidR="00E70A5E" w:rsidRPr="00D12E93">
        <w:rPr>
          <w:rStyle w:val="ac"/>
          <w:rFonts w:ascii="Times New Roman" w:hAnsi="Times New Roman" w:cs="Times New Roman"/>
          <w:i w:val="0"/>
          <w:iCs w:val="0"/>
          <w:color w:val="000000"/>
          <w:lang w:val="ru-RU"/>
        </w:rPr>
        <w:t xml:space="preserve"> </w:t>
      </w:r>
      <w:r w:rsidR="00C77BF7">
        <w:rPr>
          <w:rStyle w:val="ac"/>
          <w:rFonts w:ascii="Times New Roman" w:hAnsi="Times New Roman" w:cs="Times New Roman"/>
          <w:i w:val="0"/>
          <w:iCs w:val="0"/>
          <w:color w:val="000000"/>
        </w:rPr>
        <w:t>kept</w:t>
      </w:r>
      <w:r w:rsidR="00C77BF7" w:rsidRPr="00D12E93">
        <w:rPr>
          <w:rStyle w:val="ac"/>
          <w:rFonts w:ascii="Times New Roman" w:hAnsi="Times New Roman" w:cs="Times New Roman"/>
          <w:i w:val="0"/>
          <w:iCs w:val="0"/>
          <w:color w:val="000000"/>
          <w:lang w:val="ru-RU"/>
        </w:rPr>
        <w:t xml:space="preserve"> </w:t>
      </w:r>
      <w:r w:rsidR="00E70A5E" w:rsidRPr="00D92967">
        <w:rPr>
          <w:rStyle w:val="ac"/>
          <w:rFonts w:ascii="Times New Roman" w:hAnsi="Times New Roman" w:cs="Times New Roman"/>
          <w:i w:val="0"/>
          <w:iCs w:val="0"/>
          <w:color w:val="000000"/>
        </w:rPr>
        <w:t>uninfected</w:t>
      </w:r>
      <w:r w:rsidR="00E70A5E" w:rsidRPr="00D12E93">
        <w:rPr>
          <w:rStyle w:val="ac"/>
          <w:rFonts w:ascii="Times New Roman" w:hAnsi="Times New Roman" w:cs="Times New Roman"/>
          <w:i w:val="0"/>
          <w:iCs w:val="0"/>
          <w:color w:val="000000"/>
          <w:lang w:val="ru-RU"/>
        </w:rPr>
        <w:t xml:space="preserve"> </w:t>
      </w:r>
      <w:r w:rsidR="00AF2333">
        <w:rPr>
          <w:rStyle w:val="ac"/>
          <w:rFonts w:ascii="Times New Roman" w:hAnsi="Times New Roman" w:cs="Times New Roman"/>
          <w:i w:val="0"/>
          <w:iCs w:val="0"/>
          <w:color w:val="000000"/>
        </w:rPr>
        <w:t>and</w:t>
      </w:r>
      <w:r w:rsidR="00AF2333" w:rsidRPr="00D12E93">
        <w:rPr>
          <w:rStyle w:val="ac"/>
          <w:rFonts w:ascii="Times New Roman" w:hAnsi="Times New Roman" w:cs="Times New Roman"/>
          <w:i w:val="0"/>
          <w:iCs w:val="0"/>
          <w:color w:val="000000"/>
          <w:lang w:val="ru-RU"/>
        </w:rPr>
        <w:t xml:space="preserve"> </w:t>
      </w:r>
      <w:r w:rsidR="00AF2333">
        <w:rPr>
          <w:rStyle w:val="ac"/>
          <w:rFonts w:ascii="Times New Roman" w:hAnsi="Times New Roman" w:cs="Times New Roman"/>
          <w:i w:val="0"/>
          <w:iCs w:val="0"/>
          <w:color w:val="000000"/>
        </w:rPr>
        <w:t>used</w:t>
      </w:r>
      <w:r w:rsidR="00AF2333" w:rsidRPr="00D12E93">
        <w:rPr>
          <w:rStyle w:val="ac"/>
          <w:rFonts w:ascii="Times New Roman" w:hAnsi="Times New Roman" w:cs="Times New Roman"/>
          <w:i w:val="0"/>
          <w:iCs w:val="0"/>
          <w:color w:val="000000"/>
          <w:lang w:val="ru-RU"/>
        </w:rPr>
        <w:t xml:space="preserve"> </w:t>
      </w:r>
      <w:r w:rsidR="00AF2333">
        <w:rPr>
          <w:rStyle w:val="ac"/>
          <w:rFonts w:ascii="Times New Roman" w:hAnsi="Times New Roman" w:cs="Times New Roman"/>
          <w:i w:val="0"/>
          <w:iCs w:val="0"/>
          <w:color w:val="000000"/>
        </w:rPr>
        <w:t>as</w:t>
      </w:r>
      <w:r w:rsidR="00AF2333" w:rsidRPr="00D12E93">
        <w:rPr>
          <w:rStyle w:val="ac"/>
          <w:rFonts w:ascii="Times New Roman" w:hAnsi="Times New Roman" w:cs="Times New Roman"/>
          <w:i w:val="0"/>
          <w:iCs w:val="0"/>
          <w:color w:val="000000"/>
          <w:lang w:val="ru-RU"/>
        </w:rPr>
        <w:t xml:space="preserve"> </w:t>
      </w:r>
      <w:r w:rsidR="00C77BF7">
        <w:rPr>
          <w:rStyle w:val="ac"/>
          <w:rFonts w:ascii="Times New Roman" w:hAnsi="Times New Roman" w:cs="Times New Roman"/>
          <w:i w:val="0"/>
          <w:iCs w:val="0"/>
          <w:color w:val="000000"/>
        </w:rPr>
        <w:t>a</w:t>
      </w:r>
      <w:r w:rsidR="00C77BF7" w:rsidRPr="00D12E93">
        <w:rPr>
          <w:rStyle w:val="ac"/>
          <w:rFonts w:ascii="Times New Roman" w:hAnsi="Times New Roman" w:cs="Times New Roman"/>
          <w:i w:val="0"/>
          <w:iCs w:val="0"/>
          <w:color w:val="000000"/>
          <w:lang w:val="ru-RU"/>
        </w:rPr>
        <w:t xml:space="preserve"> </w:t>
      </w:r>
      <w:r w:rsidR="00AF2333">
        <w:rPr>
          <w:rStyle w:val="ac"/>
          <w:rFonts w:ascii="Times New Roman" w:hAnsi="Times New Roman" w:cs="Times New Roman"/>
          <w:i w:val="0"/>
          <w:iCs w:val="0"/>
          <w:color w:val="000000"/>
        </w:rPr>
        <w:t>control</w:t>
      </w:r>
      <w:r w:rsidR="00AF2333" w:rsidRPr="00D12E93">
        <w:rPr>
          <w:rStyle w:val="ac"/>
          <w:rFonts w:ascii="Times New Roman" w:hAnsi="Times New Roman" w:cs="Times New Roman"/>
          <w:i w:val="0"/>
          <w:iCs w:val="0"/>
          <w:color w:val="000000"/>
          <w:lang w:val="ru-RU"/>
        </w:rPr>
        <w:t xml:space="preserve"> </w:t>
      </w:r>
      <w:r w:rsidR="00AF2333">
        <w:rPr>
          <w:rStyle w:val="ac"/>
          <w:rFonts w:ascii="Times New Roman" w:hAnsi="Times New Roman" w:cs="Times New Roman"/>
          <w:i w:val="0"/>
          <w:iCs w:val="0"/>
          <w:color w:val="000000"/>
        </w:rPr>
        <w:t>group</w:t>
      </w:r>
      <w:r w:rsidR="00E70A5E" w:rsidRPr="00D12E93">
        <w:rPr>
          <w:rStyle w:val="ac"/>
          <w:rFonts w:ascii="Times New Roman" w:hAnsi="Times New Roman" w:cs="Times New Roman"/>
          <w:i w:val="0"/>
          <w:iCs w:val="0"/>
          <w:color w:val="000000"/>
          <w:lang w:val="ru-RU"/>
        </w:rPr>
        <w:t>.</w:t>
      </w:r>
    </w:p>
    <w:p w14:paraId="78A6C94D" w14:textId="5E045344" w:rsidR="00E24C65" w:rsidRPr="00D12E93" w:rsidRDefault="00E24C65">
      <w:pPr>
        <w:rPr>
          <w:rFonts w:ascii="Times New Roman" w:hAnsi="Times New Roman" w:cs="Times New Roman"/>
          <w:i/>
          <w:iCs/>
          <w:color w:val="000000"/>
          <w:lang w:val="ru-RU"/>
        </w:rPr>
      </w:pPr>
    </w:p>
    <w:p w14:paraId="38E9673C" w14:textId="5ADB7353" w:rsidR="001F194C" w:rsidRPr="00D92967" w:rsidRDefault="000F42BE" w:rsidP="00EA61AB">
      <w:pPr>
        <w:spacing w:after="0" w:line="276" w:lineRule="auto"/>
        <w:jc w:val="center"/>
        <w:rPr>
          <w:rFonts w:ascii="Times New Roman" w:hAnsi="Times New Roman" w:cs="Times New Roman"/>
          <w:lang w:val="ru-RU"/>
        </w:rPr>
      </w:pPr>
      <w:r w:rsidRPr="00D12E93">
        <w:rPr>
          <w:rFonts w:ascii="Times New Roman" w:hAnsi="Times New Roman" w:cs="Times New Roman"/>
          <w:noProof/>
          <w:lang w:val="ru-RU" w:eastAsia="ru-RU"/>
        </w:rPr>
        <w:lastRenderedPageBreak/>
        <w:t xml:space="preserve"> </w:t>
      </w:r>
      <w:r w:rsidR="0096142B">
        <w:rPr>
          <w:rFonts w:ascii="Times New Roman" w:hAnsi="Times New Roman" w:cs="Times New Roman"/>
          <w:noProof/>
          <w:lang w:val="ru-RU" w:eastAsia="ru-RU"/>
        </w:rPr>
        <w:drawing>
          <wp:inline distT="0" distB="0" distL="0" distR="0" wp14:anchorId="6F629C54" wp14:editId="39AAF2CE">
            <wp:extent cx="5851616" cy="4309930"/>
            <wp:effectExtent l="0" t="0" r="0" b="0"/>
            <wp:docPr id="144150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16796" r="3216"/>
                    <a:stretch>
                      <a:fillRect/>
                    </a:stretch>
                  </pic:blipFill>
                  <pic:spPr bwMode="auto">
                    <a:xfrm>
                      <a:off x="0" y="0"/>
                      <a:ext cx="5905875" cy="4349894"/>
                    </a:xfrm>
                    <a:prstGeom prst="rect">
                      <a:avLst/>
                    </a:prstGeom>
                    <a:noFill/>
                    <a:ln>
                      <a:noFill/>
                    </a:ln>
                    <a:extLst>
                      <a:ext uri="{53640926-AAD7-44D8-BBD7-CCE9431645EC}">
                        <a14:shadowObscured xmlns:a14="http://schemas.microsoft.com/office/drawing/2010/main"/>
                      </a:ext>
                    </a:extLst>
                  </pic:spPr>
                </pic:pic>
              </a:graphicData>
            </a:graphic>
          </wp:inline>
        </w:drawing>
      </w:r>
    </w:p>
    <w:p w14:paraId="6D2A3299" w14:textId="0588308C" w:rsidR="001F194C" w:rsidRDefault="001F194C" w:rsidP="00EA61AB">
      <w:pPr>
        <w:spacing w:after="0" w:line="276" w:lineRule="auto"/>
        <w:jc w:val="both"/>
        <w:rPr>
          <w:rStyle w:val="ac"/>
          <w:rFonts w:ascii="Times New Roman" w:hAnsi="Times New Roman" w:cs="Times New Roman"/>
          <w:color w:val="000000"/>
          <w:lang w:val="ru-RU" w:eastAsia="zh-CN"/>
        </w:rPr>
      </w:pPr>
      <w:r w:rsidRPr="00D92967">
        <w:rPr>
          <w:rFonts w:ascii="Times New Roman" w:hAnsi="Times New Roman" w:cs="Times New Roman"/>
          <w:lang w:val="ru-RU"/>
        </w:rPr>
        <w:t xml:space="preserve">Рисунок </w:t>
      </w:r>
      <w:r w:rsidRPr="003503AA">
        <w:rPr>
          <w:rFonts w:ascii="Times New Roman" w:hAnsi="Times New Roman" w:cs="Times New Roman"/>
          <w:lang w:val="ru-RU"/>
        </w:rPr>
        <w:t>1</w:t>
      </w:r>
      <w:r w:rsidRPr="00D92967">
        <w:rPr>
          <w:rFonts w:ascii="Times New Roman" w:hAnsi="Times New Roman" w:cs="Times New Roman"/>
          <w:lang w:val="ru-RU"/>
        </w:rPr>
        <w:t xml:space="preserve">. Схема эксперимента. Экспериментальные животные (сирийские хомячки </w:t>
      </w:r>
      <w:r w:rsidRPr="00D92967">
        <w:rPr>
          <w:rStyle w:val="ac"/>
          <w:rFonts w:ascii="Times New Roman" w:hAnsi="Times New Roman" w:cs="Times New Roman"/>
          <w:color w:val="000000"/>
        </w:rPr>
        <w:t>M</w:t>
      </w:r>
      <w:r w:rsidRPr="00D92967">
        <w:rPr>
          <w:rStyle w:val="ac"/>
          <w:rFonts w:ascii="Times New Roman" w:hAnsi="Times New Roman" w:cs="Times New Roman"/>
          <w:color w:val="000000"/>
          <w:lang w:val="ru-RU"/>
        </w:rPr>
        <w:t>. а</w:t>
      </w:r>
      <w:proofErr w:type="spellStart"/>
      <w:r w:rsidRPr="00D92967">
        <w:rPr>
          <w:rStyle w:val="ac"/>
          <w:rFonts w:ascii="Times New Roman" w:hAnsi="Times New Roman" w:cs="Times New Roman"/>
          <w:color w:val="000000"/>
        </w:rPr>
        <w:t>uratus</w:t>
      </w:r>
      <w:proofErr w:type="spellEnd"/>
      <w:r w:rsidRPr="00D92967">
        <w:rPr>
          <w:rStyle w:val="ac"/>
          <w:rFonts w:ascii="Times New Roman" w:hAnsi="Times New Roman" w:cs="Times New Roman"/>
          <w:color w:val="000000"/>
          <w:lang w:val="ru-RU"/>
        </w:rPr>
        <w:t>,</w:t>
      </w:r>
      <w:r w:rsidRPr="00D92967">
        <w:rPr>
          <w:rFonts w:ascii="Times New Roman" w:hAnsi="Times New Roman" w:cs="Times New Roman"/>
          <w:color w:val="000000"/>
          <w:lang w:val="ru-RU"/>
        </w:rPr>
        <w:t xml:space="preserve"> мыши линий </w:t>
      </w:r>
      <w:r w:rsidRPr="00D92967">
        <w:rPr>
          <w:rFonts w:ascii="Times New Roman" w:hAnsi="Times New Roman" w:cs="Times New Roman"/>
          <w:color w:val="000000"/>
        </w:rPr>
        <w:t>BALB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xml:space="preserve"> и</w:t>
      </w:r>
      <w:r w:rsidRPr="00D92967">
        <w:rPr>
          <w:rStyle w:val="ac"/>
          <w:rFonts w:ascii="Times New Roman" w:hAnsi="Times New Roman" w:cs="Times New Roman"/>
          <w:color w:val="000000"/>
          <w:lang w:val="ru-RU"/>
        </w:rPr>
        <w:t xml:space="preserve">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r w:rsidRPr="00D92967">
        <w:rPr>
          <w:rFonts w:ascii="Times New Roman" w:hAnsi="Times New Roman" w:cs="Times New Roman"/>
          <w:color w:val="000000"/>
        </w:rPr>
        <w:t>Bl</w:t>
      </w:r>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крысы линии </w:t>
      </w:r>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r w:rsidRPr="00D92967">
        <w:rPr>
          <w:rFonts w:ascii="Times New Roman" w:hAnsi="Times New Roman" w:cs="Times New Roman"/>
          <w:lang w:val="ru-RU"/>
        </w:rPr>
        <w:t>) были заражены 100 метацеркариями</w:t>
      </w:r>
      <w:r w:rsidR="003503AA" w:rsidRPr="003503AA">
        <w:rPr>
          <w:rFonts w:ascii="Times New Roman" w:hAnsi="Times New Roman" w:cs="Times New Roman"/>
          <w:lang w:val="ru-RU"/>
        </w:rPr>
        <w:t xml:space="preserve"> </w:t>
      </w:r>
      <w:r w:rsidR="003503AA">
        <w:rPr>
          <w:rFonts w:ascii="Times New Roman" w:hAnsi="Times New Roman" w:cs="Times New Roman"/>
        </w:rPr>
        <w:t>O</w:t>
      </w:r>
      <w:r w:rsidR="003503AA" w:rsidRPr="003503AA">
        <w:rPr>
          <w:rFonts w:ascii="Times New Roman" w:hAnsi="Times New Roman" w:cs="Times New Roman"/>
          <w:lang w:val="ru-RU"/>
        </w:rPr>
        <w:t xml:space="preserve">. </w:t>
      </w:r>
      <w:r w:rsidR="003503AA">
        <w:rPr>
          <w:rFonts w:ascii="Times New Roman" w:hAnsi="Times New Roman" w:cs="Times New Roman"/>
        </w:rPr>
        <w:t>felineus</w:t>
      </w:r>
      <w:r w:rsidR="003503AA" w:rsidRPr="003503AA">
        <w:rPr>
          <w:rFonts w:ascii="Times New Roman" w:hAnsi="Times New Roman" w:cs="Times New Roman"/>
          <w:lang w:val="ru-RU"/>
        </w:rPr>
        <w:t>.</w:t>
      </w:r>
      <w:r w:rsidRPr="00D92967">
        <w:rPr>
          <w:rFonts w:ascii="Times New Roman" w:hAnsi="Times New Roman" w:cs="Times New Roman"/>
          <w:lang w:val="ru-RU"/>
        </w:rPr>
        <w:t xml:space="preserve"> </w:t>
      </w:r>
      <w:r w:rsidR="003503AA">
        <w:rPr>
          <w:rFonts w:ascii="Times New Roman" w:hAnsi="Times New Roman" w:cs="Times New Roman"/>
          <w:lang w:val="ru-RU"/>
        </w:rPr>
        <w:t>Через</w:t>
      </w:r>
      <w:r w:rsidRPr="00D92967">
        <w:rPr>
          <w:rFonts w:ascii="Times New Roman" w:hAnsi="Times New Roman" w:cs="Times New Roman"/>
          <w:lang w:val="ru-RU"/>
        </w:rPr>
        <w:t xml:space="preserve"> 1 и 3 месяц инвазии собирали </w:t>
      </w:r>
      <w:proofErr w:type="spellStart"/>
      <w:r w:rsidR="003503AA">
        <w:rPr>
          <w:rFonts w:ascii="Times New Roman" w:hAnsi="Times New Roman" w:cs="Times New Roman"/>
        </w:rPr>
        <w:t>feaces</w:t>
      </w:r>
      <w:proofErr w:type="spellEnd"/>
      <w:r w:rsidRPr="00D92967">
        <w:rPr>
          <w:rFonts w:ascii="Times New Roman" w:hAnsi="Times New Roman" w:cs="Times New Roman"/>
          <w:lang w:val="ru-RU"/>
        </w:rPr>
        <w:t xml:space="preserve"> для подсчёта яиц </w:t>
      </w:r>
      <w:r w:rsidRPr="00D92967">
        <w:rPr>
          <w:rFonts w:ascii="Times New Roman" w:hAnsi="Times New Roman" w:cs="Times New Roman"/>
          <w:i/>
          <w:iCs/>
          <w:lang w:val="ru-RU"/>
        </w:rPr>
        <w:t>О. felineus</w:t>
      </w:r>
      <w:r w:rsidRPr="00D92967">
        <w:rPr>
          <w:rFonts w:ascii="Times New Roman" w:hAnsi="Times New Roman" w:cs="Times New Roman"/>
          <w:lang w:val="ru-RU"/>
        </w:rPr>
        <w:t xml:space="preserve">, печень для гистологического анализа и подсчёта гельминтов в желчных протоках, а также кровь для анализа </w:t>
      </w:r>
      <w:r w:rsidR="003503AA">
        <w:rPr>
          <w:rFonts w:ascii="Times New Roman" w:hAnsi="Times New Roman" w:cs="Times New Roman"/>
          <w:lang w:val="ru-RU"/>
        </w:rPr>
        <w:t xml:space="preserve">на </w:t>
      </w:r>
      <w:r w:rsidRPr="00D92967">
        <w:rPr>
          <w:rFonts w:ascii="Times New Roman" w:hAnsi="Times New Roman" w:cs="Times New Roman"/>
          <w:color w:val="000000"/>
          <w:lang w:val="ru-RU"/>
        </w:rPr>
        <w:t>АЛТ</w:t>
      </w:r>
      <w:r w:rsidR="003503AA">
        <w:rPr>
          <w:rFonts w:ascii="Times New Roman" w:hAnsi="Times New Roman" w:cs="Times New Roman"/>
          <w:color w:val="000000"/>
          <w:lang w:val="ru-RU"/>
        </w:rPr>
        <w:t xml:space="preserve"> и</w:t>
      </w:r>
      <w:r w:rsidRPr="00D92967">
        <w:rPr>
          <w:rFonts w:ascii="Times New Roman" w:hAnsi="Times New Roman" w:cs="Times New Roman"/>
          <w:color w:val="000000"/>
          <w:lang w:val="ru-RU"/>
        </w:rPr>
        <w:t xml:space="preserve"> АСТ</w:t>
      </w:r>
      <w:r w:rsidR="003539B5">
        <w:rPr>
          <w:rFonts w:ascii="Times New Roman" w:hAnsi="Times New Roman" w:cs="Times New Roman"/>
          <w:color w:val="000000"/>
          <w:lang w:val="ru-RU"/>
        </w:rPr>
        <w:t>.</w:t>
      </w:r>
    </w:p>
    <w:p w14:paraId="220A5430" w14:textId="77777777" w:rsidR="004F1E57" w:rsidRDefault="004F1E57" w:rsidP="00EA61AB">
      <w:pPr>
        <w:spacing w:after="0" w:line="276" w:lineRule="auto"/>
        <w:jc w:val="both"/>
        <w:rPr>
          <w:rStyle w:val="ac"/>
          <w:rFonts w:ascii="Times New Roman" w:hAnsi="Times New Roman" w:cs="Times New Roman"/>
          <w:color w:val="000000"/>
          <w:lang w:val="ru-RU" w:eastAsia="zh-CN"/>
        </w:rPr>
      </w:pPr>
    </w:p>
    <w:p w14:paraId="59558174" w14:textId="06DD0E64" w:rsidR="00381CCE" w:rsidRPr="00D92967" w:rsidRDefault="00CD0A8F" w:rsidP="00EA61AB">
      <w:pPr>
        <w:spacing w:after="0" w:line="276" w:lineRule="auto"/>
        <w:ind w:firstLine="566"/>
        <w:jc w:val="both"/>
        <w:rPr>
          <w:rFonts w:ascii="Times New Roman" w:hAnsi="Times New Roman" w:cs="Times New Roman"/>
          <w:color w:val="000000"/>
          <w:shd w:val="clear" w:color="auto" w:fill="FFFFFF"/>
          <w:lang w:val="ru-RU"/>
        </w:rPr>
      </w:pPr>
      <w:r w:rsidRPr="00D92967">
        <w:rPr>
          <w:rFonts w:ascii="Times New Roman" w:hAnsi="Times New Roman" w:cs="Times New Roman"/>
          <w:color w:val="000000"/>
          <w:lang w:val="ru-RU"/>
        </w:rPr>
        <w:t xml:space="preserve">Крысы и мыши </w:t>
      </w:r>
      <w:r w:rsidR="00C77BF7">
        <w:rPr>
          <w:rFonts w:ascii="Times New Roman" w:hAnsi="Times New Roman" w:cs="Times New Roman"/>
          <w:color w:val="000000"/>
          <w:lang w:val="ru-RU"/>
        </w:rPr>
        <w:t xml:space="preserve">и хомяки </w:t>
      </w:r>
      <w:r w:rsidRPr="00D92967">
        <w:rPr>
          <w:rFonts w:ascii="Times New Roman" w:hAnsi="Times New Roman" w:cs="Times New Roman"/>
          <w:color w:val="000000"/>
          <w:lang w:val="ru-RU"/>
        </w:rPr>
        <w:t>были по</w:t>
      </w:r>
      <w:r w:rsidR="00C77BF7">
        <w:rPr>
          <w:rFonts w:ascii="Times New Roman" w:hAnsi="Times New Roman" w:cs="Times New Roman"/>
          <w:color w:val="000000"/>
          <w:lang w:val="ru-RU"/>
        </w:rPr>
        <w:t>л</w:t>
      </w:r>
      <w:r w:rsidRPr="00D92967">
        <w:rPr>
          <w:rFonts w:ascii="Times New Roman" w:hAnsi="Times New Roman" w:cs="Times New Roman"/>
          <w:color w:val="000000"/>
          <w:lang w:val="ru-RU"/>
        </w:rPr>
        <w:t>учены из конвенционального вивария</w:t>
      </w:r>
      <w:r w:rsidR="00300840" w:rsidRPr="00D92967">
        <w:rPr>
          <w:rFonts w:ascii="Times New Roman" w:hAnsi="Times New Roman" w:cs="Times New Roman"/>
          <w:color w:val="000000"/>
          <w:lang w:val="ru-RU"/>
        </w:rPr>
        <w:t xml:space="preserve"> Института цитологии и генетики СО РАН</w:t>
      </w:r>
      <w:r w:rsidRPr="00D92967">
        <w:rPr>
          <w:rFonts w:ascii="Times New Roman" w:hAnsi="Times New Roman" w:cs="Times New Roman"/>
          <w:color w:val="000000"/>
          <w:lang w:val="ru-RU"/>
        </w:rPr>
        <w:t xml:space="preserve">. </w:t>
      </w:r>
      <w:r w:rsidR="001F194C" w:rsidRPr="00D92967">
        <w:rPr>
          <w:rFonts w:ascii="Times New Roman" w:hAnsi="Times New Roman" w:cs="Times New Roman"/>
          <w:color w:val="000000"/>
          <w:lang w:val="ru-RU"/>
        </w:rPr>
        <w:t>Каждое животное содержал</w:t>
      </w:r>
      <w:r w:rsidR="00C77BF7">
        <w:rPr>
          <w:rFonts w:ascii="Times New Roman" w:hAnsi="Times New Roman" w:cs="Times New Roman"/>
          <w:color w:val="000000"/>
          <w:lang w:val="ru-RU"/>
        </w:rPr>
        <w:t>и</w:t>
      </w:r>
      <w:r w:rsidR="001F194C" w:rsidRPr="00D92967">
        <w:rPr>
          <w:rFonts w:ascii="Times New Roman" w:hAnsi="Times New Roman" w:cs="Times New Roman"/>
          <w:color w:val="000000"/>
          <w:lang w:val="ru-RU"/>
        </w:rPr>
        <w:t xml:space="preserve"> в индивидуальной клетке. Заражение</w:t>
      </w:r>
      <w:r w:rsidR="000A6E3E" w:rsidRPr="00D92967">
        <w:rPr>
          <w:rFonts w:ascii="Times New Roman" w:hAnsi="Times New Roman" w:cs="Times New Roman"/>
          <w:color w:val="000000"/>
          <w:lang w:val="ru-RU"/>
        </w:rPr>
        <w:t xml:space="preserve"> </w:t>
      </w:r>
      <w:r w:rsidR="001F194C" w:rsidRPr="00D92967">
        <w:rPr>
          <w:rFonts w:ascii="Times New Roman" w:hAnsi="Times New Roman" w:cs="Times New Roman"/>
          <w:color w:val="000000"/>
          <w:lang w:val="ru-RU"/>
        </w:rPr>
        <w:t xml:space="preserve">проводили последовательно: сначала работали с мышами, затем с хомячками, и последними заражали крыс, после </w:t>
      </w:r>
      <w:r w:rsidR="000806BC" w:rsidRPr="00D92967">
        <w:rPr>
          <w:rFonts w:ascii="Times New Roman" w:hAnsi="Times New Roman" w:cs="Times New Roman"/>
          <w:color w:val="000000"/>
          <w:lang w:val="ru-RU"/>
        </w:rPr>
        <w:t xml:space="preserve">двухнедельного </w:t>
      </w:r>
      <w:r w:rsidR="001F194C" w:rsidRPr="00D92967">
        <w:rPr>
          <w:rFonts w:ascii="Times New Roman" w:hAnsi="Times New Roman" w:cs="Times New Roman"/>
          <w:color w:val="000000"/>
          <w:lang w:val="ru-RU"/>
        </w:rPr>
        <w:t xml:space="preserve">карантина. </w:t>
      </w:r>
      <w:r w:rsidR="00381CCE" w:rsidRPr="00D92967">
        <w:rPr>
          <w:rFonts w:ascii="Times New Roman" w:hAnsi="Times New Roman" w:cs="Times New Roman"/>
          <w:color w:val="000000"/>
          <w:shd w:val="clear" w:color="auto" w:fill="FFFFFF"/>
          <w:lang w:val="ru-RU"/>
        </w:rPr>
        <w:t xml:space="preserve">Эвтаназию животных проводили </w:t>
      </w:r>
      <w:r w:rsidR="00381CCE" w:rsidRPr="00D92967">
        <w:rPr>
          <w:rFonts w:ascii="Times New Roman" w:hAnsi="Times New Roman" w:cs="Times New Roman"/>
          <w:color w:val="000000"/>
          <w:shd w:val="clear" w:color="auto" w:fill="FFFFFF"/>
        </w:rPr>
        <w:t>with</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hyper</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perfusion</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of</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CO</w:t>
      </w:r>
      <w:r w:rsidR="00381CCE" w:rsidRPr="00D92967">
        <w:rPr>
          <w:rFonts w:ascii="Times New Roman" w:hAnsi="Times New Roman" w:cs="Times New Roman"/>
          <w:color w:val="000000"/>
          <w:shd w:val="clear" w:color="auto" w:fill="FFFFFF"/>
          <w:lang w:val="ru-RU"/>
        </w:rPr>
        <w:t>₂ в соответствии с принципами гуманного обращения с лабораторными животными.</w:t>
      </w:r>
      <w:r w:rsidR="0013153D"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lang w:val="ru-RU"/>
        </w:rPr>
        <w:t xml:space="preserve">Вес животного изменяли на аналитических весах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LA</w:t>
      </w:r>
      <w:r w:rsidR="00381CCE" w:rsidRPr="00D92967">
        <w:rPr>
          <w:rFonts w:ascii="Times New Roman" w:hAnsi="Times New Roman" w:cs="Times New Roman"/>
          <w:color w:val="000000"/>
          <w:shd w:val="clear" w:color="auto" w:fill="FFFFFF"/>
          <w:lang w:val="ru-RU"/>
        </w:rPr>
        <w:t>1200</w:t>
      </w:r>
      <w:r w:rsidR="00381CCE" w:rsidRPr="00D92967">
        <w:rPr>
          <w:rFonts w:ascii="Times New Roman" w:hAnsi="Times New Roman" w:cs="Times New Roman"/>
          <w:color w:val="000000"/>
          <w:shd w:val="clear" w:color="auto" w:fill="FFFFFF"/>
        </w:rPr>
        <w:t>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AG</w:t>
      </w:r>
      <w:r w:rsidR="00381CCE" w:rsidRPr="00D92967">
        <w:rPr>
          <w:rFonts w:ascii="Times New Roman" w:hAnsi="Times New Roman" w:cs="Times New Roman"/>
          <w:color w:val="000000"/>
          <w:shd w:val="clear" w:color="auto" w:fill="FFFFFF"/>
          <w:lang w:val="ru-RU"/>
        </w:rPr>
        <w:t>, Германия).</w:t>
      </w:r>
      <w:r w:rsidR="000A6E3E" w:rsidRPr="00D92967">
        <w:rPr>
          <w:rFonts w:ascii="Times New Roman" w:hAnsi="Times New Roman" w:cs="Times New Roman"/>
          <w:color w:val="000000"/>
          <w:shd w:val="clear" w:color="auto" w:fill="FFFFFF"/>
          <w:lang w:val="ru-RU"/>
        </w:rPr>
        <w:t xml:space="preserve"> </w:t>
      </w:r>
      <w:r w:rsidR="0013153D" w:rsidRPr="00D92967">
        <w:rPr>
          <w:rFonts w:ascii="Times New Roman" w:hAnsi="Times New Roman" w:cs="Times New Roman"/>
          <w:color w:val="000000"/>
          <w:shd w:val="clear" w:color="auto" w:fill="FFFFFF"/>
          <w:lang w:val="ru-RU"/>
        </w:rPr>
        <w:t>З</w:t>
      </w:r>
      <w:r w:rsidR="00381CCE" w:rsidRPr="00D92967">
        <w:rPr>
          <w:rFonts w:ascii="Times New Roman" w:hAnsi="Times New Roman" w:cs="Times New Roman"/>
          <w:color w:val="000000"/>
          <w:shd w:val="clear" w:color="auto" w:fill="FFFFFF"/>
          <w:lang w:val="ru-RU"/>
        </w:rPr>
        <w:t>абор крови</w:t>
      </w:r>
      <w:r w:rsidR="0013153D" w:rsidRPr="00D92967">
        <w:rPr>
          <w:rFonts w:ascii="Times New Roman" w:hAnsi="Times New Roman" w:cs="Times New Roman"/>
          <w:color w:val="000000"/>
          <w:shd w:val="clear" w:color="auto" w:fill="FFFFFF"/>
          <w:lang w:val="ru-RU"/>
        </w:rPr>
        <w:t xml:space="preserve"> осуществляли </w:t>
      </w:r>
      <w:r w:rsidR="00381CCE" w:rsidRPr="00D92967">
        <w:rPr>
          <w:rFonts w:ascii="Times New Roman" w:hAnsi="Times New Roman" w:cs="Times New Roman"/>
          <w:color w:val="000000"/>
          <w:shd w:val="clear" w:color="auto" w:fill="FFFFFF"/>
          <w:lang w:val="ru-RU"/>
        </w:rPr>
        <w:t>из полости сердца</w:t>
      </w:r>
      <w:r w:rsidR="0013153D" w:rsidRPr="00D92967">
        <w:rPr>
          <w:rFonts w:ascii="Times New Roman" w:hAnsi="Times New Roman" w:cs="Times New Roman"/>
          <w:color w:val="000000"/>
          <w:shd w:val="clear" w:color="auto" w:fill="FFFFFF"/>
          <w:lang w:val="ru-RU"/>
        </w:rPr>
        <w:t xml:space="preserve"> с помощью пункции сразу после эвтаназии</w:t>
      </w:r>
      <w:r w:rsidR="00381CCE" w:rsidRPr="00D92967">
        <w:rPr>
          <w:rFonts w:ascii="Times New Roman" w:hAnsi="Times New Roman" w:cs="Times New Roman"/>
          <w:color w:val="000000"/>
          <w:shd w:val="clear" w:color="auto" w:fill="FFFFFF"/>
          <w:lang w:val="ru-RU"/>
        </w:rPr>
        <w:t xml:space="preserve">. Печень извлекали целиком, тщательно освобождали от прилежащих тканей и взвешивали на аналитических весах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LA</w:t>
      </w:r>
      <w:r w:rsidR="00381CCE" w:rsidRPr="00D92967">
        <w:rPr>
          <w:rFonts w:ascii="Times New Roman" w:hAnsi="Times New Roman" w:cs="Times New Roman"/>
          <w:color w:val="000000"/>
          <w:shd w:val="clear" w:color="auto" w:fill="FFFFFF"/>
          <w:lang w:val="ru-RU"/>
        </w:rPr>
        <w:t>1200</w:t>
      </w:r>
      <w:r w:rsidR="00381CCE" w:rsidRPr="00D92967">
        <w:rPr>
          <w:rFonts w:ascii="Times New Roman" w:hAnsi="Times New Roman" w:cs="Times New Roman"/>
          <w:color w:val="000000"/>
          <w:shd w:val="clear" w:color="auto" w:fill="FFFFFF"/>
        </w:rPr>
        <w:t>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AG</w:t>
      </w:r>
      <w:r w:rsidR="00381CCE" w:rsidRPr="00D92967">
        <w:rPr>
          <w:rFonts w:ascii="Times New Roman" w:hAnsi="Times New Roman" w:cs="Times New Roman"/>
          <w:color w:val="000000"/>
          <w:shd w:val="clear" w:color="auto" w:fill="FFFFFF"/>
          <w:lang w:val="ru-RU"/>
        </w:rPr>
        <w:t>, Германия).</w:t>
      </w:r>
    </w:p>
    <w:p w14:paraId="241041F5" w14:textId="7F15A1D7" w:rsidR="001F194C" w:rsidRPr="00D92967" w:rsidRDefault="001F194C" w:rsidP="00EA61AB">
      <w:pPr>
        <w:pStyle w:val="ad"/>
        <w:spacing w:beforeAutospacing="0" w:afterAutospacing="0" w:line="276" w:lineRule="auto"/>
        <w:ind w:firstLine="566"/>
        <w:jc w:val="both"/>
        <w:rPr>
          <w:color w:val="000000"/>
          <w:lang w:val="ru-RU"/>
        </w:rPr>
      </w:pPr>
      <w:r w:rsidRPr="00D92967">
        <w:rPr>
          <w:color w:val="000000"/>
          <w:lang w:val="ru-RU"/>
        </w:rPr>
        <w:t xml:space="preserve">Эксперимент был одобрен этическим комитетом </w:t>
      </w:r>
      <w:proofErr w:type="spellStart"/>
      <w:r w:rsidRPr="00D92967">
        <w:rPr>
          <w:color w:val="000000"/>
          <w:lang w:val="ru-RU"/>
        </w:rPr>
        <w:t>ИЦиГ</w:t>
      </w:r>
      <w:proofErr w:type="spellEnd"/>
      <w:r w:rsidRPr="00D92967">
        <w:rPr>
          <w:color w:val="000000"/>
          <w:lang w:val="ru-RU"/>
        </w:rPr>
        <w:t xml:space="preserve"> СО РАН и проводился в соответствии с международными правилами ARRIVE </w:t>
      </w:r>
      <w:proofErr w:type="spellStart"/>
      <w:r w:rsidRPr="00D92967">
        <w:rPr>
          <w:color w:val="000000"/>
          <w:lang w:val="ru-RU"/>
        </w:rPr>
        <w:t>guide</w:t>
      </w:r>
      <w:proofErr w:type="spellEnd"/>
      <w:r w:rsidRPr="00D92967">
        <w:rPr>
          <w:color w:val="000000"/>
          <w:lang w:val="ru-RU"/>
        </w:rPr>
        <w:t xml:space="preserve"> - </w:t>
      </w:r>
      <w:r w:rsidRPr="00D92967">
        <w:rPr>
          <w:color w:val="000000"/>
        </w:rPr>
        <w:t>Animal</w:t>
      </w:r>
      <w:r w:rsidRPr="00D92967">
        <w:rPr>
          <w:color w:val="000000"/>
          <w:lang w:val="ru-RU"/>
        </w:rPr>
        <w:t xml:space="preserve"> </w:t>
      </w:r>
      <w:r w:rsidRPr="00D92967">
        <w:rPr>
          <w:color w:val="000000"/>
        </w:rPr>
        <w:t>Research</w:t>
      </w:r>
      <w:r w:rsidRPr="00D92967">
        <w:rPr>
          <w:color w:val="000000"/>
          <w:lang w:val="ru-RU"/>
        </w:rPr>
        <w:t xml:space="preserve">: </w:t>
      </w:r>
      <w:r w:rsidRPr="00D92967">
        <w:rPr>
          <w:color w:val="000000"/>
        </w:rPr>
        <w:t>Reporting</w:t>
      </w:r>
      <w:r w:rsidRPr="00D92967">
        <w:rPr>
          <w:color w:val="000000"/>
          <w:lang w:val="ru-RU"/>
        </w:rPr>
        <w:t xml:space="preserve"> </w:t>
      </w:r>
      <w:r w:rsidRPr="00D92967">
        <w:rPr>
          <w:color w:val="000000"/>
        </w:rPr>
        <w:t>of</w:t>
      </w:r>
      <w:r w:rsidRPr="00D92967">
        <w:rPr>
          <w:color w:val="000000"/>
          <w:lang w:val="ru-RU"/>
        </w:rPr>
        <w:t xml:space="preserve"> </w:t>
      </w:r>
      <w:r w:rsidRPr="00D92967">
        <w:rPr>
          <w:i/>
          <w:iCs/>
          <w:color w:val="000000"/>
        </w:rPr>
        <w:t>in</w:t>
      </w:r>
      <w:r w:rsidRPr="00D92967">
        <w:rPr>
          <w:i/>
          <w:iCs/>
          <w:color w:val="000000"/>
          <w:lang w:val="ru-RU"/>
        </w:rPr>
        <w:t xml:space="preserve"> </w:t>
      </w:r>
      <w:r w:rsidRPr="00D92967">
        <w:rPr>
          <w:i/>
          <w:iCs/>
          <w:color w:val="000000"/>
          <w:lang w:val="en-US"/>
        </w:rPr>
        <w:t>v</w:t>
      </w:r>
      <w:proofErr w:type="spellStart"/>
      <w:r w:rsidRPr="00D92967">
        <w:rPr>
          <w:i/>
          <w:iCs/>
          <w:color w:val="000000"/>
        </w:rPr>
        <w:t>ivo</w:t>
      </w:r>
      <w:proofErr w:type="spellEnd"/>
      <w:r w:rsidRPr="00D92967">
        <w:rPr>
          <w:color w:val="000000"/>
          <w:lang w:val="ru-RU"/>
        </w:rPr>
        <w:t xml:space="preserve"> </w:t>
      </w:r>
      <w:r w:rsidRPr="00D92967">
        <w:rPr>
          <w:color w:val="000000"/>
        </w:rPr>
        <w:t>Experiments</w:t>
      </w:r>
      <w:r w:rsidRPr="00D92967">
        <w:rPr>
          <w:color w:val="000000"/>
          <w:lang w:val="ru-RU"/>
        </w:rPr>
        <w:t xml:space="preserve"> (Выписка из протокола </w:t>
      </w:r>
      <w:r w:rsidRPr="00D92967">
        <w:rPr>
          <w:color w:val="000000"/>
        </w:rPr>
        <w:t>N</w:t>
      </w:r>
      <w:r w:rsidRPr="00D92967">
        <w:rPr>
          <w:color w:val="000000"/>
          <w:lang w:val="ru-RU"/>
        </w:rPr>
        <w:t xml:space="preserve">º221 Биоэтической комиссии ИЦиГ СО РАН от 06.03.2025 г.). Экспериментальные работы проводились с соблюдением принципов </w:t>
      </w:r>
      <w:r w:rsidRPr="00D92967">
        <w:rPr>
          <w:color w:val="000000"/>
        </w:rPr>
        <w:t>Good</w:t>
      </w:r>
      <w:r w:rsidRPr="00D92967">
        <w:rPr>
          <w:color w:val="000000"/>
          <w:lang w:val="ru-RU"/>
        </w:rPr>
        <w:t xml:space="preserve"> </w:t>
      </w:r>
      <w:r w:rsidRPr="00D92967">
        <w:rPr>
          <w:color w:val="000000"/>
        </w:rPr>
        <w:t>Laboratory</w:t>
      </w:r>
      <w:r w:rsidRPr="00D92967">
        <w:rPr>
          <w:color w:val="000000"/>
          <w:lang w:val="ru-RU"/>
        </w:rPr>
        <w:t xml:space="preserve"> </w:t>
      </w:r>
      <w:r w:rsidRPr="00D92967">
        <w:rPr>
          <w:color w:val="000000"/>
        </w:rPr>
        <w:t>Practice</w:t>
      </w:r>
      <w:r w:rsidRPr="00D92967">
        <w:rPr>
          <w:color w:val="000000"/>
          <w:lang w:val="ru-RU"/>
        </w:rPr>
        <w:t>.</w:t>
      </w:r>
    </w:p>
    <w:p w14:paraId="4C678516" w14:textId="77777777" w:rsidR="001F194C" w:rsidRPr="00D92967" w:rsidRDefault="001F194C" w:rsidP="00EA61AB">
      <w:pPr>
        <w:spacing w:after="0" w:line="276" w:lineRule="auto"/>
        <w:jc w:val="both"/>
        <w:rPr>
          <w:rFonts w:ascii="Times New Roman" w:hAnsi="Times New Roman" w:cs="Times New Roman"/>
          <w:lang w:val="ru-RU"/>
        </w:rPr>
      </w:pPr>
    </w:p>
    <w:p w14:paraId="30C19E1E" w14:textId="77777777" w:rsidR="0072660B" w:rsidRPr="00D92967" w:rsidRDefault="0072660B" w:rsidP="00EA61AB">
      <w:pPr>
        <w:pStyle w:val="ad"/>
        <w:shd w:val="clear" w:color="auto" w:fill="FFFFFF"/>
        <w:spacing w:beforeAutospacing="0" w:afterAutospacing="0" w:line="276" w:lineRule="auto"/>
        <w:ind w:firstLine="567"/>
        <w:jc w:val="both"/>
        <w:rPr>
          <w:lang w:val="ru-RU"/>
        </w:rPr>
      </w:pPr>
    </w:p>
    <w:p w14:paraId="654BDE97" w14:textId="0C3DAA12" w:rsidR="0072660B" w:rsidRPr="00D92967" w:rsidRDefault="0072660B" w:rsidP="00EA61AB">
      <w:pPr>
        <w:spacing w:after="0" w:line="276" w:lineRule="auto"/>
        <w:rPr>
          <w:rStyle w:val="anegp0gi0b9av8jahpyh"/>
          <w:rFonts w:ascii="Times New Roman" w:hAnsi="Times New Roman" w:cs="Times New Roman"/>
          <w:b/>
          <w:bCs/>
          <w:color w:val="000000"/>
          <w:lang w:val="ru-RU"/>
        </w:rPr>
      </w:pPr>
      <w:r w:rsidRPr="00D92967">
        <w:rPr>
          <w:rStyle w:val="anegp0gi0b9av8jahpyh"/>
          <w:rFonts w:ascii="Times New Roman" w:hAnsi="Times New Roman" w:cs="Times New Roman"/>
          <w:b/>
          <w:bCs/>
          <w:color w:val="000000"/>
        </w:rPr>
        <w:t>Biochemical</w:t>
      </w:r>
      <w:r w:rsidRPr="00D92967">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rPr>
        <w:t>analysis</w:t>
      </w:r>
    </w:p>
    <w:p w14:paraId="2AA73F57" w14:textId="2FE28BFF" w:rsidR="0072660B" w:rsidRPr="000F42BE" w:rsidRDefault="0072660B" w:rsidP="00B74AC9">
      <w:pPr>
        <w:spacing w:after="0" w:line="276" w:lineRule="auto"/>
        <w:jc w:val="both"/>
        <w:rPr>
          <w:rFonts w:ascii="Times New Roman" w:hAnsi="Times New Roman" w:cs="Times New Roman"/>
        </w:rPr>
      </w:pPr>
      <w:r w:rsidRPr="00D92967">
        <w:rPr>
          <w:rFonts w:ascii="Times New Roman" w:hAnsi="Times New Roman" w:cs="Times New Roman"/>
          <w:lang w:val="ru-RU"/>
        </w:rPr>
        <w:lastRenderedPageBreak/>
        <w:t xml:space="preserve">Биохимический анализ сыворотки крови проводили с использованием коммерчески доступных наборов: аланинаминотрансфераза (АЛТ-УФ-Ново, </w:t>
      </w:r>
      <w:r w:rsidR="00837B0E" w:rsidRPr="00D92967">
        <w:rPr>
          <w:rFonts w:ascii="Times New Roman" w:hAnsi="Times New Roman" w:cs="Times New Roman"/>
          <w:lang w:val="ru-RU"/>
        </w:rPr>
        <w:t>Вектор-бест, Россия</w:t>
      </w:r>
      <w:r w:rsidRPr="00D92967">
        <w:rPr>
          <w:rFonts w:ascii="Times New Roman" w:hAnsi="Times New Roman" w:cs="Times New Roman"/>
          <w:lang w:val="ru-RU"/>
        </w:rPr>
        <w:t xml:space="preserve">), </w:t>
      </w:r>
      <w:proofErr w:type="spellStart"/>
      <w:r w:rsidRPr="00D92967">
        <w:rPr>
          <w:rFonts w:ascii="Times New Roman" w:hAnsi="Times New Roman" w:cs="Times New Roman"/>
          <w:lang w:val="ru-RU"/>
        </w:rPr>
        <w:t>аспартатаминотрансфераза</w:t>
      </w:r>
      <w:proofErr w:type="spellEnd"/>
      <w:r w:rsidRPr="00D92967">
        <w:rPr>
          <w:rFonts w:ascii="Times New Roman" w:hAnsi="Times New Roman" w:cs="Times New Roman"/>
          <w:lang w:val="ru-RU"/>
        </w:rPr>
        <w:t xml:space="preserve"> (АСТ-УФ-Ново, </w:t>
      </w:r>
      <w:r w:rsidR="00837B0E" w:rsidRPr="00D92967">
        <w:rPr>
          <w:rFonts w:ascii="Times New Roman" w:hAnsi="Times New Roman" w:cs="Times New Roman"/>
          <w:lang w:val="ru-RU"/>
        </w:rPr>
        <w:t>Вектор-бест, Россия</w:t>
      </w:r>
      <w:r w:rsidRPr="00D92967">
        <w:rPr>
          <w:rFonts w:ascii="Times New Roman" w:hAnsi="Times New Roman" w:cs="Times New Roman"/>
          <w:lang w:val="ru-RU"/>
        </w:rPr>
        <w:t>)</w:t>
      </w:r>
      <w:r w:rsidR="008957FE">
        <w:rPr>
          <w:rFonts w:ascii="Times New Roman" w:hAnsi="Times New Roman" w:cs="Times New Roman"/>
          <w:lang w:val="ru-RU"/>
        </w:rPr>
        <w:t xml:space="preserve"> </w:t>
      </w:r>
      <w:r w:rsidRPr="00D92967">
        <w:rPr>
          <w:rFonts w:ascii="Times New Roman" w:hAnsi="Times New Roman" w:cs="Times New Roman"/>
          <w:lang w:val="ru-RU"/>
        </w:rPr>
        <w:t>в соответствии с рекомендациями производителя</w:t>
      </w:r>
      <w:r w:rsidR="00837B0E" w:rsidRPr="00D92967">
        <w:rPr>
          <w:rFonts w:ascii="Times New Roman" w:hAnsi="Times New Roman" w:cs="Times New Roman"/>
          <w:lang w:val="ru-RU"/>
        </w:rPr>
        <w:t>. Измерение</w:t>
      </w:r>
      <w:r w:rsidR="00837B0E" w:rsidRPr="000F42BE">
        <w:rPr>
          <w:rFonts w:ascii="Times New Roman" w:hAnsi="Times New Roman" w:cs="Times New Roman"/>
        </w:rPr>
        <w:t xml:space="preserve"> </w:t>
      </w:r>
      <w:r w:rsidR="00837B0E" w:rsidRPr="00D92967">
        <w:rPr>
          <w:rFonts w:ascii="Times New Roman" w:hAnsi="Times New Roman" w:cs="Times New Roman"/>
          <w:lang w:val="ru-RU"/>
        </w:rPr>
        <w:t>осуществлялось</w:t>
      </w:r>
      <w:r w:rsidRPr="000F42BE">
        <w:rPr>
          <w:rFonts w:ascii="Times New Roman" w:hAnsi="Times New Roman" w:cs="Times New Roman"/>
        </w:rPr>
        <w:t xml:space="preserve"> </w:t>
      </w:r>
      <w:r w:rsidR="00D25240" w:rsidRPr="00D92967">
        <w:rPr>
          <w:rFonts w:ascii="Times New Roman" w:hAnsi="Times New Roman" w:cs="Times New Roman"/>
          <w:lang w:val="ru-RU"/>
        </w:rPr>
        <w:t>на</w:t>
      </w:r>
      <w:r w:rsidRPr="000F42BE">
        <w:rPr>
          <w:rFonts w:ascii="Times New Roman" w:hAnsi="Times New Roman" w:cs="Times New Roman"/>
        </w:rPr>
        <w:t xml:space="preserve"> </w:t>
      </w:r>
      <w:r w:rsidRPr="00D92967">
        <w:rPr>
          <w:rFonts w:ascii="Times New Roman" w:hAnsi="Times New Roman" w:cs="Times New Roman"/>
          <w:lang w:val="ru-RU"/>
        </w:rPr>
        <w:t>спектрофотометр</w:t>
      </w:r>
      <w:r w:rsidR="00D25240" w:rsidRPr="00D92967">
        <w:rPr>
          <w:rFonts w:ascii="Times New Roman" w:hAnsi="Times New Roman" w:cs="Times New Roman"/>
          <w:lang w:val="ru-RU"/>
        </w:rPr>
        <w:t>е</w:t>
      </w:r>
      <w:r w:rsidRPr="000F42BE">
        <w:rPr>
          <w:rFonts w:ascii="Times New Roman" w:hAnsi="Times New Roman" w:cs="Times New Roman"/>
        </w:rPr>
        <w:t xml:space="preserve"> </w:t>
      </w:r>
      <w:r w:rsidRPr="00D92967">
        <w:rPr>
          <w:rFonts w:ascii="Times New Roman" w:hAnsi="Times New Roman" w:cs="Times New Roman"/>
        </w:rPr>
        <w:t>Eppendorf</w:t>
      </w:r>
      <w:r w:rsidRPr="000F42BE">
        <w:rPr>
          <w:rFonts w:ascii="Times New Roman" w:hAnsi="Times New Roman" w:cs="Times New Roman"/>
        </w:rPr>
        <w:t xml:space="preserve"> </w:t>
      </w:r>
      <w:proofErr w:type="spellStart"/>
      <w:r w:rsidRPr="00D92967">
        <w:rPr>
          <w:rFonts w:ascii="Times New Roman" w:hAnsi="Times New Roman" w:cs="Times New Roman"/>
        </w:rPr>
        <w:t>BioPhotometer</w:t>
      </w:r>
      <w:proofErr w:type="spellEnd"/>
      <w:r w:rsidRPr="000F42BE">
        <w:rPr>
          <w:rFonts w:ascii="Times New Roman" w:hAnsi="Times New Roman" w:cs="Times New Roman"/>
        </w:rPr>
        <w:t xml:space="preserve"> </w:t>
      </w:r>
      <w:r w:rsidRPr="00D92967">
        <w:rPr>
          <w:rFonts w:ascii="Times New Roman" w:hAnsi="Times New Roman" w:cs="Times New Roman"/>
        </w:rPr>
        <w:t>plus</w:t>
      </w:r>
      <w:r w:rsidR="00514723" w:rsidRPr="000F42BE">
        <w:rPr>
          <w:rFonts w:ascii="Times New Roman" w:hAnsi="Times New Roman" w:cs="Times New Roman"/>
        </w:rPr>
        <w:t xml:space="preserve"> (Eppendorf, </w:t>
      </w:r>
      <w:r w:rsidR="00514723" w:rsidRPr="00D92967">
        <w:rPr>
          <w:rFonts w:ascii="Times New Roman" w:hAnsi="Times New Roman" w:cs="Times New Roman"/>
        </w:rPr>
        <w:t>Germany</w:t>
      </w:r>
      <w:r w:rsidR="00514723" w:rsidRPr="000F42BE">
        <w:rPr>
          <w:rFonts w:ascii="Times New Roman" w:hAnsi="Times New Roman" w:cs="Times New Roman"/>
        </w:rPr>
        <w:t>)</w:t>
      </w:r>
      <w:r w:rsidRPr="000F42BE">
        <w:rPr>
          <w:rFonts w:ascii="Times New Roman" w:hAnsi="Times New Roman" w:cs="Times New Roman"/>
        </w:rPr>
        <w:t xml:space="preserve">. </w:t>
      </w:r>
    </w:p>
    <w:p w14:paraId="2B8E0B0D" w14:textId="77777777" w:rsidR="000F0EC4" w:rsidRPr="000F42BE" w:rsidRDefault="000F0EC4" w:rsidP="00EA61AB">
      <w:pPr>
        <w:pStyle w:val="ad"/>
        <w:shd w:val="clear" w:color="auto" w:fill="FFFFFF"/>
        <w:spacing w:beforeAutospacing="0" w:afterAutospacing="0" w:line="276" w:lineRule="auto"/>
        <w:ind w:firstLine="567"/>
        <w:jc w:val="both"/>
        <w:rPr>
          <w:color w:val="000000"/>
          <w:lang w:val="en-US"/>
        </w:rPr>
      </w:pPr>
    </w:p>
    <w:p w14:paraId="65D60C8E" w14:textId="25380C7B" w:rsidR="000F0EC4" w:rsidRPr="0054056A" w:rsidRDefault="0079213F" w:rsidP="00EA61AB">
      <w:pPr>
        <w:spacing w:after="0" w:line="276" w:lineRule="auto"/>
        <w:rPr>
          <w:rFonts w:ascii="Times New Roman" w:hAnsi="Times New Roman" w:cs="Times New Roman"/>
          <w:b/>
          <w:bCs/>
        </w:rPr>
      </w:pPr>
      <w:commentRangeStart w:id="10"/>
      <w:r w:rsidRPr="00D92967">
        <w:rPr>
          <w:rFonts w:ascii="Times New Roman" w:hAnsi="Times New Roman" w:cs="Times New Roman"/>
          <w:b/>
          <w:bCs/>
        </w:rPr>
        <w:t>Histological</w:t>
      </w:r>
      <w:r w:rsidRPr="0054056A">
        <w:rPr>
          <w:rFonts w:ascii="Times New Roman" w:hAnsi="Times New Roman" w:cs="Times New Roman"/>
          <w:b/>
          <w:bCs/>
        </w:rPr>
        <w:t xml:space="preserve"> </w:t>
      </w:r>
      <w:r w:rsidRPr="00D92967">
        <w:rPr>
          <w:rFonts w:ascii="Times New Roman" w:hAnsi="Times New Roman" w:cs="Times New Roman"/>
          <w:b/>
          <w:bCs/>
        </w:rPr>
        <w:t>examination</w:t>
      </w:r>
      <w:commentRangeEnd w:id="10"/>
      <w:r w:rsidR="00C77BF7">
        <w:rPr>
          <w:rStyle w:val="af"/>
        </w:rPr>
        <w:commentReference w:id="10"/>
      </w:r>
    </w:p>
    <w:p w14:paraId="78010882" w14:textId="4DF28854" w:rsidR="000F0EC4" w:rsidRDefault="006B5D93" w:rsidP="008A2BF3">
      <w:pPr>
        <w:pStyle w:val="ad"/>
        <w:shd w:val="clear" w:color="auto" w:fill="FFFFFF"/>
        <w:spacing w:beforeAutospacing="0" w:afterAutospacing="0" w:line="276" w:lineRule="auto"/>
        <w:jc w:val="both"/>
        <w:rPr>
          <w:rStyle w:val="anegp0gi0b9av8jahpyh"/>
          <w:color w:val="000000"/>
          <w:lang w:val="ru-RU"/>
        </w:rPr>
      </w:pPr>
      <w:r w:rsidRPr="00D92967">
        <w:rPr>
          <w:rFonts w:eastAsiaTheme="minorEastAsia"/>
          <w:color w:val="000000" w:themeColor="text1"/>
          <w:lang w:val="ru-RU"/>
        </w:rPr>
        <w:t>О</w:t>
      </w:r>
      <w:r w:rsidR="000F0EC4" w:rsidRPr="00D92967">
        <w:rPr>
          <w:rFonts w:eastAsiaTheme="minorEastAsia"/>
          <w:color w:val="000000" w:themeColor="text1"/>
          <w:lang w:val="ru-RU"/>
        </w:rPr>
        <w:t>бразцы</w:t>
      </w:r>
      <w:r w:rsidR="000F0EC4" w:rsidRPr="00D92967">
        <w:rPr>
          <w:rFonts w:eastAsiaTheme="minorEastAsia"/>
          <w:color w:val="000000" w:themeColor="text1"/>
          <w:lang w:val="en-US"/>
        </w:rPr>
        <w:t xml:space="preserve"> </w:t>
      </w:r>
      <w:r w:rsidR="000F0EC4" w:rsidRPr="00D92967">
        <w:rPr>
          <w:rFonts w:eastAsiaTheme="minorEastAsia"/>
          <w:color w:val="000000" w:themeColor="text1"/>
          <w:lang w:val="ru-RU"/>
        </w:rPr>
        <w:t>печени</w:t>
      </w:r>
      <w:r w:rsidR="000F0EC4" w:rsidRPr="00D92967">
        <w:rPr>
          <w:rFonts w:eastAsiaTheme="minorEastAsia"/>
          <w:color w:val="000000" w:themeColor="text1"/>
          <w:lang w:val="en-US"/>
        </w:rPr>
        <w:t xml:space="preserve"> </w:t>
      </w:r>
      <w:r w:rsidRPr="00D92967">
        <w:rPr>
          <w:rFonts w:eastAsiaTheme="minorEastAsia"/>
          <w:color w:val="000000" w:themeColor="text1"/>
          <w:lang w:val="en-US"/>
        </w:rPr>
        <w:t xml:space="preserve">were fixed </w:t>
      </w:r>
      <w:r w:rsidR="000F0EC4" w:rsidRPr="00D92967">
        <w:rPr>
          <w:color w:val="000000"/>
          <w:shd w:val="clear" w:color="auto" w:fill="FFFFFF"/>
          <w:lang w:val="en-US"/>
        </w:rPr>
        <w:t xml:space="preserve">10% </w:t>
      </w:r>
      <w:r w:rsidRPr="00D92967">
        <w:rPr>
          <w:color w:val="000000"/>
          <w:shd w:val="clear" w:color="auto" w:fill="FFFFFF"/>
          <w:lang w:val="en-US"/>
        </w:rPr>
        <w:t>formalin solution</w:t>
      </w:r>
      <w:r w:rsidR="000F0EC4" w:rsidRPr="00D92967">
        <w:rPr>
          <w:rStyle w:val="anegp0gi0b9av8jahpyh"/>
          <w:color w:val="000000"/>
          <w:lang w:val="en-US"/>
        </w:rPr>
        <w:t xml:space="preserve">. </w:t>
      </w:r>
      <w:r w:rsidR="000F0EC4" w:rsidRPr="00D92967">
        <w:rPr>
          <w:rStyle w:val="anegp0gi0b9av8jahpyh"/>
          <w:color w:val="000000"/>
          <w:lang w:val="ru-RU"/>
        </w:rPr>
        <w:t xml:space="preserve">Далее образцы были дегидратированы </w:t>
      </w:r>
      <w:r w:rsidR="00BA1991" w:rsidRPr="00D92967">
        <w:rPr>
          <w:rStyle w:val="anegp0gi0b9av8jahpyh"/>
          <w:color w:val="000000"/>
          <w:lang w:val="en-US"/>
        </w:rPr>
        <w:t>in</w:t>
      </w:r>
      <w:r w:rsidR="00BA1991" w:rsidRPr="00D92967">
        <w:rPr>
          <w:rStyle w:val="anegp0gi0b9av8jahpyh"/>
          <w:color w:val="000000"/>
          <w:lang w:val="ru-RU"/>
        </w:rPr>
        <w:t xml:space="preserve"> </w:t>
      </w:r>
      <w:r w:rsidR="00BA1991" w:rsidRPr="00D92967">
        <w:rPr>
          <w:rStyle w:val="anegp0gi0b9av8jahpyh"/>
          <w:color w:val="000000"/>
          <w:lang w:val="en-US"/>
        </w:rPr>
        <w:t>graduated</w:t>
      </w:r>
      <w:r w:rsidR="00BA1991" w:rsidRPr="00D92967">
        <w:rPr>
          <w:rStyle w:val="anegp0gi0b9av8jahpyh"/>
          <w:color w:val="000000"/>
          <w:lang w:val="ru-RU"/>
        </w:rPr>
        <w:t xml:space="preserve"> </w:t>
      </w:r>
      <w:r w:rsidR="000F0EC4" w:rsidRPr="00D92967">
        <w:rPr>
          <w:rStyle w:val="anegp0gi0b9av8jahpyh"/>
          <w:color w:val="000000"/>
          <w:lang w:val="ru-RU"/>
        </w:rPr>
        <w:t>серии этанола и в ксилоле, и</w:t>
      </w:r>
      <w:r w:rsidR="000F0EC4" w:rsidRPr="00D92967">
        <w:rPr>
          <w:color w:val="000000"/>
          <w:lang w:val="ru-RU"/>
        </w:rPr>
        <w:t xml:space="preserve"> </w:t>
      </w:r>
      <w:r w:rsidR="000F0EC4" w:rsidRPr="00D92967">
        <w:rPr>
          <w:rStyle w:val="anegp0gi0b9av8jahpyh"/>
          <w:color w:val="000000"/>
          <w:lang w:val="ru-RU"/>
        </w:rPr>
        <w:t>пропитаны</w:t>
      </w:r>
      <w:r w:rsidR="000F0EC4" w:rsidRPr="00D92967">
        <w:rPr>
          <w:color w:val="000000"/>
          <w:lang w:val="ru-RU"/>
        </w:rPr>
        <w:t xml:space="preserve"> </w:t>
      </w:r>
      <w:r w:rsidR="000F0EC4" w:rsidRPr="00D92967">
        <w:rPr>
          <w:rStyle w:val="anegp0gi0b9av8jahpyh"/>
          <w:color w:val="000000"/>
          <w:lang w:val="ru-RU"/>
        </w:rPr>
        <w:t>парафином с использованием станции для</w:t>
      </w:r>
      <w:r w:rsidR="000F0EC4" w:rsidRPr="00D92967">
        <w:rPr>
          <w:color w:val="000000"/>
          <w:lang w:val="ru-RU"/>
        </w:rPr>
        <w:t xml:space="preserve"> проводки </w:t>
      </w:r>
      <w:r w:rsidR="000F0EC4" w:rsidRPr="00D92967">
        <w:rPr>
          <w:rStyle w:val="anegp0gi0b9av8jahpyh"/>
          <w:color w:val="000000"/>
          <w:lang w:val="ru-RU"/>
        </w:rPr>
        <w:t xml:space="preserve">(STP-120, </w:t>
      </w:r>
      <w:proofErr w:type="spellStart"/>
      <w:r w:rsidR="000F0EC4" w:rsidRPr="00D92967">
        <w:rPr>
          <w:rStyle w:val="anegp0gi0b9av8jahpyh"/>
          <w:color w:val="000000"/>
          <w:lang w:val="ru-RU"/>
        </w:rPr>
        <w:t>Thermo</w:t>
      </w:r>
      <w:proofErr w:type="spellEnd"/>
      <w:r w:rsidR="000F0EC4" w:rsidRPr="00D92967">
        <w:rPr>
          <w:rStyle w:val="anegp0gi0b9av8jahpyh"/>
          <w:color w:val="000000"/>
          <w:lang w:val="ru-RU"/>
        </w:rPr>
        <w:t xml:space="preserve"> </w:t>
      </w:r>
      <w:proofErr w:type="spellStart"/>
      <w:r w:rsidR="000F0EC4" w:rsidRPr="00D92967">
        <w:rPr>
          <w:rStyle w:val="anegp0gi0b9av8jahpyh"/>
          <w:color w:val="000000"/>
          <w:lang w:val="ru-RU"/>
        </w:rPr>
        <w:t>Scientific</w:t>
      </w:r>
      <w:proofErr w:type="spellEnd"/>
      <w:r w:rsidR="000F0EC4" w:rsidRPr="00D92967">
        <w:rPr>
          <w:rStyle w:val="anegp0gi0b9av8jahpyh"/>
          <w:color w:val="000000"/>
          <w:lang w:val="ru-RU"/>
        </w:rPr>
        <w:t xml:space="preserve">). Затем изготавливали парафиновые гистологические блоки с </w:t>
      </w:r>
      <w:r w:rsidR="000F0EC4" w:rsidRPr="00D92967">
        <w:rPr>
          <w:color w:val="000000"/>
          <w:lang w:val="ru-RU"/>
        </w:rPr>
        <w:t>образцами печени с помощью аппарата для заливки (</w:t>
      </w:r>
      <w:r w:rsidR="000F0EC4" w:rsidRPr="00D92967">
        <w:rPr>
          <w:color w:val="000000"/>
          <w:lang w:val="en-US"/>
        </w:rPr>
        <w:t>EC</w:t>
      </w:r>
      <w:r w:rsidR="000F0EC4" w:rsidRPr="00D92967">
        <w:rPr>
          <w:color w:val="000000"/>
          <w:lang w:val="ru-RU"/>
        </w:rPr>
        <w:t xml:space="preserve">-350, </w:t>
      </w:r>
      <w:proofErr w:type="spellStart"/>
      <w:r w:rsidR="000F0EC4" w:rsidRPr="00D92967">
        <w:rPr>
          <w:rStyle w:val="anegp0gi0b9av8jahpyh"/>
          <w:color w:val="000000"/>
          <w:lang w:val="ru-RU"/>
        </w:rPr>
        <w:t>Thermo</w:t>
      </w:r>
      <w:proofErr w:type="spellEnd"/>
      <w:r w:rsidR="000F0EC4" w:rsidRPr="00D92967">
        <w:rPr>
          <w:rStyle w:val="anegp0gi0b9av8jahpyh"/>
          <w:color w:val="000000"/>
          <w:lang w:val="ru-RU"/>
        </w:rPr>
        <w:t xml:space="preserve"> </w:t>
      </w:r>
      <w:proofErr w:type="spellStart"/>
      <w:r w:rsidR="000F0EC4" w:rsidRPr="00D92967">
        <w:rPr>
          <w:rStyle w:val="anegp0gi0b9av8jahpyh"/>
          <w:color w:val="000000"/>
          <w:lang w:val="ru-RU"/>
        </w:rPr>
        <w:t>Scientific</w:t>
      </w:r>
      <w:proofErr w:type="spellEnd"/>
      <w:r w:rsidR="000F0EC4" w:rsidRPr="00D92967">
        <w:rPr>
          <w:color w:val="000000"/>
          <w:lang w:val="ru-RU"/>
        </w:rPr>
        <w:t xml:space="preserve">). На ротационном </w:t>
      </w:r>
      <w:r w:rsidR="000F0EC4" w:rsidRPr="00D92967">
        <w:rPr>
          <w:rStyle w:val="anegp0gi0b9av8jahpyh"/>
          <w:color w:val="000000"/>
          <w:lang w:val="ru-RU"/>
        </w:rPr>
        <w:t>микротоме</w:t>
      </w:r>
      <w:r w:rsidR="000F0EC4" w:rsidRPr="00D92967">
        <w:rPr>
          <w:color w:val="000000"/>
          <w:lang w:val="ru-RU"/>
        </w:rPr>
        <w:t xml:space="preserve"> </w:t>
      </w:r>
      <w:proofErr w:type="spellStart"/>
      <w:r w:rsidR="000F0EC4" w:rsidRPr="00D92967">
        <w:rPr>
          <w:color w:val="000000"/>
          <w:lang w:val="ru-RU"/>
        </w:rPr>
        <w:t>Microm</w:t>
      </w:r>
      <w:proofErr w:type="spellEnd"/>
      <w:r w:rsidR="000F0EC4" w:rsidRPr="00D92967">
        <w:rPr>
          <w:color w:val="000000"/>
          <w:lang w:val="ru-RU"/>
        </w:rPr>
        <w:t xml:space="preserve"> HM </w:t>
      </w:r>
      <w:proofErr w:type="spellStart"/>
      <w:r w:rsidR="000F0EC4" w:rsidRPr="00D92967">
        <w:rPr>
          <w:color w:val="000000"/>
          <w:lang w:val="ru-RU"/>
        </w:rPr>
        <w:t>355S</w:t>
      </w:r>
      <w:proofErr w:type="spellEnd"/>
      <w:r w:rsidR="000F0EC4" w:rsidRPr="00D92967">
        <w:rPr>
          <w:color w:val="000000"/>
          <w:lang w:val="ru-RU"/>
        </w:rPr>
        <w:t xml:space="preserve"> (</w:t>
      </w:r>
      <w:proofErr w:type="spellStart"/>
      <w:r w:rsidR="000F0EC4" w:rsidRPr="00D92967">
        <w:rPr>
          <w:color w:val="000000"/>
          <w:lang w:val="ru-RU"/>
        </w:rPr>
        <w:t>Thermo</w:t>
      </w:r>
      <w:proofErr w:type="spellEnd"/>
      <w:r w:rsidR="000F0EC4" w:rsidRPr="00D92967">
        <w:rPr>
          <w:color w:val="000000"/>
          <w:lang w:val="ru-RU"/>
        </w:rPr>
        <w:t xml:space="preserve"> Scientific) </w:t>
      </w:r>
      <w:r w:rsidR="000F0EC4" w:rsidRPr="00D92967">
        <w:rPr>
          <w:rStyle w:val="anegp0gi0b9av8jahpyh"/>
          <w:color w:val="000000"/>
          <w:lang w:val="ru-RU"/>
        </w:rPr>
        <w:t>были</w:t>
      </w:r>
      <w:r w:rsidR="000F0EC4" w:rsidRPr="00D92967">
        <w:rPr>
          <w:color w:val="000000"/>
          <w:lang w:val="ru-RU"/>
        </w:rPr>
        <w:t xml:space="preserve"> </w:t>
      </w:r>
      <w:r w:rsidR="000F0EC4" w:rsidRPr="00D92967">
        <w:rPr>
          <w:rStyle w:val="anegp0gi0b9av8jahpyh"/>
          <w:color w:val="000000"/>
          <w:lang w:val="ru-RU"/>
        </w:rPr>
        <w:t>получены</w:t>
      </w:r>
      <w:r w:rsidR="000F0EC4" w:rsidRPr="00D92967">
        <w:rPr>
          <w:color w:val="000000"/>
          <w:lang w:val="ru-RU"/>
        </w:rPr>
        <w:t xml:space="preserve"> </w:t>
      </w:r>
      <w:r w:rsidR="000F0EC4" w:rsidRPr="00D92967">
        <w:rPr>
          <w:rStyle w:val="anegp0gi0b9av8jahpyh"/>
          <w:color w:val="000000"/>
          <w:lang w:val="ru-RU"/>
        </w:rPr>
        <w:t>срезы</w:t>
      </w:r>
      <w:r w:rsidR="000F0EC4" w:rsidRPr="00D92967">
        <w:rPr>
          <w:color w:val="000000"/>
          <w:lang w:val="ru-RU"/>
        </w:rPr>
        <w:t xml:space="preserve"> печени </w:t>
      </w:r>
      <w:r w:rsidR="000F0EC4" w:rsidRPr="00D92967">
        <w:rPr>
          <w:rStyle w:val="anegp0gi0b9av8jahpyh"/>
          <w:color w:val="000000"/>
          <w:lang w:val="ru-RU"/>
        </w:rPr>
        <w:t>толщиной</w:t>
      </w:r>
      <w:r w:rsidR="000F0EC4" w:rsidRPr="00D92967">
        <w:rPr>
          <w:color w:val="000000"/>
          <w:lang w:val="ru-RU"/>
        </w:rPr>
        <w:t xml:space="preserve"> </w:t>
      </w:r>
      <w:r w:rsidR="000F0EC4" w:rsidRPr="00D92967">
        <w:rPr>
          <w:rStyle w:val="anegp0gi0b9av8jahpyh"/>
          <w:color w:val="000000"/>
          <w:lang w:val="ru-RU"/>
        </w:rPr>
        <w:t>5</w:t>
      </w:r>
      <w:r w:rsidR="000F0EC4" w:rsidRPr="00D92967">
        <w:rPr>
          <w:color w:val="000000"/>
          <w:lang w:val="ru-RU"/>
        </w:rPr>
        <w:t xml:space="preserve"> </w:t>
      </w:r>
      <w:r w:rsidR="000F0EC4" w:rsidRPr="00D92967">
        <w:rPr>
          <w:rStyle w:val="anegp0gi0b9av8jahpyh"/>
          <w:color w:val="000000"/>
          <w:lang w:val="ru-RU"/>
        </w:rPr>
        <w:t>мкм.</w:t>
      </w:r>
      <w:r w:rsidR="000F0EC4" w:rsidRPr="00D92967">
        <w:rPr>
          <w:color w:val="000000"/>
          <w:lang w:val="ru-RU"/>
        </w:rPr>
        <w:t xml:space="preserve"> </w:t>
      </w:r>
      <w:r w:rsidR="000F0EC4" w:rsidRPr="00D92967">
        <w:rPr>
          <w:rStyle w:val="anegp0gi0b9av8jahpyh"/>
          <w:color w:val="000000"/>
          <w:lang w:val="ru-RU"/>
        </w:rPr>
        <w:t xml:space="preserve">В дальнейшем парафиновые срезы окрашивались по стандартным протоколам гематоксилином и эозином, трихромом Массону и </w:t>
      </w:r>
      <w:r w:rsidR="000F0EC4" w:rsidRPr="00D92967">
        <w:rPr>
          <w:rStyle w:val="anegp0gi0b9av8jahpyh"/>
          <w:color w:val="000000"/>
          <w:lang w:val="en-US"/>
        </w:rPr>
        <w:t>P</w:t>
      </w:r>
      <w:r w:rsidR="000F0EC4" w:rsidRPr="00D92967">
        <w:rPr>
          <w:rStyle w:val="anegp0gi0b9av8jahpyh"/>
          <w:color w:val="000000"/>
          <w:lang w:val="ru-RU"/>
        </w:rPr>
        <w:t>.</w:t>
      </w:r>
      <w:r w:rsidR="000F0EC4" w:rsidRPr="00D92967">
        <w:rPr>
          <w:rStyle w:val="anegp0gi0b9av8jahpyh"/>
          <w:color w:val="000000"/>
          <w:lang w:val="en-US"/>
        </w:rPr>
        <w:t>A</w:t>
      </w:r>
      <w:r w:rsidR="000F0EC4" w:rsidRPr="00D92967">
        <w:rPr>
          <w:rStyle w:val="anegp0gi0b9av8jahpyh"/>
          <w:color w:val="000000"/>
          <w:lang w:val="ru-RU"/>
        </w:rPr>
        <w:t>.</w:t>
      </w:r>
      <w:r w:rsidR="000F0EC4" w:rsidRPr="00D92967">
        <w:rPr>
          <w:rStyle w:val="anegp0gi0b9av8jahpyh"/>
          <w:color w:val="000000"/>
          <w:lang w:val="en-US"/>
        </w:rPr>
        <w:t>S</w:t>
      </w:r>
      <w:r w:rsidR="000F0EC4" w:rsidRPr="00D92967">
        <w:rPr>
          <w:rStyle w:val="anegp0gi0b9av8jahpyh"/>
          <w:color w:val="000000"/>
          <w:lang w:val="ru-RU"/>
        </w:rPr>
        <w:t>.</w:t>
      </w:r>
      <w:r w:rsidR="000F0EC4" w:rsidRPr="00D92967">
        <w:rPr>
          <w:rStyle w:val="anegp0gi0b9av8jahpyh"/>
          <w:color w:val="000000"/>
          <w:lang w:val="en-US"/>
        </w:rPr>
        <w:t>M</w:t>
      </w:r>
      <w:r w:rsidR="000F0EC4" w:rsidRPr="00D92967">
        <w:rPr>
          <w:rStyle w:val="anegp0gi0b9av8jahpyh"/>
          <w:color w:val="000000"/>
          <w:lang w:val="ru-RU"/>
        </w:rPr>
        <w:t xml:space="preserve">. </w:t>
      </w:r>
    </w:p>
    <w:p w14:paraId="05FBD665" w14:textId="77777777" w:rsidR="00103F0B" w:rsidRPr="00D92967" w:rsidRDefault="00103F0B" w:rsidP="008A2BF3">
      <w:pPr>
        <w:pStyle w:val="ad"/>
        <w:shd w:val="clear" w:color="auto" w:fill="FFFFFF"/>
        <w:spacing w:beforeAutospacing="0" w:afterAutospacing="0" w:line="276" w:lineRule="auto"/>
        <w:jc w:val="both"/>
        <w:rPr>
          <w:rStyle w:val="anegp0gi0b9av8jahpyh"/>
          <w:color w:val="000000"/>
          <w:lang w:val="ru-RU"/>
        </w:rPr>
      </w:pPr>
    </w:p>
    <w:p w14:paraId="727FAEB3" w14:textId="16A4E2E8" w:rsidR="00D12E93" w:rsidRPr="00103F0B" w:rsidRDefault="00103F0B" w:rsidP="00D12E93">
      <w:pPr>
        <w:pStyle w:val="ad"/>
        <w:shd w:val="clear" w:color="auto" w:fill="FFFFFF"/>
        <w:spacing w:beforeAutospacing="0" w:afterAutospacing="0" w:line="276" w:lineRule="auto"/>
        <w:jc w:val="both"/>
        <w:rPr>
          <w:rStyle w:val="anegp0gi0b9av8jahpyh"/>
          <w:b/>
          <w:bCs/>
          <w:color w:val="000000"/>
          <w:lang w:val="ru-RU"/>
        </w:rPr>
      </w:pPr>
      <w:r w:rsidRPr="00103F0B">
        <w:rPr>
          <w:rStyle w:val="anegp0gi0b9av8jahpyh"/>
          <w:b/>
          <w:bCs/>
          <w:color w:val="000000"/>
          <w:lang w:val="ru-RU"/>
        </w:rPr>
        <w:t>Оценка интенсивности инвазии</w:t>
      </w:r>
    </w:p>
    <w:p w14:paraId="7B4BCF4F" w14:textId="19DDD1AC" w:rsidR="00D12E93" w:rsidRPr="00D92967" w:rsidRDefault="00D12E93" w:rsidP="00D12E93">
      <w:pPr>
        <w:pStyle w:val="ad"/>
        <w:shd w:val="clear" w:color="auto" w:fill="FFFFFF"/>
        <w:spacing w:beforeAutospacing="0" w:afterAutospacing="0" w:line="276" w:lineRule="auto"/>
        <w:ind w:firstLine="567"/>
        <w:jc w:val="both"/>
        <w:rPr>
          <w:lang w:val="ru-RU"/>
        </w:rPr>
      </w:pPr>
      <w:commentRangeStart w:id="11"/>
      <w:r w:rsidRPr="00D92967">
        <w:rPr>
          <w:lang w:val="ru-RU"/>
        </w:rPr>
        <w:t xml:space="preserve">Для оценки интенсивности инвазии </w:t>
      </w:r>
      <w:r w:rsidRPr="00D92967">
        <w:rPr>
          <w:i/>
          <w:iCs/>
          <w:lang w:val="ru-RU"/>
        </w:rPr>
        <w:t>О. felineus</w:t>
      </w:r>
      <w:r w:rsidRPr="00D92967">
        <w:rPr>
          <w:iCs/>
          <w:lang w:val="ru-RU"/>
        </w:rPr>
        <w:t xml:space="preserve"> у</w:t>
      </w:r>
      <w:r w:rsidRPr="00D92967">
        <w:rPr>
          <w:i/>
          <w:iCs/>
          <w:lang w:val="ru-RU"/>
        </w:rPr>
        <w:t xml:space="preserve"> </w:t>
      </w:r>
      <w:r w:rsidRPr="00D92967">
        <w:rPr>
          <w:iCs/>
          <w:lang w:val="ru-RU"/>
        </w:rPr>
        <w:t>различных</w:t>
      </w:r>
      <w:r w:rsidRPr="00D92967">
        <w:rPr>
          <w:i/>
          <w:iCs/>
          <w:lang w:val="ru-RU"/>
        </w:rPr>
        <w:t xml:space="preserve"> </w:t>
      </w:r>
      <w:r w:rsidRPr="00D92967">
        <w:rPr>
          <w:lang w:val="ru-RU"/>
        </w:rPr>
        <w:t>лабораторных животных</w:t>
      </w:r>
      <w:r w:rsidRPr="00D92967">
        <w:rPr>
          <w:i/>
          <w:iCs/>
          <w:lang w:val="ru-RU"/>
        </w:rPr>
        <w:t xml:space="preserve"> </w:t>
      </w:r>
      <w:r w:rsidRPr="00D92967">
        <w:rPr>
          <w:lang w:val="ru-RU"/>
        </w:rPr>
        <w:t xml:space="preserve">проводился подсчет </w:t>
      </w:r>
      <w:proofErr w:type="gramStart"/>
      <w:r w:rsidRPr="00D92967">
        <w:rPr>
          <w:lang w:val="ru-RU"/>
        </w:rPr>
        <w:t>гельминтов</w:t>
      </w:r>
      <w:proofErr w:type="gramEnd"/>
      <w:r w:rsidRPr="00D92967">
        <w:rPr>
          <w:lang w:val="ru-RU"/>
        </w:rPr>
        <w:t xml:space="preserve"> в</w:t>
      </w:r>
      <w:r>
        <w:rPr>
          <w:lang w:val="ru-RU"/>
        </w:rPr>
        <w:t>ыделенных из</w:t>
      </w:r>
      <w:r w:rsidRPr="00D92967">
        <w:rPr>
          <w:lang w:val="ru-RU"/>
        </w:rPr>
        <w:t xml:space="preserve"> желчных проток</w:t>
      </w:r>
      <w:r>
        <w:rPr>
          <w:lang w:val="ru-RU"/>
        </w:rPr>
        <w:t>ов</w:t>
      </w:r>
      <w:r w:rsidRPr="00D92967">
        <w:rPr>
          <w:lang w:val="ru-RU"/>
        </w:rPr>
        <w:t xml:space="preserve"> печени и яиц гельминта в фекалиях хозяина через 1 и 3 месяца после заражения.</w:t>
      </w:r>
      <w:r w:rsidRPr="00D92967">
        <w:rPr>
          <w:noProof/>
          <w:lang w:val="ru-RU" w:eastAsia="ru-RU"/>
        </w:rPr>
        <w:t xml:space="preserve"> </w:t>
      </w:r>
      <w:commentRangeEnd w:id="11"/>
      <w:r>
        <w:rPr>
          <w:rStyle w:val="af"/>
        </w:rPr>
        <w:commentReference w:id="11"/>
      </w:r>
      <w:r w:rsidRPr="00D12E93">
        <w:rPr>
          <w:lang w:val="ru-RU"/>
        </w:rPr>
        <w:t xml:space="preserve"> </w:t>
      </w:r>
      <w:r>
        <w:rPr>
          <w:lang w:val="ru-RU"/>
        </w:rPr>
        <w:t>П</w:t>
      </w:r>
      <w:r w:rsidRPr="00D92967">
        <w:rPr>
          <w:lang w:val="ru-RU"/>
        </w:rPr>
        <w:t xml:space="preserve">одсчет яиц в фекалиях с помощью набора </w:t>
      </w:r>
      <w:r w:rsidRPr="00D92967">
        <w:rPr>
          <w:lang w:val="en-US"/>
        </w:rPr>
        <w:t>Mini</w:t>
      </w:r>
      <w:r w:rsidRPr="00D92967">
        <w:rPr>
          <w:lang w:val="ru-RU"/>
        </w:rPr>
        <w:t xml:space="preserve"> </w:t>
      </w:r>
      <w:proofErr w:type="spellStart"/>
      <w:r w:rsidRPr="00D92967">
        <w:rPr>
          <w:lang w:val="en-US"/>
        </w:rPr>
        <w:t>Parasep</w:t>
      </w:r>
      <w:proofErr w:type="spellEnd"/>
      <w:r w:rsidRPr="00D92967">
        <w:rPr>
          <w:lang w:val="ru-RU"/>
        </w:rPr>
        <w:t xml:space="preserve"> 15</w:t>
      </w:r>
      <w:r w:rsidRPr="00D92967">
        <w:rPr>
          <w:lang w:val="en-US"/>
        </w:rPr>
        <w:t>ml</w:t>
      </w:r>
      <w:r w:rsidRPr="00D92967">
        <w:rPr>
          <w:lang w:val="ru-RU"/>
        </w:rPr>
        <w:t xml:space="preserve"> </w:t>
      </w:r>
      <w:r w:rsidRPr="00D92967">
        <w:rPr>
          <w:lang w:val="en-US"/>
        </w:rPr>
        <w:t>Intestinal</w:t>
      </w:r>
      <w:r w:rsidRPr="00D92967">
        <w:rPr>
          <w:lang w:val="ru-RU"/>
        </w:rPr>
        <w:t xml:space="preserve"> </w:t>
      </w:r>
      <w:r w:rsidRPr="00D92967">
        <w:rPr>
          <w:lang w:val="en-US"/>
        </w:rPr>
        <w:t>Parasite</w:t>
      </w:r>
      <w:r w:rsidRPr="00D92967">
        <w:rPr>
          <w:lang w:val="ru-RU"/>
        </w:rPr>
        <w:t xml:space="preserve"> </w:t>
      </w:r>
      <w:r w:rsidRPr="00D92967">
        <w:rPr>
          <w:lang w:val="en-US"/>
        </w:rPr>
        <w:t>Concentrator</w:t>
      </w:r>
      <w:r w:rsidRPr="00D92967">
        <w:rPr>
          <w:lang w:val="ru-RU"/>
        </w:rPr>
        <w:t xml:space="preserve"> (</w:t>
      </w:r>
      <w:r w:rsidRPr="00D92967">
        <w:rPr>
          <w:lang w:val="en-US"/>
        </w:rPr>
        <w:t>A</w:t>
      </w:r>
      <w:proofErr w:type="spellStart"/>
      <w:r w:rsidRPr="00D92967">
        <w:rPr>
          <w:lang w:val="ru-RU"/>
        </w:rPr>
        <w:t>pacor</w:t>
      </w:r>
      <w:proofErr w:type="spellEnd"/>
      <w:r w:rsidRPr="00D92967">
        <w:rPr>
          <w:lang w:val="ru-RU"/>
        </w:rPr>
        <w:t>, Великобритания)</w:t>
      </w:r>
      <w:r>
        <w:rPr>
          <w:lang w:val="ru-RU"/>
        </w:rPr>
        <w:t xml:space="preserve">, </w:t>
      </w:r>
      <w:r w:rsidRPr="00D92967">
        <w:rPr>
          <w:lang w:val="ru-RU"/>
        </w:rPr>
        <w:t xml:space="preserve">проводили анализ на микроскопе </w:t>
      </w:r>
      <w:proofErr w:type="spellStart"/>
      <w:r w:rsidRPr="00D92967">
        <w:rPr>
          <w:rStyle w:val="anegp0gi0b9av8jahpyh"/>
          <w:color w:val="000000"/>
          <w:lang w:val="en-US" w:eastAsia="zh-CN"/>
        </w:rPr>
        <w:t>Lacopa</w:t>
      </w:r>
      <w:proofErr w:type="spellEnd"/>
      <w:r w:rsidRPr="00D92967">
        <w:rPr>
          <w:rStyle w:val="anegp0gi0b9av8jahpyh"/>
          <w:color w:val="000000"/>
          <w:lang w:val="ru-RU" w:eastAsia="zh-CN"/>
        </w:rPr>
        <w:t xml:space="preserve"> </w:t>
      </w:r>
      <w:r w:rsidRPr="00D92967">
        <w:rPr>
          <w:rStyle w:val="anegp0gi0b9av8jahpyh"/>
          <w:color w:val="000000"/>
          <w:lang w:val="en-US" w:eastAsia="zh-CN"/>
        </w:rPr>
        <w:t>c</w:t>
      </w:r>
      <w:r w:rsidRPr="00D92967">
        <w:rPr>
          <w:rStyle w:val="anegp0gi0b9av8jahpyh"/>
          <w:color w:val="000000"/>
          <w:lang w:val="ru-RU" w:eastAsia="zh-CN"/>
        </w:rPr>
        <w:t xml:space="preserve"> </w:t>
      </w:r>
      <w:r w:rsidRPr="00D92967">
        <w:rPr>
          <w:rStyle w:val="anegp0gi0b9av8jahpyh"/>
          <w:color w:val="000000"/>
          <w:lang w:val="ru-RU"/>
        </w:rPr>
        <w:t xml:space="preserve">камерой </w:t>
      </w:r>
      <w:proofErr w:type="spellStart"/>
      <w:r w:rsidRPr="00D92967">
        <w:rPr>
          <w:rStyle w:val="anegp0gi0b9av8jahpyh"/>
          <w:color w:val="000000"/>
          <w:lang w:val="en-US" w:eastAsia="zh-CN"/>
        </w:rPr>
        <w:t>Lacopa</w:t>
      </w:r>
      <w:proofErr w:type="spellEnd"/>
      <w:r w:rsidRPr="00D92967">
        <w:rPr>
          <w:rStyle w:val="anegp0gi0b9av8jahpyh"/>
          <w:color w:val="000000"/>
          <w:lang w:val="ru-RU" w:eastAsia="zh-CN"/>
        </w:rPr>
        <w:t xml:space="preserve"> </w:t>
      </w:r>
      <w:r w:rsidRPr="00D92967">
        <w:rPr>
          <w:rStyle w:val="anegp0gi0b9av8jahpyh"/>
          <w:color w:val="000000"/>
          <w:lang w:val="en-US" w:eastAsia="zh-CN"/>
        </w:rPr>
        <w:t>PC</w:t>
      </w:r>
      <w:r w:rsidRPr="00D92967">
        <w:rPr>
          <w:rStyle w:val="anegp0gi0b9av8jahpyh"/>
          <w:color w:val="000000"/>
          <w:lang w:val="ru-RU" w:eastAsia="zh-CN"/>
        </w:rPr>
        <w:t>3-</w:t>
      </w:r>
      <w:r w:rsidRPr="00D92967">
        <w:rPr>
          <w:rStyle w:val="anegp0gi0b9av8jahpyh"/>
          <w:color w:val="000000"/>
          <w:lang w:val="en-US" w:eastAsia="zh-CN"/>
        </w:rPr>
        <w:t>HI</w:t>
      </w:r>
      <w:r w:rsidRPr="00D92967">
        <w:rPr>
          <w:rStyle w:val="anegp0gi0b9av8jahpyh"/>
          <w:color w:val="000000"/>
          <w:lang w:val="ru-RU" w:eastAsia="zh-CN"/>
        </w:rPr>
        <w:t>20</w:t>
      </w:r>
      <w:r w:rsidRPr="00D92967">
        <w:rPr>
          <w:rStyle w:val="anegp0gi0b9av8jahpyh"/>
          <w:color w:val="000000"/>
          <w:lang w:val="en-US" w:eastAsia="zh-CN"/>
        </w:rPr>
        <w:t>M</w:t>
      </w:r>
      <w:r w:rsidRPr="00D92967">
        <w:rPr>
          <w:lang w:val="ru-RU"/>
        </w:rPr>
        <w:t xml:space="preserve">, с повторностью 3 стекла на одно животное. В дальнейшем полученные результаты нормировали на 1 грамм образца </w:t>
      </w:r>
      <w:r w:rsidRPr="00D92967">
        <w:rPr>
          <w:lang w:val="ru-RU"/>
        </w:rPr>
        <w:fldChar w:fldCharType="begin"/>
      </w:r>
      <w:r w:rsidRPr="00D92967">
        <w:rPr>
          <w:lang w:val="ru-RU"/>
        </w:rPr>
        <w:instrText xml:space="preserve"> ADDIN ZOTERO_ITEM CSL_CITATION {"citationID":"jTvL26xc","properties":{"formattedCitation":"(Katz, Chaves, Pellegrino, 1972)","plainCitation":"(Katz, Chaves, Pellegrino, 1972)","dontUpdate":true,"noteIndex":0},"citationItems":[{"id":108,"uris":["http://zotero.org/users/18479671/items/CRZSCEYH"],"itemData":{"id":108,"type":"article-journal","container-title":"Revista Do Instituto De Medicina Tropical De Sao Paulo","ISSN":"0036-4665","issue":"6","journalAbbreviation":"Rev Inst Med Trop Sao Paulo","language":"eng","page":"397-400","PMID":"4675644","source":"PubMed","title":"A simple device for quantitative stool thick-smear technique in Schistosomiasis mansoni","volume":"14","author":[{"family":"Katz","given":"N."},{"family":"Chaves","given":"A."},{"family":"Pellegrino","given":"J."}],"issued":{"date-parts":[["1972"]]}}}],"schema":"https://github.com/citation-style-language/schema/raw/master/csl-citation.json"} </w:instrText>
      </w:r>
      <w:r w:rsidRPr="00D92967">
        <w:rPr>
          <w:lang w:val="ru-RU"/>
        </w:rPr>
        <w:fldChar w:fldCharType="separate"/>
      </w:r>
      <w:r w:rsidRPr="00D92967">
        <w:rPr>
          <w:noProof/>
          <w:lang w:val="ru-RU"/>
        </w:rPr>
        <w:t xml:space="preserve">(Katz </w:t>
      </w:r>
      <w:r w:rsidRPr="00D92967">
        <w:rPr>
          <w:color w:val="000000" w:themeColor="text1"/>
        </w:rPr>
        <w:t>et</w:t>
      </w:r>
      <w:r w:rsidRPr="00D92967">
        <w:rPr>
          <w:color w:val="000000" w:themeColor="text1"/>
          <w:lang w:val="ru-RU"/>
        </w:rPr>
        <w:t xml:space="preserve"> </w:t>
      </w:r>
      <w:r w:rsidRPr="00D92967">
        <w:rPr>
          <w:color w:val="000000" w:themeColor="text1"/>
        </w:rPr>
        <w:t>al</w:t>
      </w:r>
      <w:r w:rsidRPr="00D92967">
        <w:rPr>
          <w:color w:val="000000" w:themeColor="text1"/>
          <w:lang w:val="ru-RU"/>
        </w:rPr>
        <w:t>.</w:t>
      </w:r>
      <w:r w:rsidRPr="00D92967">
        <w:rPr>
          <w:noProof/>
          <w:lang w:val="ru-RU"/>
        </w:rPr>
        <w:t>, 1972)</w:t>
      </w:r>
      <w:r w:rsidRPr="00D92967">
        <w:rPr>
          <w:lang w:val="ru-RU"/>
        </w:rPr>
        <w:fldChar w:fldCharType="end"/>
      </w:r>
      <w:r w:rsidRPr="00D92967">
        <w:rPr>
          <w:lang w:val="ru-RU"/>
        </w:rPr>
        <w:t>.</w:t>
      </w:r>
    </w:p>
    <w:p w14:paraId="0CF67BDC" w14:textId="265CFBD1" w:rsidR="00D12E93" w:rsidRPr="00D92967" w:rsidRDefault="00D12E93" w:rsidP="00D12E93">
      <w:pPr>
        <w:spacing w:after="0" w:line="276" w:lineRule="auto"/>
        <w:jc w:val="both"/>
        <w:rPr>
          <w:rFonts w:ascii="Times New Roman" w:hAnsi="Times New Roman" w:cs="Times New Roman"/>
          <w:lang w:val="ru-RU"/>
        </w:rPr>
      </w:pPr>
    </w:p>
    <w:p w14:paraId="2574E4D4" w14:textId="77777777" w:rsidR="00D12E93" w:rsidRPr="00D12E93" w:rsidRDefault="00D12E93" w:rsidP="00D12E93">
      <w:pPr>
        <w:pStyle w:val="ad"/>
        <w:shd w:val="clear" w:color="auto" w:fill="FFFFFF"/>
        <w:spacing w:beforeAutospacing="0" w:afterAutospacing="0" w:line="276" w:lineRule="auto"/>
        <w:jc w:val="both"/>
        <w:rPr>
          <w:rStyle w:val="anegp0gi0b9av8jahpyh"/>
          <w:color w:val="000000"/>
          <w:lang w:val="ru-RU"/>
        </w:rPr>
      </w:pPr>
    </w:p>
    <w:p w14:paraId="11E241E7" w14:textId="77777777" w:rsidR="005B09AF" w:rsidRPr="005B09AF" w:rsidRDefault="005B09AF" w:rsidP="00EA61AB">
      <w:pPr>
        <w:spacing w:after="0" w:line="276" w:lineRule="auto"/>
        <w:jc w:val="both"/>
        <w:rPr>
          <w:rFonts w:ascii="Times New Roman" w:hAnsi="Times New Roman" w:cs="Times New Roman"/>
          <w:bdr w:val="none" w:sz="0" w:space="0" w:color="auto" w:frame="1"/>
          <w:lang w:val="ru-RU"/>
        </w:rPr>
      </w:pPr>
    </w:p>
    <w:p w14:paraId="233502D2" w14:textId="77777777" w:rsidR="002C18B1" w:rsidRPr="00D92967" w:rsidRDefault="002C18B1" w:rsidP="00EA61AB">
      <w:pPr>
        <w:spacing w:after="0" w:line="276" w:lineRule="auto"/>
        <w:jc w:val="both"/>
        <w:rPr>
          <w:rFonts w:ascii="Times New Roman" w:eastAsia="Times New Roman" w:hAnsi="Times New Roman" w:cs="Times New Roman"/>
          <w:b/>
          <w:bCs/>
          <w:color w:val="000000"/>
          <w:kern w:val="0"/>
          <w:lang w:eastAsia="ja-JP"/>
          <w14:ligatures w14:val="none"/>
        </w:rPr>
      </w:pPr>
      <w:r w:rsidRPr="00D92967">
        <w:rPr>
          <w:rFonts w:ascii="Times New Roman" w:eastAsia="Times New Roman" w:hAnsi="Times New Roman" w:cs="Times New Roman"/>
          <w:b/>
          <w:bCs/>
          <w:color w:val="000000"/>
          <w:kern w:val="0"/>
          <w:lang w:eastAsia="ja-JP"/>
          <w14:ligatures w14:val="none"/>
        </w:rPr>
        <w:t xml:space="preserve">Statistical analysis </w:t>
      </w:r>
    </w:p>
    <w:p w14:paraId="248964A1" w14:textId="1EE06FFD" w:rsidR="00883BCB" w:rsidRPr="00D92967" w:rsidRDefault="002C18B1" w:rsidP="00EA61AB">
      <w:pPr>
        <w:spacing w:after="0" w:line="276" w:lineRule="auto"/>
        <w:jc w:val="both"/>
        <w:rPr>
          <w:rFonts w:ascii="Times New Roman" w:eastAsia="Times New Roman" w:hAnsi="Times New Roman" w:cs="Times New Roman"/>
          <w:color w:val="000000"/>
          <w:kern w:val="0"/>
          <w:lang w:eastAsia="ja-JP"/>
          <w14:ligatures w14:val="none"/>
        </w:rPr>
      </w:pPr>
      <w:r w:rsidRPr="00D92967">
        <w:rPr>
          <w:rFonts w:ascii="Times New Roman" w:eastAsia="Times New Roman" w:hAnsi="Times New Roman" w:cs="Times New Roman"/>
          <w:color w:val="000000"/>
          <w:kern w:val="0"/>
          <w:lang w:eastAsia="ja-JP"/>
          <w14:ligatures w14:val="none"/>
        </w:rPr>
        <w:t xml:space="preserve">Statistical analysis was performed using Python (version 3.13.5). Data preprocessing was carried out with the </w:t>
      </w:r>
      <w:proofErr w:type="gramStart"/>
      <w:r w:rsidRPr="00D92967">
        <w:rPr>
          <w:rFonts w:ascii="Times New Roman" w:eastAsia="Times New Roman" w:hAnsi="Times New Roman" w:cs="Times New Roman"/>
          <w:color w:val="000000"/>
          <w:kern w:val="0"/>
          <w:lang w:eastAsia="ja-JP"/>
          <w14:ligatures w14:val="none"/>
        </w:rPr>
        <w:t>pandas</w:t>
      </w:r>
      <w:proofErr w:type="gramEnd"/>
      <w:r w:rsidRPr="00D92967">
        <w:rPr>
          <w:rFonts w:ascii="Times New Roman" w:eastAsia="Times New Roman" w:hAnsi="Times New Roman" w:cs="Times New Roman"/>
          <w:color w:val="000000"/>
          <w:kern w:val="0"/>
          <w:lang w:eastAsia="ja-JP"/>
          <w14:ligatures w14:val="none"/>
        </w:rPr>
        <w:t xml:space="preserve"> package (version 2.3.1). The Shapiro-Wilk test (</w:t>
      </w:r>
      <w:proofErr w:type="spellStart"/>
      <w:r w:rsidRPr="00D92967">
        <w:rPr>
          <w:rFonts w:ascii="Times New Roman" w:eastAsia="Times New Roman" w:hAnsi="Times New Roman" w:cs="Times New Roman"/>
          <w:color w:val="000000"/>
          <w:kern w:val="0"/>
          <w:lang w:eastAsia="ja-JP"/>
          <w14:ligatures w14:val="none"/>
        </w:rPr>
        <w:t>scipy</w:t>
      </w:r>
      <w:proofErr w:type="spellEnd"/>
      <w:r w:rsidRPr="00D92967">
        <w:rPr>
          <w:rFonts w:ascii="Times New Roman" w:eastAsia="Times New Roman" w:hAnsi="Times New Roman" w:cs="Times New Roman"/>
          <w:color w:val="000000"/>
          <w:kern w:val="0"/>
          <w:lang w:eastAsia="ja-JP"/>
          <w14:ligatures w14:val="none"/>
        </w:rPr>
        <w:t xml:space="preserve"> package, version 1.16.0) was used to assess the normality of data distribution in each group. For multiple comparisons, the </w:t>
      </w:r>
      <w:proofErr w:type="spellStart"/>
      <w:r w:rsidRPr="00D92967">
        <w:rPr>
          <w:rFonts w:ascii="Times New Roman" w:eastAsia="Times New Roman" w:hAnsi="Times New Roman" w:cs="Times New Roman"/>
          <w:color w:val="000000"/>
          <w:kern w:val="0"/>
          <w:lang w:eastAsia="ja-JP"/>
          <w14:ligatures w14:val="none"/>
        </w:rPr>
        <w:t>Kruskal</w:t>
      </w:r>
      <w:proofErr w:type="spellEnd"/>
      <w:r w:rsidRPr="00D92967">
        <w:rPr>
          <w:rFonts w:ascii="Times New Roman" w:eastAsia="Times New Roman" w:hAnsi="Times New Roman" w:cs="Times New Roman"/>
          <w:color w:val="000000"/>
          <w:kern w:val="0"/>
          <w:lang w:eastAsia="ja-JP"/>
          <w14:ligatures w14:val="none"/>
        </w:rPr>
        <w:t>-Wallis test (</w:t>
      </w:r>
      <w:proofErr w:type="spellStart"/>
      <w:r w:rsidRPr="00D92967">
        <w:rPr>
          <w:rFonts w:ascii="Times New Roman" w:eastAsia="Times New Roman" w:hAnsi="Times New Roman" w:cs="Times New Roman"/>
          <w:color w:val="000000"/>
          <w:kern w:val="0"/>
          <w:lang w:eastAsia="ja-JP"/>
          <w14:ligatures w14:val="none"/>
        </w:rPr>
        <w:t>scipy</w:t>
      </w:r>
      <w:proofErr w:type="spellEnd"/>
      <w:r w:rsidRPr="00D92967">
        <w:rPr>
          <w:rFonts w:ascii="Times New Roman" w:eastAsia="Times New Roman" w:hAnsi="Times New Roman" w:cs="Times New Roman"/>
          <w:color w:val="000000"/>
          <w:kern w:val="0"/>
          <w:lang w:eastAsia="ja-JP"/>
          <w14:ligatures w14:val="none"/>
        </w:rPr>
        <w:t xml:space="preserve"> package, version 1.16.0) </w:t>
      </w:r>
      <w:proofErr w:type="gramStart"/>
      <w:r w:rsidRPr="00D92967">
        <w:rPr>
          <w:rFonts w:ascii="Times New Roman" w:eastAsia="Times New Roman" w:hAnsi="Times New Roman" w:cs="Times New Roman"/>
          <w:color w:val="000000"/>
          <w:kern w:val="0"/>
          <w:lang w:eastAsia="ja-JP"/>
          <w14:ligatures w14:val="none"/>
        </w:rPr>
        <w:t>was applied</w:t>
      </w:r>
      <w:proofErr w:type="gramEnd"/>
      <w:r w:rsidRPr="00D92967">
        <w:rPr>
          <w:rFonts w:ascii="Times New Roman" w:eastAsia="Times New Roman" w:hAnsi="Times New Roman" w:cs="Times New Roman"/>
          <w:color w:val="000000"/>
          <w:kern w:val="0"/>
          <w:lang w:eastAsia="ja-JP"/>
          <w14:ligatures w14:val="none"/>
        </w:rPr>
        <w:t>, followed by pairwise Wilcoxon tests (</w:t>
      </w:r>
      <w:proofErr w:type="spellStart"/>
      <w:r w:rsidRPr="00D92967">
        <w:rPr>
          <w:rFonts w:ascii="Times New Roman" w:eastAsia="Times New Roman" w:hAnsi="Times New Roman" w:cs="Times New Roman"/>
          <w:color w:val="000000"/>
          <w:kern w:val="0"/>
          <w:lang w:eastAsia="ja-JP"/>
          <w14:ligatures w14:val="none"/>
        </w:rPr>
        <w:t>scikit_posthocs</w:t>
      </w:r>
      <w:proofErr w:type="spellEnd"/>
      <w:r w:rsidRPr="00D92967">
        <w:rPr>
          <w:rFonts w:ascii="Times New Roman" w:eastAsia="Times New Roman" w:hAnsi="Times New Roman" w:cs="Times New Roman"/>
          <w:color w:val="000000"/>
          <w:kern w:val="0"/>
          <w:lang w:eastAsia="ja-JP"/>
          <w14:ligatures w14:val="none"/>
        </w:rPr>
        <w:t xml:space="preserve"> package, version 0.11.4) with Benjamini-Hochberg correction for p-value adjustment. Spearman’s rank correlation was calculated using </w:t>
      </w:r>
      <w:proofErr w:type="spellStart"/>
      <w:r w:rsidRPr="00D92967">
        <w:rPr>
          <w:rFonts w:ascii="Times New Roman" w:eastAsia="Times New Roman" w:hAnsi="Times New Roman" w:cs="Times New Roman"/>
          <w:color w:val="000000"/>
          <w:kern w:val="0"/>
          <w:lang w:eastAsia="ja-JP"/>
          <w14:ligatures w14:val="none"/>
        </w:rPr>
        <w:t>scipy</w:t>
      </w:r>
      <w:proofErr w:type="spellEnd"/>
      <w:r w:rsidRPr="00D92967">
        <w:rPr>
          <w:rFonts w:ascii="Times New Roman" w:eastAsia="Times New Roman" w:hAnsi="Times New Roman" w:cs="Times New Roman"/>
          <w:color w:val="000000"/>
          <w:kern w:val="0"/>
          <w:lang w:eastAsia="ja-JP"/>
          <w14:ligatures w14:val="none"/>
        </w:rPr>
        <w:t xml:space="preserve"> package, version 1.16.0. Statistical significance was defined as P &lt; 0.05. Data visualizations were generated using Matplotlib package (version 3.10.3) and Seaborn package (version 0.3.12).</w:t>
      </w:r>
    </w:p>
    <w:p w14:paraId="1FE2444F" w14:textId="77777777" w:rsidR="00902E4D" w:rsidRPr="00D92967" w:rsidRDefault="00902E4D" w:rsidP="00EA61AB">
      <w:pPr>
        <w:spacing w:after="0" w:line="276" w:lineRule="auto"/>
        <w:jc w:val="both"/>
        <w:rPr>
          <w:rFonts w:ascii="Times New Roman" w:eastAsia="Times New Roman" w:hAnsi="Times New Roman" w:cs="Times New Roman"/>
          <w:color w:val="000000"/>
          <w:kern w:val="0"/>
          <w:lang w:eastAsia="ja-JP"/>
          <w14:ligatures w14:val="none"/>
        </w:rPr>
      </w:pPr>
    </w:p>
    <w:p w14:paraId="6C4EA83C" w14:textId="7BD8F859" w:rsidR="00902E4D" w:rsidRPr="0054056A" w:rsidRDefault="00902E4D" w:rsidP="00EA61AB">
      <w:pPr>
        <w:spacing w:after="0" w:line="276" w:lineRule="auto"/>
        <w:jc w:val="both"/>
        <w:rPr>
          <w:rFonts w:ascii="Times New Roman" w:eastAsia="Times New Roman" w:hAnsi="Times New Roman" w:cs="Times New Roman"/>
          <w:b/>
          <w:bCs/>
          <w:color w:val="000000"/>
          <w:kern w:val="0"/>
          <w:lang w:val="ru-RU" w:eastAsia="ja-JP"/>
          <w14:ligatures w14:val="none"/>
        </w:rPr>
      </w:pPr>
      <w:r w:rsidRPr="00D92967">
        <w:rPr>
          <w:rFonts w:ascii="Times New Roman" w:eastAsia="Times New Roman" w:hAnsi="Times New Roman" w:cs="Times New Roman"/>
          <w:b/>
          <w:bCs/>
          <w:color w:val="000000"/>
          <w:kern w:val="0"/>
          <w:lang w:eastAsia="ja-JP"/>
          <w14:ligatures w14:val="none"/>
        </w:rPr>
        <w:t>Results</w:t>
      </w:r>
    </w:p>
    <w:p w14:paraId="1CFDA135" w14:textId="77777777" w:rsidR="00830868" w:rsidRPr="00D92967" w:rsidRDefault="00830868" w:rsidP="00EA61AB">
      <w:pPr>
        <w:spacing w:after="0" w:line="276" w:lineRule="auto"/>
        <w:rPr>
          <w:rFonts w:ascii="Times New Roman" w:hAnsi="Times New Roman" w:cs="Times New Roman"/>
          <w:i/>
          <w:iCs/>
          <w:lang w:val="ru-RU"/>
        </w:rPr>
      </w:pPr>
      <w:bookmarkStart w:id="12" w:name="_Toc231233109"/>
      <w:bookmarkStart w:id="13" w:name="_Toc227240628"/>
      <w:r w:rsidRPr="00D92967">
        <w:rPr>
          <w:rStyle w:val="anegp0gi0b9av8jahpyh"/>
          <w:rFonts w:ascii="Times New Roman" w:hAnsi="Times New Roman" w:cs="Times New Roman"/>
          <w:b/>
          <w:bCs/>
          <w:color w:val="000000"/>
          <w:lang w:val="ru-RU"/>
        </w:rPr>
        <w:t xml:space="preserve">Интенсивность инвазии </w:t>
      </w:r>
      <w:r w:rsidRPr="00D92967">
        <w:rPr>
          <w:rFonts w:ascii="Times New Roman" w:hAnsi="Times New Roman" w:cs="Times New Roman"/>
          <w:b/>
          <w:bCs/>
          <w:i/>
          <w:iCs/>
          <w:lang w:val="ru-RU"/>
        </w:rPr>
        <w:t xml:space="preserve">О. </w:t>
      </w:r>
      <w:r w:rsidRPr="00D92967">
        <w:rPr>
          <w:rFonts w:ascii="Times New Roman" w:hAnsi="Times New Roman" w:cs="Times New Roman"/>
          <w:b/>
          <w:bCs/>
          <w:i/>
          <w:iCs/>
        </w:rPr>
        <w:t>felineus</w:t>
      </w:r>
      <w:r w:rsidRPr="00D92967">
        <w:rPr>
          <w:rStyle w:val="anegp0gi0b9av8jahpyh"/>
          <w:rFonts w:ascii="Times New Roman" w:hAnsi="Times New Roman" w:cs="Times New Roman"/>
          <w:b/>
          <w:bCs/>
          <w:color w:val="000000"/>
          <w:lang w:val="ru-RU"/>
        </w:rPr>
        <w:t xml:space="preserve"> у различных лабораторных животных</w:t>
      </w:r>
      <w:bookmarkEnd w:id="12"/>
      <w:r w:rsidRPr="00D92967">
        <w:rPr>
          <w:rStyle w:val="anegp0gi0b9av8jahpyh"/>
          <w:rFonts w:ascii="Times New Roman" w:hAnsi="Times New Roman" w:cs="Times New Roman"/>
          <w:b/>
          <w:bCs/>
          <w:color w:val="000000"/>
          <w:lang w:val="ru-RU"/>
        </w:rPr>
        <w:t xml:space="preserve"> </w:t>
      </w:r>
      <w:bookmarkEnd w:id="13"/>
    </w:p>
    <w:p w14:paraId="4EF805F7" w14:textId="5CA2927D" w:rsidR="00902E4D" w:rsidRPr="00D92967" w:rsidRDefault="004158BB" w:rsidP="001F4BAB">
      <w:pPr>
        <w:spacing w:after="0" w:line="276" w:lineRule="auto"/>
        <w:ind w:firstLine="567"/>
        <w:jc w:val="both"/>
        <w:rPr>
          <w:rFonts w:ascii="Times New Roman" w:hAnsi="Times New Roman" w:cs="Times New Roman"/>
          <w:color w:val="000000"/>
        </w:rPr>
      </w:pPr>
      <w:r w:rsidRPr="00D92967">
        <w:rPr>
          <w:rFonts w:ascii="Times New Roman" w:hAnsi="Times New Roman" w:cs="Times New Roman"/>
        </w:rPr>
        <w:t>Pic</w:t>
      </w:r>
      <w:r w:rsidRPr="00D92967">
        <w:rPr>
          <w:rFonts w:ascii="Times New Roman" w:hAnsi="Times New Roman" w:cs="Times New Roman"/>
          <w:lang w:val="ru-RU"/>
        </w:rPr>
        <w:t xml:space="preserve"> 2</w:t>
      </w:r>
      <w:r w:rsidRPr="00D92967">
        <w:rPr>
          <w:rFonts w:ascii="Times New Roman" w:hAnsi="Times New Roman" w:cs="Times New Roman"/>
        </w:rPr>
        <w:t>A</w:t>
      </w:r>
      <w:r w:rsidRPr="00D92967">
        <w:rPr>
          <w:rFonts w:ascii="Times New Roman" w:hAnsi="Times New Roman" w:cs="Times New Roman"/>
          <w:lang w:val="ru-RU"/>
        </w:rPr>
        <w:t xml:space="preserve"> </w:t>
      </w:r>
      <w:r w:rsidRPr="00D92967">
        <w:rPr>
          <w:rFonts w:ascii="Times New Roman" w:hAnsi="Times New Roman" w:cs="Times New Roman"/>
        </w:rPr>
        <w:t>shows</w:t>
      </w:r>
      <w:r w:rsidRPr="00D92967">
        <w:rPr>
          <w:rFonts w:ascii="Times New Roman" w:hAnsi="Times New Roman" w:cs="Times New Roman"/>
          <w:lang w:val="ru-RU"/>
        </w:rPr>
        <w:t xml:space="preserve"> </w:t>
      </w:r>
      <w:r w:rsidR="00830868" w:rsidRPr="00D92967">
        <w:rPr>
          <w:rFonts w:ascii="Times New Roman" w:hAnsi="Times New Roman" w:cs="Times New Roman"/>
          <w:lang w:val="ru-RU"/>
        </w:rPr>
        <w:t xml:space="preserve">При заражении </w:t>
      </w:r>
      <w:r w:rsidR="00830868" w:rsidRPr="00D92967">
        <w:rPr>
          <w:rFonts w:ascii="Times New Roman" w:hAnsi="Times New Roman" w:cs="Times New Roman"/>
        </w:rPr>
        <w:t>M</w:t>
      </w:r>
      <w:r w:rsidR="00830868" w:rsidRPr="00D92967">
        <w:rPr>
          <w:rFonts w:ascii="Times New Roman" w:hAnsi="Times New Roman" w:cs="Times New Roman"/>
          <w:lang w:val="ru-RU"/>
        </w:rPr>
        <w:t xml:space="preserve">. </w:t>
      </w:r>
      <w:proofErr w:type="spellStart"/>
      <w:r w:rsidR="00830868" w:rsidRPr="00D92967">
        <w:rPr>
          <w:rFonts w:ascii="Times New Roman" w:hAnsi="Times New Roman" w:cs="Times New Roman"/>
        </w:rPr>
        <w:t>auratus</w:t>
      </w:r>
      <w:proofErr w:type="spellEnd"/>
      <w:r w:rsidR="00830868" w:rsidRPr="00D92967">
        <w:rPr>
          <w:rFonts w:ascii="Times New Roman" w:hAnsi="Times New Roman" w:cs="Times New Roman"/>
          <w:lang w:val="ru-RU"/>
        </w:rPr>
        <w:t xml:space="preserve"> среднее количество гельминтов составило 25 </w:t>
      </w:r>
      <w:proofErr w:type="spellStart"/>
      <w:r w:rsidR="00830868" w:rsidRPr="00D92967">
        <w:rPr>
          <w:rFonts w:ascii="Times New Roman" w:hAnsi="Times New Roman" w:cs="Times New Roman"/>
          <w:lang w:val="ru-RU"/>
        </w:rPr>
        <w:t>шт</w:t>
      </w:r>
      <w:proofErr w:type="spellEnd"/>
      <w:r w:rsidR="00830868" w:rsidRPr="00D92967">
        <w:rPr>
          <w:rFonts w:ascii="Times New Roman" w:hAnsi="Times New Roman" w:cs="Times New Roman"/>
          <w:lang w:val="ru-RU"/>
        </w:rPr>
        <w:t xml:space="preserve">/животное на 1 месяце </w:t>
      </w:r>
      <w:r w:rsidR="00830868" w:rsidRPr="00D92967">
        <w:rPr>
          <w:rFonts w:ascii="Times New Roman" w:hAnsi="Times New Roman" w:cs="Times New Roman"/>
        </w:rPr>
        <w:t>p</w:t>
      </w:r>
      <w:r w:rsidR="00830868" w:rsidRPr="00D92967">
        <w:rPr>
          <w:rFonts w:ascii="Times New Roman" w:hAnsi="Times New Roman" w:cs="Times New Roman"/>
          <w:lang w:val="ru-RU"/>
        </w:rPr>
        <w:t>.</w:t>
      </w:r>
      <w:proofErr w:type="spellStart"/>
      <w:r w:rsidR="00830868" w:rsidRPr="00D92967">
        <w:rPr>
          <w:rFonts w:ascii="Times New Roman" w:hAnsi="Times New Roman" w:cs="Times New Roman"/>
        </w:rPr>
        <w:t>i</w:t>
      </w:r>
      <w:proofErr w:type="spellEnd"/>
      <w:r w:rsidR="00830868" w:rsidRPr="00D92967">
        <w:rPr>
          <w:rFonts w:ascii="Times New Roman" w:hAnsi="Times New Roman" w:cs="Times New Roman"/>
          <w:lang w:val="ru-RU"/>
        </w:rPr>
        <w:t xml:space="preserve">. и 39 </w:t>
      </w:r>
      <w:proofErr w:type="spellStart"/>
      <w:r w:rsidR="00830868" w:rsidRPr="00D92967">
        <w:rPr>
          <w:rFonts w:ascii="Times New Roman" w:hAnsi="Times New Roman" w:cs="Times New Roman"/>
          <w:lang w:val="ru-RU"/>
        </w:rPr>
        <w:t>шт</w:t>
      </w:r>
      <w:proofErr w:type="spellEnd"/>
      <w:r w:rsidR="00830868" w:rsidRPr="00D92967">
        <w:rPr>
          <w:rFonts w:ascii="Times New Roman" w:hAnsi="Times New Roman" w:cs="Times New Roman"/>
          <w:lang w:val="ru-RU"/>
        </w:rPr>
        <w:t xml:space="preserve">/животное на 3 месяце </w:t>
      </w:r>
      <w:r w:rsidR="00830868" w:rsidRPr="00D92967">
        <w:rPr>
          <w:rFonts w:ascii="Times New Roman" w:hAnsi="Times New Roman" w:cs="Times New Roman"/>
        </w:rPr>
        <w:t>p</w:t>
      </w:r>
      <w:r w:rsidR="00830868" w:rsidRPr="00D92967">
        <w:rPr>
          <w:rFonts w:ascii="Times New Roman" w:hAnsi="Times New Roman" w:cs="Times New Roman"/>
          <w:lang w:val="ru-RU"/>
        </w:rPr>
        <w:t>.</w:t>
      </w:r>
      <w:proofErr w:type="spellStart"/>
      <w:r w:rsidR="00830868" w:rsidRPr="00D92967">
        <w:rPr>
          <w:rFonts w:ascii="Times New Roman" w:hAnsi="Times New Roman" w:cs="Times New Roman"/>
        </w:rPr>
        <w:t>i</w:t>
      </w:r>
      <w:proofErr w:type="spellEnd"/>
      <w:r w:rsidR="00830868" w:rsidRPr="00D92967">
        <w:rPr>
          <w:rFonts w:ascii="Times New Roman" w:hAnsi="Times New Roman" w:cs="Times New Roman"/>
          <w:lang w:val="ru-RU"/>
        </w:rPr>
        <w:t>.</w:t>
      </w:r>
      <w:r w:rsidR="00F874F6" w:rsidRPr="00D92967">
        <w:rPr>
          <w:rFonts w:ascii="Times New Roman" w:hAnsi="Times New Roman" w:cs="Times New Roman"/>
          <w:lang w:val="ru-RU"/>
        </w:rPr>
        <w:t xml:space="preserve"> </w:t>
      </w:r>
      <w:r w:rsidR="00F874F6" w:rsidRPr="00D92967">
        <w:rPr>
          <w:rFonts w:ascii="Times New Roman" w:hAnsi="Times New Roman" w:cs="Times New Roman"/>
          <w:color w:val="000000"/>
          <w:lang w:val="ru-RU"/>
        </w:rPr>
        <w:t>У мышей линии C57</w:t>
      </w:r>
      <w:r w:rsidR="00F874F6" w:rsidRPr="00D92967">
        <w:rPr>
          <w:rFonts w:ascii="Times New Roman" w:hAnsi="Times New Roman" w:cs="Times New Roman"/>
          <w:color w:val="000000"/>
        </w:rPr>
        <w:t>Bl</w:t>
      </w:r>
      <w:r w:rsidR="00F874F6" w:rsidRPr="00D92967">
        <w:rPr>
          <w:rFonts w:ascii="Times New Roman" w:hAnsi="Times New Roman" w:cs="Times New Roman"/>
          <w:color w:val="000000"/>
          <w:lang w:val="ru-RU"/>
        </w:rPr>
        <w:t>/6</w:t>
      </w:r>
      <w:r w:rsidR="00F874F6" w:rsidRPr="00D92967">
        <w:rPr>
          <w:rFonts w:ascii="Times New Roman" w:hAnsi="Times New Roman" w:cs="Times New Roman"/>
          <w:color w:val="000000"/>
        </w:rPr>
        <w:t>j</w:t>
      </w:r>
      <w:r w:rsidR="00F874F6" w:rsidRPr="00D92967">
        <w:rPr>
          <w:rFonts w:ascii="Times New Roman" w:hAnsi="Times New Roman" w:cs="Times New Roman"/>
          <w:color w:val="000000"/>
          <w:lang w:val="ru-RU"/>
        </w:rPr>
        <w:t xml:space="preserve"> на 1 месяце были обнаружены единичные особи </w:t>
      </w:r>
      <w:r w:rsidR="00F874F6" w:rsidRPr="00D92967">
        <w:rPr>
          <w:rFonts w:ascii="Times New Roman" w:hAnsi="Times New Roman" w:cs="Times New Roman"/>
          <w:color w:val="000000"/>
        </w:rPr>
        <w:t>O</w:t>
      </w:r>
      <w:r w:rsidR="00F874F6" w:rsidRPr="00D92967">
        <w:rPr>
          <w:rFonts w:ascii="Times New Roman" w:hAnsi="Times New Roman" w:cs="Times New Roman"/>
          <w:color w:val="000000"/>
          <w:lang w:val="ru-RU"/>
        </w:rPr>
        <w:t xml:space="preserve">. </w:t>
      </w:r>
      <w:r w:rsidR="00F874F6" w:rsidRPr="00D92967">
        <w:rPr>
          <w:rFonts w:ascii="Times New Roman" w:hAnsi="Times New Roman" w:cs="Times New Roman"/>
          <w:color w:val="000000"/>
        </w:rPr>
        <w:t>felineus</w:t>
      </w:r>
      <w:r w:rsidR="00F874F6" w:rsidRPr="00D92967">
        <w:rPr>
          <w:rFonts w:ascii="Times New Roman" w:hAnsi="Times New Roman" w:cs="Times New Roman"/>
          <w:color w:val="000000"/>
          <w:lang w:val="ru-RU"/>
        </w:rPr>
        <w:t xml:space="preserve">, однако на 3-ем месяце их среднее количество составило 4 </w:t>
      </w:r>
      <w:proofErr w:type="spellStart"/>
      <w:r w:rsidR="00F874F6" w:rsidRPr="00D92967">
        <w:rPr>
          <w:rFonts w:ascii="Times New Roman" w:hAnsi="Times New Roman" w:cs="Times New Roman"/>
          <w:color w:val="000000"/>
          <w:lang w:val="ru-RU"/>
        </w:rPr>
        <w:t>шт</w:t>
      </w:r>
      <w:proofErr w:type="spellEnd"/>
      <w:r w:rsidR="00F874F6" w:rsidRPr="00D92967">
        <w:rPr>
          <w:rFonts w:ascii="Times New Roman" w:hAnsi="Times New Roman" w:cs="Times New Roman"/>
          <w:color w:val="000000"/>
          <w:lang w:val="ru-RU"/>
        </w:rPr>
        <w:t xml:space="preserve">/животное. У мышей линии </w:t>
      </w:r>
      <w:r w:rsidR="00F874F6" w:rsidRPr="00D92967">
        <w:rPr>
          <w:rFonts w:ascii="Times New Roman" w:hAnsi="Times New Roman" w:cs="Times New Roman"/>
          <w:color w:val="000000"/>
        </w:rPr>
        <w:t>BALB</w:t>
      </w:r>
      <w:r w:rsidR="00F874F6" w:rsidRPr="00D92967">
        <w:rPr>
          <w:rFonts w:ascii="Times New Roman" w:hAnsi="Times New Roman" w:cs="Times New Roman"/>
          <w:color w:val="000000"/>
          <w:lang w:val="ru-RU"/>
        </w:rPr>
        <w:t>/</w:t>
      </w:r>
      <w:r w:rsidR="00F874F6" w:rsidRPr="00D92967">
        <w:rPr>
          <w:rFonts w:ascii="Times New Roman" w:hAnsi="Times New Roman" w:cs="Times New Roman"/>
          <w:color w:val="000000"/>
        </w:rPr>
        <w:t>c</w:t>
      </w:r>
      <w:r w:rsidR="00F874F6" w:rsidRPr="00D92967">
        <w:rPr>
          <w:rFonts w:ascii="Times New Roman" w:hAnsi="Times New Roman" w:cs="Times New Roman"/>
          <w:color w:val="000000"/>
          <w:lang w:val="ru-RU"/>
        </w:rPr>
        <w:t xml:space="preserve"> количество гельминтов было ниже, чем у C57</w:t>
      </w:r>
      <w:r w:rsidR="00F874F6" w:rsidRPr="00D92967">
        <w:rPr>
          <w:rFonts w:ascii="Times New Roman" w:hAnsi="Times New Roman" w:cs="Times New Roman"/>
          <w:color w:val="000000"/>
        </w:rPr>
        <w:t>Bl</w:t>
      </w:r>
      <w:r w:rsidR="00F874F6" w:rsidRPr="00D92967">
        <w:rPr>
          <w:rFonts w:ascii="Times New Roman" w:hAnsi="Times New Roman" w:cs="Times New Roman"/>
          <w:color w:val="000000"/>
          <w:lang w:val="ru-RU"/>
        </w:rPr>
        <w:t>/6</w:t>
      </w:r>
      <w:r w:rsidR="00F874F6" w:rsidRPr="00D92967">
        <w:rPr>
          <w:rFonts w:ascii="Times New Roman" w:hAnsi="Times New Roman" w:cs="Times New Roman"/>
          <w:color w:val="000000"/>
        </w:rPr>
        <w:t>j</w:t>
      </w:r>
      <w:r w:rsidR="00F874F6" w:rsidRPr="00D92967">
        <w:rPr>
          <w:rFonts w:ascii="Times New Roman" w:hAnsi="Times New Roman" w:cs="Times New Roman"/>
          <w:color w:val="000000"/>
          <w:lang w:val="ru-RU"/>
        </w:rPr>
        <w:t xml:space="preserve">. </w:t>
      </w:r>
      <w:r w:rsidR="00F874F6" w:rsidRPr="00D92967">
        <w:rPr>
          <w:rFonts w:ascii="Times New Roman" w:hAnsi="Times New Roman" w:cs="Times New Roman"/>
          <w:color w:val="000000"/>
        </w:rPr>
        <w:t>O</w:t>
      </w:r>
      <w:r w:rsidR="00F874F6" w:rsidRPr="00D92967">
        <w:rPr>
          <w:rFonts w:ascii="Times New Roman" w:hAnsi="Times New Roman" w:cs="Times New Roman"/>
          <w:color w:val="000000"/>
          <w:lang w:val="ru-RU"/>
        </w:rPr>
        <w:t>.</w:t>
      </w:r>
      <w:r w:rsidR="00D54EE7">
        <w:rPr>
          <w:rFonts w:ascii="Times New Roman" w:hAnsi="Times New Roman" w:cs="Times New Roman"/>
          <w:color w:val="000000"/>
          <w:lang w:val="ru-RU"/>
        </w:rPr>
        <w:t xml:space="preserve"> </w:t>
      </w:r>
      <w:r w:rsidR="00F874F6" w:rsidRPr="00D92967">
        <w:rPr>
          <w:rFonts w:ascii="Times New Roman" w:hAnsi="Times New Roman" w:cs="Times New Roman"/>
          <w:color w:val="000000"/>
        </w:rPr>
        <w:t>felineus</w:t>
      </w:r>
      <w:r w:rsidR="00F874F6" w:rsidRPr="00D92967">
        <w:rPr>
          <w:rFonts w:ascii="Times New Roman" w:hAnsi="Times New Roman" w:cs="Times New Roman"/>
          <w:color w:val="000000"/>
          <w:lang w:val="ru-RU"/>
        </w:rPr>
        <w:t xml:space="preserve"> не были обнаружены на 1-ом месяце, </w:t>
      </w:r>
      <w:r w:rsidR="00D50D4A">
        <w:rPr>
          <w:rFonts w:ascii="Times New Roman" w:hAnsi="Times New Roman" w:cs="Times New Roman"/>
          <w:color w:val="000000"/>
          <w:lang w:val="ru-RU"/>
        </w:rPr>
        <w:t>а</w:t>
      </w:r>
      <w:r w:rsidR="00F874F6" w:rsidRPr="00D92967">
        <w:rPr>
          <w:rFonts w:ascii="Times New Roman" w:hAnsi="Times New Roman" w:cs="Times New Roman"/>
          <w:color w:val="000000"/>
          <w:lang w:val="ru-RU"/>
        </w:rPr>
        <w:t xml:space="preserve"> на 3-ем месяце </w:t>
      </w:r>
      <w:r w:rsidR="00F874F6" w:rsidRPr="00D92967">
        <w:rPr>
          <w:rFonts w:ascii="Times New Roman" w:hAnsi="Times New Roman" w:cs="Times New Roman"/>
          <w:color w:val="000000"/>
        </w:rPr>
        <w:t>p</w:t>
      </w:r>
      <w:r w:rsidR="00F874F6" w:rsidRPr="00D92967">
        <w:rPr>
          <w:rFonts w:ascii="Times New Roman" w:hAnsi="Times New Roman" w:cs="Times New Roman"/>
          <w:color w:val="000000"/>
          <w:lang w:val="ru-RU"/>
        </w:rPr>
        <w:t xml:space="preserve">. </w:t>
      </w:r>
      <w:proofErr w:type="spellStart"/>
      <w:r w:rsidR="00F874F6" w:rsidRPr="00D92967">
        <w:rPr>
          <w:rFonts w:ascii="Times New Roman" w:hAnsi="Times New Roman" w:cs="Times New Roman"/>
          <w:color w:val="000000"/>
        </w:rPr>
        <w:t>i</w:t>
      </w:r>
      <w:proofErr w:type="spellEnd"/>
      <w:r w:rsidR="00F874F6" w:rsidRPr="00D92967">
        <w:rPr>
          <w:rFonts w:ascii="Times New Roman" w:hAnsi="Times New Roman" w:cs="Times New Roman"/>
          <w:color w:val="000000"/>
          <w:lang w:val="ru-RU"/>
        </w:rPr>
        <w:t xml:space="preserve">. </w:t>
      </w:r>
      <w:r w:rsidR="00D50D4A">
        <w:rPr>
          <w:rFonts w:ascii="Times New Roman" w:hAnsi="Times New Roman" w:cs="Times New Roman"/>
          <w:color w:val="000000"/>
          <w:lang w:val="ru-RU"/>
        </w:rPr>
        <w:t>и</w:t>
      </w:r>
      <w:r w:rsidR="00F874F6" w:rsidRPr="00D92967">
        <w:rPr>
          <w:rFonts w:ascii="Times New Roman" w:hAnsi="Times New Roman" w:cs="Times New Roman"/>
          <w:color w:val="000000"/>
          <w:lang w:val="ru-RU"/>
        </w:rPr>
        <w:t xml:space="preserve">х количество составило 1 </w:t>
      </w:r>
      <w:proofErr w:type="spellStart"/>
      <w:r w:rsidR="00F874F6" w:rsidRPr="00D92967">
        <w:rPr>
          <w:rFonts w:ascii="Times New Roman" w:hAnsi="Times New Roman" w:cs="Times New Roman"/>
          <w:color w:val="000000"/>
          <w:lang w:val="ru-RU"/>
        </w:rPr>
        <w:t>шт</w:t>
      </w:r>
      <w:proofErr w:type="spellEnd"/>
      <w:r w:rsidR="00F874F6" w:rsidRPr="00D92967">
        <w:rPr>
          <w:rFonts w:ascii="Times New Roman" w:hAnsi="Times New Roman" w:cs="Times New Roman"/>
          <w:color w:val="000000"/>
          <w:lang w:val="ru-RU"/>
        </w:rPr>
        <w:t xml:space="preserve">/животное. </w:t>
      </w:r>
      <w:r w:rsidR="00F874F6" w:rsidRPr="00D92967">
        <w:rPr>
          <w:rFonts w:ascii="Times New Roman" w:hAnsi="Times New Roman" w:cs="Times New Roman"/>
          <w:color w:val="000000"/>
        </w:rPr>
        <w:t>Worms were not detected</w:t>
      </w:r>
      <w:r w:rsidR="000B3F2F" w:rsidRPr="00AB4E0B">
        <w:rPr>
          <w:rFonts w:ascii="Times New Roman" w:hAnsi="Times New Roman" w:cs="Times New Roman"/>
          <w:color w:val="000000"/>
        </w:rPr>
        <w:t xml:space="preserve"> </w:t>
      </w:r>
      <w:r w:rsidR="000B3F2F" w:rsidRPr="00D92967">
        <w:rPr>
          <w:rFonts w:ascii="Times New Roman" w:hAnsi="Times New Roman" w:cs="Times New Roman"/>
          <w:color w:val="000000"/>
        </w:rPr>
        <w:t>in WISTAR rat line</w:t>
      </w:r>
      <w:r w:rsidR="00AB4E0B" w:rsidRPr="00AB4E0B">
        <w:rPr>
          <w:rFonts w:ascii="Times New Roman" w:hAnsi="Times New Roman" w:cs="Times New Roman"/>
          <w:color w:val="000000"/>
        </w:rPr>
        <w:t xml:space="preserve"> </w:t>
      </w:r>
      <w:r w:rsidR="00AB4E0B">
        <w:rPr>
          <w:rFonts w:ascii="Times New Roman" w:hAnsi="Times New Roman" w:cs="Times New Roman"/>
          <w:color w:val="000000"/>
        </w:rPr>
        <w:t>liver</w:t>
      </w:r>
      <w:r w:rsidR="00F874F6" w:rsidRPr="00D92967">
        <w:rPr>
          <w:rFonts w:ascii="Times New Roman" w:hAnsi="Times New Roman" w:cs="Times New Roman"/>
          <w:color w:val="000000"/>
        </w:rPr>
        <w:t xml:space="preserve"> both 1 and 3 month p. </w:t>
      </w:r>
      <w:proofErr w:type="spellStart"/>
      <w:r w:rsidR="00F874F6" w:rsidRPr="00D92967">
        <w:rPr>
          <w:rFonts w:ascii="Times New Roman" w:hAnsi="Times New Roman" w:cs="Times New Roman"/>
          <w:color w:val="000000"/>
        </w:rPr>
        <w:t>i</w:t>
      </w:r>
      <w:proofErr w:type="spellEnd"/>
      <w:proofErr w:type="gramStart"/>
      <w:r w:rsidR="00F874F6" w:rsidRPr="00D92967">
        <w:rPr>
          <w:rFonts w:ascii="Times New Roman" w:hAnsi="Times New Roman" w:cs="Times New Roman"/>
          <w:color w:val="000000"/>
        </w:rPr>
        <w:t>..</w:t>
      </w:r>
      <w:proofErr w:type="gramEnd"/>
    </w:p>
    <w:p w14:paraId="47EAE7D4" w14:textId="77777777" w:rsidR="00EA61AB" w:rsidRPr="00711D59" w:rsidRDefault="00EA61AB" w:rsidP="001F4BAB">
      <w:pPr>
        <w:spacing w:after="0" w:line="276" w:lineRule="auto"/>
        <w:ind w:firstLine="567"/>
        <w:jc w:val="both"/>
        <w:rPr>
          <w:rFonts w:ascii="Times New Roman" w:hAnsi="Times New Roman" w:cs="Times New Roman"/>
          <w:color w:val="000000"/>
        </w:rPr>
      </w:pPr>
    </w:p>
    <w:p w14:paraId="4BF4D9C9" w14:textId="28252D07" w:rsidR="00BA3FB2" w:rsidRPr="00D92967" w:rsidRDefault="00BA3FB2" w:rsidP="001F4BAB">
      <w:pPr>
        <w:spacing w:after="0" w:line="276" w:lineRule="auto"/>
        <w:jc w:val="both"/>
        <w:rPr>
          <w:rFonts w:ascii="Times New Roman" w:hAnsi="Times New Roman" w:cs="Times New Roman"/>
          <w:b/>
          <w:bCs/>
          <w:color w:val="000000"/>
          <w:lang w:val="ru-RU"/>
        </w:rPr>
      </w:pPr>
      <w:r w:rsidRPr="00D92967">
        <w:rPr>
          <w:rFonts w:ascii="Times New Roman" w:hAnsi="Times New Roman" w:cs="Times New Roman"/>
          <w:b/>
          <w:bCs/>
          <w:color w:val="000000"/>
          <w:lang w:val="ru-RU"/>
        </w:rPr>
        <w:lastRenderedPageBreak/>
        <w:t xml:space="preserve">Оценка количества яиц </w:t>
      </w:r>
      <w:r w:rsidRPr="00D92967">
        <w:rPr>
          <w:rFonts w:ascii="Times New Roman" w:hAnsi="Times New Roman" w:cs="Times New Roman"/>
          <w:b/>
          <w:bCs/>
          <w:color w:val="000000"/>
        </w:rPr>
        <w:t>O</w:t>
      </w:r>
      <w:r w:rsidRPr="00D92967">
        <w:rPr>
          <w:rFonts w:ascii="Times New Roman" w:hAnsi="Times New Roman" w:cs="Times New Roman"/>
          <w:b/>
          <w:bCs/>
          <w:color w:val="000000"/>
          <w:lang w:val="ru-RU"/>
        </w:rPr>
        <w:t xml:space="preserve">. </w:t>
      </w:r>
      <w:r w:rsidRPr="00D92967">
        <w:rPr>
          <w:rFonts w:ascii="Times New Roman" w:hAnsi="Times New Roman" w:cs="Times New Roman"/>
          <w:b/>
          <w:bCs/>
          <w:color w:val="000000"/>
        </w:rPr>
        <w:t>felineus</w:t>
      </w:r>
      <w:r w:rsidRPr="00D92967">
        <w:rPr>
          <w:rFonts w:ascii="Times New Roman" w:hAnsi="Times New Roman" w:cs="Times New Roman"/>
          <w:b/>
          <w:bCs/>
          <w:color w:val="000000"/>
          <w:lang w:val="ru-RU"/>
        </w:rPr>
        <w:t xml:space="preserve"> в фекалиях лабораторных животных</w:t>
      </w:r>
    </w:p>
    <w:p w14:paraId="53E4E72F" w14:textId="3AB414FB" w:rsidR="00337D54" w:rsidRPr="005441BB" w:rsidRDefault="00271446" w:rsidP="00337D54">
      <w:pPr>
        <w:spacing w:after="0" w:line="276" w:lineRule="auto"/>
        <w:jc w:val="both"/>
        <w:rPr>
          <w:rFonts w:ascii="Times New Roman" w:hAnsi="Times New Roman" w:cs="Times New Roman"/>
          <w:color w:val="000000"/>
          <w:lang w:val="ru-RU" w:eastAsia="zh-CN"/>
        </w:rPr>
      </w:pPr>
      <w:r w:rsidRPr="00D92967">
        <w:rPr>
          <w:rFonts w:ascii="Times New Roman" w:hAnsi="Times New Roman" w:cs="Times New Roman"/>
          <w:color w:val="000000"/>
          <w:lang w:val="ru-RU"/>
        </w:rPr>
        <w:t xml:space="preserve">Количество яиц, обнаруженных в фекалиях, </w:t>
      </w:r>
      <w:commentRangeStart w:id="14"/>
      <w:r w:rsidRPr="00D92967">
        <w:rPr>
          <w:rFonts w:ascii="Times New Roman" w:hAnsi="Times New Roman" w:cs="Times New Roman"/>
          <w:color w:val="000000"/>
          <w:lang w:val="ru-RU"/>
        </w:rPr>
        <w:t>соответствовало уровню инвазии</w:t>
      </w:r>
      <w:commentRangeEnd w:id="14"/>
      <w:r w:rsidR="00D93BAB">
        <w:rPr>
          <w:rStyle w:val="af"/>
        </w:rPr>
        <w:commentReference w:id="14"/>
      </w:r>
      <w:r w:rsidRPr="00D92967">
        <w:rPr>
          <w:rFonts w:ascii="Times New Roman" w:hAnsi="Times New Roman" w:cs="Times New Roman"/>
          <w:color w:val="000000"/>
          <w:lang w:val="ru-RU"/>
        </w:rPr>
        <w:t xml:space="preserve">. </w:t>
      </w:r>
      <w:r w:rsidRPr="00D92967">
        <w:rPr>
          <w:rFonts w:ascii="Times New Roman" w:hAnsi="Times New Roman" w:cs="Times New Roman"/>
          <w:lang w:val="ru-RU"/>
        </w:rPr>
        <w:t xml:space="preserve">У сирийских хомячков наблюдался резкий рост продукции яиц </w:t>
      </w:r>
      <w:del w:id="15" w:author="Пахарукова Мария Юрьевна" w:date="2026-10-19T13:55:00Z">
        <w:r w:rsidR="00AD206C" w:rsidDel="00965DD5">
          <w:rPr>
            <w:rFonts w:ascii="Times New Roman" w:hAnsi="Times New Roman" w:cs="Times New Roman"/>
          </w:rPr>
          <w:delText>by</w:delText>
        </w:r>
        <w:r w:rsidRPr="00D92967" w:rsidDel="00965DD5">
          <w:rPr>
            <w:rFonts w:ascii="Times New Roman" w:hAnsi="Times New Roman" w:cs="Times New Roman"/>
            <w:lang w:val="ru-RU"/>
          </w:rPr>
          <w:delText xml:space="preserve"> </w:delText>
        </w:r>
      </w:del>
      <w:ins w:id="16" w:author="Пахарукова Мария Юрьевна" w:date="2026-10-19T13:55:00Z">
        <w:r w:rsidR="00965DD5">
          <w:rPr>
            <w:rFonts w:ascii="Times New Roman" w:hAnsi="Times New Roman" w:cs="Times New Roman"/>
          </w:rPr>
          <w:t>at</w:t>
        </w:r>
      </w:ins>
      <w:del w:id="17" w:author="Пахарукова Мария Юрьевна" w:date="2026-10-19T13:55:00Z">
        <w:r w:rsidR="00AD206C" w:rsidDel="00965DD5">
          <w:rPr>
            <w:rFonts w:ascii="Times New Roman" w:hAnsi="Times New Roman" w:cs="Times New Roman"/>
          </w:rPr>
          <w:delText>the</w:delText>
        </w:r>
      </w:del>
      <w:r w:rsidR="00AD206C" w:rsidRPr="00AD206C">
        <w:rPr>
          <w:rFonts w:ascii="Times New Roman" w:hAnsi="Times New Roman" w:cs="Times New Roman"/>
          <w:lang w:val="ru-RU"/>
        </w:rPr>
        <w:t xml:space="preserve"> </w:t>
      </w:r>
      <w:r w:rsidRPr="00D92967">
        <w:rPr>
          <w:rFonts w:ascii="Times New Roman" w:hAnsi="Times New Roman" w:cs="Times New Roman"/>
          <w:lang w:val="ru-RU"/>
        </w:rPr>
        <w:t>3</w:t>
      </w:r>
      <w:r w:rsidR="00AD206C" w:rsidRPr="00AD206C">
        <w:rPr>
          <w:rFonts w:ascii="Times New Roman" w:hAnsi="Times New Roman" w:cs="Times New Roman"/>
          <w:lang w:val="ru-RU"/>
        </w:rPr>
        <w:t xml:space="preserve"> </w:t>
      </w:r>
      <w:r w:rsidR="00AD206C">
        <w:rPr>
          <w:rFonts w:ascii="Times New Roman" w:hAnsi="Times New Roman" w:cs="Times New Roman"/>
        </w:rPr>
        <w:t>month</w:t>
      </w:r>
      <w:ins w:id="18" w:author="Пахарукова Мария Юрьевна" w:date="2026-10-19T13:55:00Z">
        <w:r w:rsidR="00965DD5">
          <w:rPr>
            <w:rFonts w:ascii="Times New Roman" w:hAnsi="Times New Roman" w:cs="Times New Roman"/>
          </w:rPr>
          <w:t>s</w:t>
        </w:r>
        <w:r w:rsidR="00965DD5" w:rsidRPr="00965DD5">
          <w:rPr>
            <w:rFonts w:ascii="Times New Roman" w:hAnsi="Times New Roman" w:cs="Times New Roman"/>
            <w:lang w:val="ru-RU"/>
            <w:rPrChange w:id="19" w:author="Пахарукова Мария Юрьевна" w:date="2026-10-19T13:56:00Z">
              <w:rPr>
                <w:rFonts w:ascii="Times New Roman" w:hAnsi="Times New Roman" w:cs="Times New Roman"/>
              </w:rPr>
            </w:rPrChange>
          </w:rPr>
          <w:t xml:space="preserve"> </w:t>
        </w:r>
        <w:proofErr w:type="spellStart"/>
        <w:r w:rsidR="00965DD5">
          <w:rPr>
            <w:rFonts w:ascii="Times New Roman" w:hAnsi="Times New Roman" w:cs="Times New Roman"/>
          </w:rPr>
          <w:t>postinfection</w:t>
        </w:r>
      </w:ins>
      <w:proofErr w:type="spellEnd"/>
      <w:del w:id="20" w:author="Пахарукова Мария Юрьевна" w:date="2026-10-19T13:56:00Z">
        <w:r w:rsidRPr="00D92967" w:rsidDel="00965DD5">
          <w:rPr>
            <w:rFonts w:ascii="Times New Roman" w:hAnsi="Times New Roman" w:cs="Times New Roman"/>
            <w:lang w:val="ru-RU"/>
          </w:rPr>
          <w:delText xml:space="preserve"> месяцам</w:delText>
        </w:r>
      </w:del>
      <w:r w:rsidRPr="00D92967">
        <w:rPr>
          <w:rFonts w:ascii="Times New Roman" w:hAnsi="Times New Roman" w:cs="Times New Roman"/>
          <w:lang w:val="ru-RU"/>
        </w:rPr>
        <w:t xml:space="preserve">, что свидетельствует о нарастании репродуктивной активности. У мышей </w:t>
      </w:r>
      <w:proofErr w:type="spellStart"/>
      <w:r w:rsidRPr="00D92967">
        <w:rPr>
          <w:rFonts w:ascii="Times New Roman" w:hAnsi="Times New Roman" w:cs="Times New Roman"/>
          <w:lang w:val="ru-RU"/>
        </w:rPr>
        <w:t>C57Bl</w:t>
      </w:r>
      <w:proofErr w:type="spellEnd"/>
      <w:r w:rsidRPr="00D92967">
        <w:rPr>
          <w:rFonts w:ascii="Times New Roman" w:hAnsi="Times New Roman" w:cs="Times New Roman"/>
          <w:lang w:val="ru-RU"/>
        </w:rPr>
        <w:t>/6</w:t>
      </w:r>
      <w:r w:rsidRPr="00D92967">
        <w:rPr>
          <w:rFonts w:ascii="Times New Roman" w:hAnsi="Times New Roman" w:cs="Times New Roman"/>
          <w:color w:val="000000"/>
        </w:rPr>
        <w:t>j</w:t>
      </w:r>
      <w:r w:rsidRPr="00D92967">
        <w:rPr>
          <w:rFonts w:ascii="Times New Roman" w:hAnsi="Times New Roman" w:cs="Times New Roman"/>
          <w:lang w:val="ru-RU"/>
        </w:rPr>
        <w:t xml:space="preserve"> также регистрировалось увеличение числа яиц </w:t>
      </w:r>
      <w:ins w:id="21" w:author="Пахарукова Мария Юрьевна" w:date="2026-10-19T13:56:00Z">
        <w:r w:rsidR="00965DD5">
          <w:rPr>
            <w:rFonts w:ascii="Times New Roman" w:hAnsi="Times New Roman" w:cs="Times New Roman"/>
          </w:rPr>
          <w:t>at</w:t>
        </w:r>
        <w:r w:rsidR="00965DD5" w:rsidRPr="00AD206C">
          <w:rPr>
            <w:rFonts w:ascii="Times New Roman" w:hAnsi="Times New Roman" w:cs="Times New Roman"/>
            <w:lang w:val="ru-RU"/>
          </w:rPr>
          <w:t xml:space="preserve"> </w:t>
        </w:r>
        <w:r w:rsidR="00965DD5" w:rsidRPr="00D92967">
          <w:rPr>
            <w:rFonts w:ascii="Times New Roman" w:hAnsi="Times New Roman" w:cs="Times New Roman"/>
            <w:lang w:val="ru-RU"/>
          </w:rPr>
          <w:t>3</w:t>
        </w:r>
        <w:r w:rsidR="00965DD5" w:rsidRPr="00AD206C">
          <w:rPr>
            <w:rFonts w:ascii="Times New Roman" w:hAnsi="Times New Roman" w:cs="Times New Roman"/>
            <w:lang w:val="ru-RU"/>
          </w:rPr>
          <w:t xml:space="preserve"> </w:t>
        </w:r>
        <w:r w:rsidR="00965DD5">
          <w:rPr>
            <w:rFonts w:ascii="Times New Roman" w:hAnsi="Times New Roman" w:cs="Times New Roman"/>
          </w:rPr>
          <w:t>months</w:t>
        </w:r>
        <w:r w:rsidR="00965DD5" w:rsidRPr="006849D2">
          <w:rPr>
            <w:rFonts w:ascii="Times New Roman" w:hAnsi="Times New Roman" w:cs="Times New Roman"/>
            <w:lang w:val="ru-RU"/>
          </w:rPr>
          <w:t xml:space="preserve"> </w:t>
        </w:r>
        <w:proofErr w:type="spellStart"/>
        <w:r w:rsidR="00965DD5">
          <w:rPr>
            <w:rFonts w:ascii="Times New Roman" w:hAnsi="Times New Roman" w:cs="Times New Roman"/>
          </w:rPr>
          <w:t>postinfection</w:t>
        </w:r>
      </w:ins>
      <w:proofErr w:type="spellEnd"/>
      <w:del w:id="22" w:author="Пахарукова Мария Юрьевна" w:date="2026-10-19T13:56:00Z">
        <w:r w:rsidRPr="00D92967" w:rsidDel="00965DD5">
          <w:rPr>
            <w:rFonts w:ascii="Times New Roman" w:hAnsi="Times New Roman" w:cs="Times New Roman"/>
            <w:lang w:val="ru-RU"/>
          </w:rPr>
          <w:delText>к 3 месяцам</w:delText>
        </w:r>
      </w:del>
      <w:r w:rsidRPr="00D92967">
        <w:rPr>
          <w:rFonts w:ascii="Times New Roman" w:hAnsi="Times New Roman" w:cs="Times New Roman"/>
          <w:lang w:val="ru-RU"/>
        </w:rPr>
        <w:t xml:space="preserve">, однако </w:t>
      </w:r>
      <w:r w:rsidR="00F352C5">
        <w:rPr>
          <w:rFonts w:ascii="Times New Roman" w:hAnsi="Times New Roman" w:cs="Times New Roman"/>
          <w:lang w:val="ru-RU"/>
        </w:rPr>
        <w:t xml:space="preserve">их </w:t>
      </w:r>
      <w:r w:rsidRPr="00D92967">
        <w:rPr>
          <w:rFonts w:ascii="Times New Roman" w:hAnsi="Times New Roman" w:cs="Times New Roman"/>
          <w:lang w:val="ru-RU"/>
        </w:rPr>
        <w:t>абсолютн</w:t>
      </w:r>
      <w:r w:rsidR="00F352C5">
        <w:rPr>
          <w:rFonts w:ascii="Times New Roman" w:hAnsi="Times New Roman" w:cs="Times New Roman"/>
          <w:lang w:val="ru-RU"/>
        </w:rPr>
        <w:t>о</w:t>
      </w:r>
      <w:r w:rsidRPr="00D92967">
        <w:rPr>
          <w:rFonts w:ascii="Times New Roman" w:hAnsi="Times New Roman" w:cs="Times New Roman"/>
          <w:lang w:val="ru-RU"/>
        </w:rPr>
        <w:t xml:space="preserve">е </w:t>
      </w:r>
      <w:r w:rsidR="00F352C5">
        <w:rPr>
          <w:rFonts w:ascii="Times New Roman" w:hAnsi="Times New Roman" w:cs="Times New Roman"/>
          <w:lang w:val="ru-RU"/>
        </w:rPr>
        <w:t>количество</w:t>
      </w:r>
      <w:r w:rsidRPr="00D92967">
        <w:rPr>
          <w:rFonts w:ascii="Times New Roman" w:hAnsi="Times New Roman" w:cs="Times New Roman"/>
          <w:lang w:val="ru-RU"/>
        </w:rPr>
        <w:t xml:space="preserve"> оставались </w:t>
      </w:r>
      <w:r w:rsidR="00F352C5">
        <w:rPr>
          <w:rFonts w:ascii="Times New Roman" w:hAnsi="Times New Roman" w:cs="Times New Roman"/>
        </w:rPr>
        <w:t>relatively</w:t>
      </w:r>
      <w:r w:rsidR="00F352C5" w:rsidRPr="00F352C5">
        <w:rPr>
          <w:rFonts w:ascii="Times New Roman" w:hAnsi="Times New Roman" w:cs="Times New Roman"/>
          <w:lang w:val="ru-RU"/>
        </w:rPr>
        <w:t xml:space="preserve"> </w:t>
      </w:r>
      <w:r w:rsidR="00D93BAB">
        <w:rPr>
          <w:rFonts w:ascii="Times New Roman" w:hAnsi="Times New Roman" w:cs="Times New Roman"/>
        </w:rPr>
        <w:t>negligible</w:t>
      </w:r>
      <w:r w:rsidRPr="00D92967">
        <w:rPr>
          <w:rFonts w:ascii="Times New Roman" w:hAnsi="Times New Roman" w:cs="Times New Roman"/>
          <w:lang w:val="ru-RU"/>
        </w:rPr>
        <w:t xml:space="preserve">. У мышей линии BALB/c </w:t>
      </w:r>
      <w:r w:rsidRPr="00D92967">
        <w:rPr>
          <w:rFonts w:ascii="Times New Roman" w:hAnsi="Times New Roman" w:cs="Times New Roman"/>
          <w:lang w:val="ru-RU" w:eastAsia="zh-CN"/>
        </w:rPr>
        <w:t xml:space="preserve">на первом месяце инвазии не было обнаружено яиц, </w:t>
      </w:r>
      <w:ins w:id="23" w:author="Пахарукова Мария Юрьевна" w:date="2026-10-19T13:56:00Z">
        <w:r w:rsidR="00965DD5">
          <w:rPr>
            <w:rFonts w:ascii="Times New Roman" w:hAnsi="Times New Roman" w:cs="Times New Roman"/>
          </w:rPr>
          <w:t>at</w:t>
        </w:r>
        <w:r w:rsidR="00965DD5" w:rsidRPr="00AD206C">
          <w:rPr>
            <w:rFonts w:ascii="Times New Roman" w:hAnsi="Times New Roman" w:cs="Times New Roman"/>
            <w:lang w:val="ru-RU"/>
          </w:rPr>
          <w:t xml:space="preserve"> </w:t>
        </w:r>
        <w:r w:rsidR="00965DD5" w:rsidRPr="00D92967">
          <w:rPr>
            <w:rFonts w:ascii="Times New Roman" w:hAnsi="Times New Roman" w:cs="Times New Roman"/>
            <w:lang w:val="ru-RU"/>
          </w:rPr>
          <w:t>3</w:t>
        </w:r>
        <w:r w:rsidR="00965DD5" w:rsidRPr="00AD206C">
          <w:rPr>
            <w:rFonts w:ascii="Times New Roman" w:hAnsi="Times New Roman" w:cs="Times New Roman"/>
            <w:lang w:val="ru-RU"/>
          </w:rPr>
          <w:t xml:space="preserve"> </w:t>
        </w:r>
        <w:r w:rsidR="00965DD5">
          <w:rPr>
            <w:rFonts w:ascii="Times New Roman" w:hAnsi="Times New Roman" w:cs="Times New Roman"/>
          </w:rPr>
          <w:t>months</w:t>
        </w:r>
        <w:r w:rsidR="00965DD5" w:rsidRPr="006849D2">
          <w:rPr>
            <w:rFonts w:ascii="Times New Roman" w:hAnsi="Times New Roman" w:cs="Times New Roman"/>
            <w:lang w:val="ru-RU"/>
          </w:rPr>
          <w:t xml:space="preserve"> </w:t>
        </w:r>
        <w:proofErr w:type="spellStart"/>
        <w:r w:rsidR="00965DD5">
          <w:rPr>
            <w:rFonts w:ascii="Times New Roman" w:hAnsi="Times New Roman" w:cs="Times New Roman"/>
          </w:rPr>
          <w:t>postinfection</w:t>
        </w:r>
        <w:proofErr w:type="spellEnd"/>
        <w:r w:rsidR="00965DD5" w:rsidRPr="00D92967" w:rsidDel="00965DD5">
          <w:rPr>
            <w:rFonts w:ascii="Times New Roman" w:hAnsi="Times New Roman" w:cs="Times New Roman"/>
            <w:lang w:val="ru-RU" w:eastAsia="zh-CN"/>
          </w:rPr>
          <w:t xml:space="preserve"> </w:t>
        </w:r>
      </w:ins>
      <w:del w:id="24" w:author="Пахарукова Мария Юрьевна" w:date="2026-10-19T13:56:00Z">
        <w:r w:rsidRPr="00D92967" w:rsidDel="00965DD5">
          <w:rPr>
            <w:rFonts w:ascii="Times New Roman" w:hAnsi="Times New Roman" w:cs="Times New Roman"/>
            <w:lang w:val="ru-RU" w:eastAsia="zh-CN"/>
          </w:rPr>
          <w:delText>на 3-ем месяце</w:delText>
        </w:r>
      </w:del>
      <w:r w:rsidRPr="00D92967">
        <w:rPr>
          <w:rFonts w:ascii="Times New Roman" w:hAnsi="Times New Roman" w:cs="Times New Roman"/>
          <w:lang w:val="ru-RU" w:eastAsia="zh-CN"/>
        </w:rPr>
        <w:t xml:space="preserve"> только у двух животных было обнаружено 4 </w:t>
      </w:r>
      <w:r w:rsidR="00C33A97" w:rsidRPr="00D92967">
        <w:rPr>
          <w:rFonts w:ascii="Times New Roman" w:hAnsi="Times New Roman" w:cs="Times New Roman"/>
          <w:lang w:val="ru-RU" w:eastAsia="zh-CN"/>
        </w:rPr>
        <w:t>яйца</w:t>
      </w:r>
      <w:r w:rsidRPr="00D92967">
        <w:rPr>
          <w:rFonts w:ascii="Times New Roman" w:hAnsi="Times New Roman" w:cs="Times New Roman"/>
          <w:lang w:val="ru-RU" w:eastAsia="zh-CN"/>
        </w:rPr>
        <w:t xml:space="preserve"> на 1 грамм фекалий</w:t>
      </w:r>
      <w:ins w:id="25" w:author="Пахарукова Мария Юрьевна" w:date="2026-10-19T13:56:00Z">
        <w:r w:rsidR="00965DD5" w:rsidRPr="00965DD5">
          <w:rPr>
            <w:rFonts w:ascii="Times New Roman" w:hAnsi="Times New Roman" w:cs="Times New Roman"/>
            <w:lang w:val="ru-RU" w:eastAsia="zh-CN"/>
            <w:rPrChange w:id="26" w:author="Пахарукова Мария Юрьевна" w:date="2026-10-19T13:56:00Z">
              <w:rPr>
                <w:rFonts w:ascii="Times New Roman" w:hAnsi="Times New Roman" w:cs="Times New Roman"/>
                <w:lang w:eastAsia="zh-CN"/>
              </w:rPr>
            </w:rPrChange>
          </w:rPr>
          <w:t xml:space="preserve"> (</w:t>
        </w:r>
        <w:r w:rsidR="00965DD5">
          <w:rPr>
            <w:rFonts w:ascii="Times New Roman" w:hAnsi="Times New Roman" w:cs="Times New Roman"/>
            <w:lang w:eastAsia="zh-CN"/>
          </w:rPr>
          <w:t>EPG</w:t>
        </w:r>
        <w:r w:rsidR="00965DD5" w:rsidRPr="00965DD5">
          <w:rPr>
            <w:rFonts w:ascii="Times New Roman" w:hAnsi="Times New Roman" w:cs="Times New Roman"/>
            <w:lang w:val="ru-RU" w:eastAsia="zh-CN"/>
            <w:rPrChange w:id="27" w:author="Пахарукова Мария Юрьевна" w:date="2026-10-19T13:56:00Z">
              <w:rPr>
                <w:rFonts w:ascii="Times New Roman" w:hAnsi="Times New Roman" w:cs="Times New Roman"/>
                <w:lang w:eastAsia="zh-CN"/>
              </w:rPr>
            </w:rPrChange>
          </w:rPr>
          <w:t>)</w:t>
        </w:r>
      </w:ins>
      <w:r w:rsidRPr="00D92967">
        <w:rPr>
          <w:rFonts w:ascii="Times New Roman" w:hAnsi="Times New Roman" w:cs="Times New Roman"/>
          <w:lang w:val="ru-RU" w:eastAsia="zh-CN"/>
        </w:rPr>
        <w:t xml:space="preserve"> соответственно. </w:t>
      </w:r>
      <w:r w:rsidRPr="00D92967">
        <w:rPr>
          <w:rFonts w:ascii="Times New Roman" w:hAnsi="Times New Roman" w:cs="Times New Roman"/>
          <w:lang w:val="ru-RU"/>
        </w:rPr>
        <w:t xml:space="preserve">У крыс </w:t>
      </w:r>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r w:rsidRPr="00D92967">
        <w:rPr>
          <w:rFonts w:ascii="Times New Roman" w:hAnsi="Times New Roman" w:cs="Times New Roman"/>
          <w:lang w:val="ru-RU"/>
        </w:rPr>
        <w:t xml:space="preserve"> яйца в фекалиях не были обнаружены на всех сроках наблюдения.</w:t>
      </w:r>
      <w:r w:rsidR="00086D37" w:rsidRPr="00D92967">
        <w:rPr>
          <w:rFonts w:ascii="Times New Roman" w:hAnsi="Times New Roman" w:cs="Times New Roman"/>
          <w:lang w:val="ru-RU"/>
        </w:rPr>
        <w:t xml:space="preserve"> Средняя продукция яиц на одного червя также преобладала в группе </w:t>
      </w:r>
      <w:r w:rsidR="00086D37" w:rsidRPr="00D92967">
        <w:rPr>
          <w:rFonts w:ascii="Times New Roman" w:hAnsi="Times New Roman" w:cs="Times New Roman"/>
        </w:rPr>
        <w:t>M</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auratus</w:t>
      </w:r>
      <w:r w:rsidR="00086D37" w:rsidRPr="00D92967">
        <w:rPr>
          <w:rFonts w:ascii="Times New Roman" w:hAnsi="Times New Roman" w:cs="Times New Roman"/>
          <w:lang w:val="ru-RU"/>
        </w:rPr>
        <w:t>, достигая значения 40 яиц/червь. У мышей линии C57Bl/6</w:t>
      </w:r>
      <w:r w:rsidR="00086D37" w:rsidRPr="00D92967">
        <w:rPr>
          <w:rFonts w:ascii="Times New Roman" w:hAnsi="Times New Roman" w:cs="Times New Roman"/>
          <w:color w:val="000000"/>
        </w:rPr>
        <w:t>j</w:t>
      </w:r>
      <w:r w:rsidR="00086D37" w:rsidRPr="00D92967">
        <w:rPr>
          <w:rFonts w:ascii="Times New Roman" w:hAnsi="Times New Roman" w:cs="Times New Roman"/>
          <w:color w:val="000000"/>
          <w:lang w:val="ru-RU"/>
        </w:rPr>
        <w:t xml:space="preserve"> этот параметр был ниже и составил 10 яиц/червь, у мышей линии </w:t>
      </w:r>
      <w:r w:rsidR="00086D37" w:rsidRPr="00D92967">
        <w:rPr>
          <w:rFonts w:ascii="Times New Roman" w:hAnsi="Times New Roman" w:cs="Times New Roman"/>
          <w:lang w:val="ru-RU"/>
        </w:rPr>
        <w:t xml:space="preserve">BALB/c – 4 </w:t>
      </w:r>
      <w:r w:rsidR="00086D37" w:rsidRPr="00D92967">
        <w:rPr>
          <w:rFonts w:ascii="Times New Roman" w:hAnsi="Times New Roman" w:cs="Times New Roman"/>
        </w:rPr>
        <w:t>egg</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per</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worm</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No</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eggs</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were</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detected</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in</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WISTAR</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rat</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line</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feces</w:t>
      </w:r>
      <w:r w:rsidR="00337D54" w:rsidRPr="00711D59">
        <w:rPr>
          <w:rFonts w:ascii="Times New Roman" w:hAnsi="Times New Roman" w:cs="Times New Roman"/>
          <w:color w:val="000000"/>
          <w:lang w:val="ru-RU" w:eastAsia="zh-CN"/>
        </w:rPr>
        <w:t xml:space="preserve">. </w:t>
      </w:r>
      <w:moveFromRangeStart w:id="28" w:author="Пахарукова Мария Юрьевна" w:date="2026-10-19T13:57:00Z" w:name="move243310678"/>
      <w:moveFrom w:id="29" w:author="Пахарукова Мария Юрьевна" w:date="2026-10-19T13:57:00Z">
        <w:r w:rsidR="00337D54" w:rsidDel="00965DD5">
          <w:rPr>
            <w:rFonts w:ascii="Times New Roman" w:hAnsi="Times New Roman" w:cs="Times New Roman"/>
            <w:color w:val="000000"/>
            <w:lang w:eastAsia="zh-CN"/>
          </w:rPr>
          <w:t>Egg</w:t>
        </w:r>
        <w:r w:rsidR="00337D54" w:rsidDel="00965DD5">
          <w:rPr>
            <w:rFonts w:ascii="Times New Roman" w:hAnsi="Times New Roman" w:cs="Times New Roman"/>
            <w:color w:val="000000"/>
            <w:lang w:val="ru-RU" w:eastAsia="zh-CN"/>
          </w:rPr>
          <w:t xml:space="preserve"> </w:t>
        </w:r>
        <w:r w:rsidR="00337D54" w:rsidDel="00965DD5">
          <w:rPr>
            <w:rFonts w:ascii="Times New Roman" w:hAnsi="Times New Roman" w:cs="Times New Roman"/>
            <w:color w:val="000000"/>
            <w:lang w:eastAsia="zh-CN"/>
          </w:rPr>
          <w:t>granulomas</w:t>
        </w:r>
        <w:r w:rsidR="00337D54" w:rsidRPr="000205A3" w:rsidDel="00965DD5">
          <w:rPr>
            <w:rFonts w:ascii="Times New Roman" w:hAnsi="Times New Roman" w:cs="Times New Roman"/>
            <w:color w:val="000000"/>
            <w:lang w:val="ru-RU" w:eastAsia="zh-CN"/>
          </w:rPr>
          <w:t xml:space="preserve"> </w:t>
        </w:r>
        <w:r w:rsidR="00337D54" w:rsidDel="00965DD5">
          <w:rPr>
            <w:rFonts w:ascii="Times New Roman" w:hAnsi="Times New Roman" w:cs="Times New Roman"/>
            <w:color w:val="000000"/>
            <w:lang w:val="ru-RU" w:eastAsia="zh-CN"/>
          </w:rPr>
          <w:t>были обнаружены только при заражении Сирийский хомячков и отсутствовали у других лабораторных животных (</w:t>
        </w:r>
        <w:r w:rsidR="00337D54" w:rsidRPr="000205A3" w:rsidDel="00965DD5">
          <w:rPr>
            <w:rFonts w:ascii="Times New Roman" w:hAnsi="Times New Roman" w:cs="Times New Roman"/>
            <w:color w:val="000000"/>
            <w:lang w:eastAsia="zh-CN"/>
          </w:rPr>
          <w:t>Chi</w:t>
        </w:r>
        <w:r w:rsidR="00337D54" w:rsidRPr="000205A3" w:rsidDel="00965DD5">
          <w:rPr>
            <w:rFonts w:ascii="Times New Roman" w:hAnsi="Times New Roman" w:cs="Times New Roman"/>
            <w:color w:val="000000"/>
            <w:lang w:val="ru-RU" w:eastAsia="zh-CN"/>
          </w:rPr>
          <w:t>-</w:t>
        </w:r>
        <w:r w:rsidR="00337D54" w:rsidRPr="000205A3" w:rsidDel="00965DD5">
          <w:rPr>
            <w:rFonts w:ascii="Times New Roman" w:hAnsi="Times New Roman" w:cs="Times New Roman"/>
            <w:color w:val="000000"/>
            <w:lang w:eastAsia="zh-CN"/>
          </w:rPr>
          <w:t>Square</w:t>
        </w:r>
        <w:r w:rsidR="00337D54" w:rsidRPr="000205A3" w:rsidDel="00965DD5">
          <w:rPr>
            <w:rFonts w:ascii="Times New Roman" w:hAnsi="Times New Roman" w:cs="Times New Roman"/>
            <w:color w:val="000000"/>
            <w:lang w:val="ru-RU" w:eastAsia="zh-CN"/>
          </w:rPr>
          <w:t xml:space="preserve"> </w:t>
        </w:r>
        <w:r w:rsidR="00337D54" w:rsidRPr="000205A3" w:rsidDel="00965DD5">
          <w:rPr>
            <w:rFonts w:ascii="Times New Roman" w:hAnsi="Times New Roman" w:cs="Times New Roman"/>
            <w:color w:val="000000"/>
            <w:lang w:eastAsia="zh-CN"/>
          </w:rPr>
          <w:t>Tests</w:t>
        </w:r>
        <w:r w:rsidR="00337D54" w:rsidRPr="000205A3" w:rsidDel="00965DD5">
          <w:rPr>
            <w:rFonts w:ascii="Times New Roman" w:hAnsi="Times New Roman" w:cs="Times New Roman"/>
            <w:color w:val="000000"/>
            <w:lang w:val="ru-RU" w:eastAsia="zh-CN"/>
          </w:rPr>
          <w:t xml:space="preserve">: </w:t>
        </w:r>
        <w:r w:rsidR="00337D54" w:rsidDel="00965DD5">
          <w:rPr>
            <w:rFonts w:ascii="Times New Roman" w:hAnsi="Times New Roman" w:cs="Times New Roman"/>
            <w:color w:val="000000"/>
            <w:lang w:val="ru-RU" w:eastAsia="zh-CN"/>
          </w:rPr>
          <w:t>χ</w:t>
        </w:r>
        <w:r w:rsidR="00337D54" w:rsidRPr="000205A3" w:rsidDel="00965DD5">
          <w:rPr>
            <w:rFonts w:ascii="Times New Roman" w:hAnsi="Times New Roman" w:cs="Times New Roman"/>
            <w:color w:val="000000"/>
            <w:vertAlign w:val="superscript"/>
            <w:lang w:val="ru-RU" w:eastAsia="zh-CN"/>
          </w:rPr>
          <w:t>2</w:t>
        </w:r>
        <w:r w:rsidR="00337D54" w:rsidRPr="000205A3" w:rsidDel="00965DD5">
          <w:rPr>
            <w:rFonts w:ascii="Times New Roman" w:hAnsi="Times New Roman" w:cs="Times New Roman"/>
            <w:color w:val="000000"/>
            <w:lang w:val="ru-RU" w:eastAsia="zh-CN"/>
          </w:rPr>
          <w:t xml:space="preserve">=20, </w:t>
        </w:r>
        <w:r w:rsidR="00337D54" w:rsidDel="00965DD5">
          <w:rPr>
            <w:rFonts w:ascii="Times New Roman" w:hAnsi="Times New Roman" w:cs="Times New Roman"/>
            <w:color w:val="000000"/>
            <w:lang w:eastAsia="zh-CN"/>
          </w:rPr>
          <w:t>P</w:t>
        </w:r>
        <w:r w:rsidR="00337D54" w:rsidRPr="000205A3" w:rsidDel="00965DD5">
          <w:rPr>
            <w:rFonts w:ascii="Times New Roman" w:hAnsi="Times New Roman" w:cs="Times New Roman"/>
            <w:color w:val="000000"/>
            <w:lang w:val="ru-RU" w:eastAsia="zh-CN"/>
          </w:rPr>
          <w:t>&lt;0.001</w:t>
        </w:r>
        <w:r w:rsidR="00337D54" w:rsidDel="00965DD5">
          <w:rPr>
            <w:rFonts w:ascii="Times New Roman" w:hAnsi="Times New Roman" w:cs="Times New Roman"/>
            <w:color w:val="000000"/>
            <w:lang w:val="ru-RU" w:eastAsia="zh-CN"/>
          </w:rPr>
          <w:t xml:space="preserve">). </w:t>
        </w:r>
      </w:moveFrom>
      <w:moveFromRangeEnd w:id="28"/>
    </w:p>
    <w:p w14:paraId="49AFE762" w14:textId="0F85CB0C" w:rsidR="00BA3FB2" w:rsidRPr="00337D54" w:rsidRDefault="00BA3FB2" w:rsidP="001F4BAB">
      <w:pPr>
        <w:spacing w:after="0" w:line="276" w:lineRule="auto"/>
        <w:ind w:firstLine="567"/>
        <w:jc w:val="both"/>
        <w:rPr>
          <w:rFonts w:ascii="Times New Roman" w:hAnsi="Times New Roman" w:cs="Times New Roman"/>
          <w:lang w:val="ru-RU"/>
        </w:rPr>
      </w:pPr>
    </w:p>
    <w:p w14:paraId="4B3CFFB5" w14:textId="0358551A" w:rsidR="00EA61AB" w:rsidRDefault="000F42BE" w:rsidP="001F4BAB">
      <w:pPr>
        <w:spacing w:after="0" w:line="276" w:lineRule="auto"/>
        <w:ind w:firstLine="567"/>
        <w:jc w:val="both"/>
        <w:rPr>
          <w:rFonts w:ascii="Times New Roman" w:hAnsi="Times New Roman" w:cs="Times New Roman"/>
        </w:rPr>
      </w:pPr>
      <w:r>
        <w:rPr>
          <w:noProof/>
          <w:lang w:val="ru-RU" w:eastAsia="ru-RU"/>
        </w:rPr>
        <w:drawing>
          <wp:inline distT="0" distB="0" distL="0" distR="0" wp14:anchorId="6EC57D71" wp14:editId="296A3E54">
            <wp:extent cx="5760720" cy="6431280"/>
            <wp:effectExtent l="0" t="0" r="0" b="7620"/>
            <wp:docPr id="71140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6431280"/>
                    </a:xfrm>
                    <a:prstGeom prst="rect">
                      <a:avLst/>
                    </a:prstGeom>
                    <a:noFill/>
                    <a:ln>
                      <a:noFill/>
                    </a:ln>
                  </pic:spPr>
                </pic:pic>
              </a:graphicData>
            </a:graphic>
          </wp:inline>
        </w:drawing>
      </w:r>
    </w:p>
    <w:p w14:paraId="6E0F10F6" w14:textId="77777777" w:rsidR="000F42BE" w:rsidRPr="00711D59" w:rsidRDefault="000F42BE" w:rsidP="000F42BE">
      <w:pPr>
        <w:spacing w:after="0" w:line="276" w:lineRule="auto"/>
        <w:jc w:val="both"/>
        <w:rPr>
          <w:rFonts w:ascii="Times New Roman" w:hAnsi="Times New Roman" w:cs="Times New Roman"/>
          <w:color w:val="000000"/>
          <w:lang w:val="ru-RU"/>
        </w:rPr>
      </w:pPr>
      <w:r w:rsidRPr="001F342D">
        <w:rPr>
          <w:rFonts w:ascii="Times New Roman" w:hAnsi="Times New Roman" w:cs="Times New Roman"/>
          <w:color w:val="000000"/>
        </w:rPr>
        <w:lastRenderedPageBreak/>
        <w:t>Figure 2. Estimation of parasite burden among experimental animal*P&lt;0.05</w:t>
      </w:r>
      <w:r>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sidRPr="00F723D8">
        <w:rPr>
          <w:rFonts w:ascii="Times New Roman" w:hAnsi="Times New Roman" w:cs="Times New Roman"/>
          <w:b/>
          <w:bCs/>
          <w:color w:val="000000"/>
        </w:rPr>
        <w:t>+</w:t>
      </w:r>
      <w:r w:rsidRPr="001F342D">
        <w:rPr>
          <w:rFonts w:ascii="Times New Roman" w:hAnsi="Times New Roman" w:cs="Times New Roman"/>
          <w:color w:val="000000"/>
        </w:rPr>
        <w:t>P&lt;0.05</w:t>
      </w:r>
      <w:r>
        <w:rPr>
          <w:rFonts w:ascii="Times New Roman" w:hAnsi="Times New Roman" w:cs="Times New Roman"/>
          <w:color w:val="000000"/>
        </w:rPr>
        <w:t xml:space="preserve">, </w:t>
      </w:r>
      <w:r w:rsidRPr="002F5B9C">
        <w:rPr>
          <w:rFonts w:ascii="Times New Roman" w:hAnsi="Times New Roman" w:cs="Times New Roman"/>
          <w:b/>
          <w:bCs/>
          <w:color w:val="000000"/>
        </w:rPr>
        <w:t>++</w:t>
      </w:r>
      <w:r w:rsidRPr="001F342D">
        <w:rPr>
          <w:rFonts w:ascii="Times New Roman" w:hAnsi="Times New Roman" w:cs="Times New Roman"/>
          <w:color w:val="000000"/>
        </w:rPr>
        <w:t>P&lt;0.0</w:t>
      </w:r>
      <w:r>
        <w:rPr>
          <w:rFonts w:ascii="Times New Roman" w:hAnsi="Times New Roman" w:cs="Times New Roman"/>
          <w:color w:val="000000"/>
        </w:rPr>
        <w:t>1</w:t>
      </w:r>
      <w:r w:rsidRPr="001F342D">
        <w:rPr>
          <w:rFonts w:ascii="Times New Roman" w:hAnsi="Times New Roman" w:cs="Times New Roman"/>
          <w:color w:val="000000"/>
        </w:rPr>
        <w:t xml:space="preserve"> </w:t>
      </w:r>
      <w:r>
        <w:rPr>
          <w:rFonts w:ascii="Times New Roman" w:hAnsi="Times New Roman" w:cs="Times New Roman"/>
          <w:color w:val="000000"/>
        </w:rPr>
        <w:t xml:space="preserve">vs C57Bl/6j mice </w:t>
      </w:r>
      <w:r w:rsidRPr="001F342D">
        <w:rPr>
          <w:rFonts w:ascii="Times New Roman" w:hAnsi="Times New Roman" w:cs="Times New Roman"/>
          <w:color w:val="000000"/>
        </w:rPr>
        <w:t>of the same age</w:t>
      </w:r>
      <w:r>
        <w:rPr>
          <w:rFonts w:ascii="Times New Roman" w:hAnsi="Times New Roman" w:cs="Times New Roman"/>
          <w:color w:val="000000"/>
        </w:rPr>
        <w:t>;</w:t>
      </w:r>
      <w:r w:rsidRPr="001F342D">
        <w:rPr>
          <w:rFonts w:ascii="Times New Roman" w:hAnsi="Times New Roman" w:cs="Times New Roman"/>
          <w:color w:val="000000"/>
        </w:rPr>
        <w:t xml:space="preserve"> #P&lt;0.05</w:t>
      </w:r>
      <w:r>
        <w:rPr>
          <w:rFonts w:ascii="Times New Roman" w:hAnsi="Times New Roman" w:cs="Times New Roman"/>
          <w:color w:val="000000"/>
        </w:rPr>
        <w:t>, #</w:t>
      </w:r>
      <w:r w:rsidRPr="001F342D">
        <w:rPr>
          <w:rFonts w:ascii="Times New Roman" w:hAnsi="Times New Roman" w:cs="Times New Roman"/>
          <w:color w:val="000000"/>
        </w:rPr>
        <w:t>#P&lt;0.0</w:t>
      </w:r>
      <w:r>
        <w:rPr>
          <w:rFonts w:ascii="Times New Roman" w:hAnsi="Times New Roman" w:cs="Times New Roman"/>
          <w:color w:val="000000"/>
        </w:rPr>
        <w:t>1</w:t>
      </w:r>
      <w:r w:rsidRPr="001F342D">
        <w:rPr>
          <w:rFonts w:ascii="Times New Roman" w:hAnsi="Times New Roman" w:cs="Times New Roman"/>
          <w:color w:val="000000"/>
        </w:rPr>
        <w:t xml:space="preserve"> vs </w:t>
      </w:r>
      <w:r w:rsidRPr="00F723D8">
        <w:rPr>
          <w:rFonts w:ascii="Times New Roman" w:hAnsi="Times New Roman" w:cs="Times New Roman"/>
          <w:color w:val="000000"/>
        </w:rPr>
        <w:t>Syrian hamster</w:t>
      </w:r>
      <w:r w:rsidRPr="001F342D">
        <w:rPr>
          <w:rFonts w:ascii="Times New Roman" w:hAnsi="Times New Roman" w:cs="Times New Roman"/>
          <w:color w:val="000000"/>
        </w:rPr>
        <w:t xml:space="preserve"> of the same age</w:t>
      </w:r>
      <w:proofErr w:type="gramStart"/>
      <w:r w:rsidRPr="001F342D">
        <w:rPr>
          <w:rFonts w:ascii="Times New Roman" w:hAnsi="Times New Roman" w:cs="Times New Roman"/>
          <w:color w:val="000000"/>
        </w:rPr>
        <w:t>..</w:t>
      </w:r>
      <w:proofErr w:type="gramEnd"/>
      <w:r w:rsidRPr="001F342D">
        <w:rPr>
          <w:rFonts w:ascii="Times New Roman" w:hAnsi="Times New Roman" w:cs="Times New Roman"/>
          <w:color w:val="000000"/>
        </w:rPr>
        <w:t xml:space="preserve"> Arrows</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point</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operculum</w:t>
      </w:r>
    </w:p>
    <w:p w14:paraId="69229084" w14:textId="77777777" w:rsidR="000F42BE" w:rsidRPr="00711D59" w:rsidRDefault="000F42BE" w:rsidP="001F4BAB">
      <w:pPr>
        <w:spacing w:after="0" w:line="276" w:lineRule="auto"/>
        <w:ind w:firstLine="567"/>
        <w:jc w:val="both"/>
        <w:rPr>
          <w:rFonts w:ascii="Times New Roman" w:hAnsi="Times New Roman" w:cs="Times New Roman"/>
          <w:lang w:val="ru-RU"/>
        </w:rPr>
      </w:pPr>
    </w:p>
    <w:p w14:paraId="65160AE0" w14:textId="396310D8" w:rsidR="00EA61AB" w:rsidRPr="00711D59" w:rsidRDefault="00EA61AB" w:rsidP="001F4BAB">
      <w:pPr>
        <w:spacing w:after="0" w:line="276" w:lineRule="auto"/>
        <w:rPr>
          <w:rStyle w:val="anegp0gi0b9av8jahpyh"/>
          <w:rFonts w:ascii="Times New Roman" w:hAnsi="Times New Roman" w:cs="Times New Roman"/>
          <w:b/>
          <w:bCs/>
          <w:color w:val="000000"/>
          <w:lang w:val="ru-RU"/>
        </w:rPr>
      </w:pPr>
      <w:bookmarkStart w:id="30" w:name="_Toc231233110"/>
      <w:r w:rsidRPr="00D92967">
        <w:rPr>
          <w:rStyle w:val="anegp0gi0b9av8jahpyh"/>
          <w:rFonts w:ascii="Times New Roman" w:hAnsi="Times New Roman" w:cs="Times New Roman"/>
          <w:b/>
          <w:bCs/>
          <w:color w:val="000000"/>
          <w:lang w:val="ru-RU"/>
        </w:rPr>
        <w:t>Оценка</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АЛТ</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и</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АСТ</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у</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модельных</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животных</w:t>
      </w:r>
      <w:bookmarkEnd w:id="30"/>
    </w:p>
    <w:p w14:paraId="01F31FC7" w14:textId="1CB65DA3" w:rsidR="00C94556" w:rsidRPr="00711D59" w:rsidRDefault="00EA61AB" w:rsidP="001F4BAB">
      <w:pPr>
        <w:spacing w:after="0" w:line="276" w:lineRule="auto"/>
        <w:ind w:firstLine="566"/>
        <w:jc w:val="both"/>
        <w:rPr>
          <w:rFonts w:ascii="Times New Roman" w:hAnsi="Times New Roman" w:cs="Times New Roman"/>
          <w:color w:val="000000"/>
          <w:lang w:val="ru-RU" w:eastAsia="zh-CN"/>
        </w:rPr>
      </w:pPr>
      <w:r w:rsidRPr="00D92967">
        <w:rPr>
          <w:rFonts w:ascii="Times New Roman" w:hAnsi="Times New Roman" w:cs="Times New Roman"/>
          <w:lang w:val="ru-RU"/>
        </w:rPr>
        <w:t>Для оценки состояния печени у зараженных животных определяли активность АЛТ</w:t>
      </w:r>
      <w:r w:rsidR="00442637" w:rsidRPr="00D92967">
        <w:rPr>
          <w:rFonts w:ascii="Times New Roman" w:hAnsi="Times New Roman" w:cs="Times New Roman"/>
          <w:lang w:val="ru-RU"/>
        </w:rPr>
        <w:t xml:space="preserve"> и </w:t>
      </w:r>
      <w:r w:rsidRPr="00D92967">
        <w:rPr>
          <w:rFonts w:ascii="Times New Roman" w:hAnsi="Times New Roman" w:cs="Times New Roman"/>
          <w:lang w:val="ru-RU"/>
        </w:rPr>
        <w:t>АСТ</w:t>
      </w:r>
      <w:r w:rsidR="009C13BB" w:rsidRPr="00D92967">
        <w:rPr>
          <w:rFonts w:ascii="Times New Roman" w:hAnsi="Times New Roman" w:cs="Times New Roman"/>
          <w:lang w:val="ru-RU"/>
        </w:rPr>
        <w:t xml:space="preserve"> </w:t>
      </w:r>
      <w:r w:rsidRPr="00D92967">
        <w:rPr>
          <w:rFonts w:ascii="Times New Roman" w:hAnsi="Times New Roman" w:cs="Times New Roman"/>
          <w:lang w:val="ru-RU"/>
        </w:rPr>
        <w:t>в сыворотке крови</w:t>
      </w:r>
      <w:r w:rsidR="00510825" w:rsidRPr="00510825">
        <w:rPr>
          <w:rFonts w:ascii="Times New Roman" w:hAnsi="Times New Roman" w:cs="Times New Roman"/>
          <w:lang w:val="ru-RU"/>
        </w:rPr>
        <w:t xml:space="preserve">. </w:t>
      </w:r>
      <w:r w:rsidRPr="00D92967">
        <w:rPr>
          <w:rFonts w:ascii="Times New Roman" w:hAnsi="Times New Roman" w:cs="Times New Roman"/>
          <w:lang w:val="ru-RU"/>
        </w:rPr>
        <w:t xml:space="preserve">Активность АЛТ и АСТ достоверно возрастала у сирийских </w:t>
      </w:r>
      <w:r w:rsidRPr="00D92967">
        <w:rPr>
          <w:rFonts w:ascii="Times New Roman" w:hAnsi="Times New Roman" w:cs="Times New Roman"/>
          <w:color w:val="000000" w:themeColor="text1"/>
          <w:lang w:val="ru-RU"/>
        </w:rPr>
        <w:t xml:space="preserve">хомячков </w:t>
      </w:r>
      <w:r w:rsidRPr="00D92967">
        <w:rPr>
          <w:rFonts w:ascii="Times New Roman" w:hAnsi="Times New Roman" w:cs="Times New Roman"/>
          <w:lang w:val="ru-RU"/>
        </w:rPr>
        <w:t xml:space="preserve">к 3 месяцу инвазии. </w:t>
      </w:r>
      <w:r w:rsidRPr="00D92967">
        <w:rPr>
          <w:rFonts w:ascii="Times New Roman" w:hAnsi="Times New Roman" w:cs="Times New Roman"/>
          <w:color w:val="000000"/>
          <w:lang w:val="ru-RU" w:eastAsia="zh-CN"/>
        </w:rPr>
        <w:t xml:space="preserve">У мышей линий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r w:rsidRPr="00D92967">
        <w:rPr>
          <w:rFonts w:ascii="Times New Roman" w:hAnsi="Times New Roman" w:cs="Times New Roman"/>
          <w:color w:val="000000"/>
        </w:rPr>
        <w:t>Bl</w:t>
      </w:r>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B</w:t>
      </w:r>
      <w:r w:rsidRPr="00D92967">
        <w:rPr>
          <w:rFonts w:ascii="Times New Roman" w:hAnsi="Times New Roman" w:cs="Times New Roman"/>
          <w:color w:val="000000"/>
        </w:rPr>
        <w:t>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а также у</w:t>
      </w:r>
      <w:r w:rsidRPr="00D92967">
        <w:rPr>
          <w:rFonts w:ascii="Times New Roman" w:hAnsi="Times New Roman" w:cs="Times New Roman"/>
          <w:color w:val="000000"/>
          <w:lang w:val="ru-RU" w:eastAsia="zh-CN"/>
        </w:rPr>
        <w:t xml:space="preserve"> крыс </w:t>
      </w:r>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r w:rsidRPr="00D92967">
        <w:rPr>
          <w:rFonts w:ascii="Times New Roman" w:hAnsi="Times New Roman" w:cs="Times New Roman"/>
          <w:lang w:val="ru-RU"/>
        </w:rPr>
        <w:t xml:space="preserve"> </w:t>
      </w:r>
      <w:r w:rsidRPr="00D92967">
        <w:rPr>
          <w:rFonts w:ascii="Times New Roman" w:hAnsi="Times New Roman" w:cs="Times New Roman"/>
          <w:color w:val="000000"/>
          <w:lang w:val="ru-RU" w:eastAsia="zh-CN"/>
        </w:rPr>
        <w:t xml:space="preserve">активность трансаминаз оставалась в пределах контрольных значений на </w:t>
      </w:r>
      <w:r w:rsidR="009C13BB" w:rsidRPr="00D92967">
        <w:rPr>
          <w:rFonts w:ascii="Times New Roman" w:hAnsi="Times New Roman" w:cs="Times New Roman"/>
          <w:color w:val="000000"/>
          <w:lang w:val="ru-RU" w:eastAsia="zh-CN"/>
        </w:rPr>
        <w:t xml:space="preserve">как </w:t>
      </w:r>
      <w:r w:rsidR="00C94556" w:rsidRPr="00D92967">
        <w:rPr>
          <w:rFonts w:ascii="Times New Roman" w:hAnsi="Times New Roman" w:cs="Times New Roman"/>
          <w:color w:val="000000"/>
          <w:lang w:val="ru-RU" w:eastAsia="zh-CN"/>
        </w:rPr>
        <w:t>н</w:t>
      </w:r>
      <w:r w:rsidR="009C13BB" w:rsidRPr="00D92967">
        <w:rPr>
          <w:rFonts w:ascii="Times New Roman" w:hAnsi="Times New Roman" w:cs="Times New Roman"/>
          <w:color w:val="000000"/>
          <w:lang w:val="ru-RU" w:eastAsia="zh-CN"/>
        </w:rPr>
        <w:t>а 1-ом, так и на 3-ем месяце исследования.</w:t>
      </w:r>
    </w:p>
    <w:p w14:paraId="43B82247" w14:textId="77777777" w:rsidR="000F42BE" w:rsidRPr="00711D59" w:rsidRDefault="000F42BE" w:rsidP="001F4BAB">
      <w:pPr>
        <w:spacing w:after="0" w:line="276" w:lineRule="auto"/>
        <w:ind w:firstLine="566"/>
        <w:jc w:val="both"/>
        <w:rPr>
          <w:rFonts w:ascii="Times New Roman" w:hAnsi="Times New Roman" w:cs="Times New Roman"/>
          <w:color w:val="000000"/>
          <w:lang w:val="ru-RU" w:eastAsia="zh-CN"/>
        </w:rPr>
      </w:pPr>
    </w:p>
    <w:p w14:paraId="6B3E4422" w14:textId="77777777" w:rsidR="000F42BE" w:rsidRPr="00711D59" w:rsidRDefault="000F42BE" w:rsidP="001F4BAB">
      <w:pPr>
        <w:spacing w:after="0" w:line="276" w:lineRule="auto"/>
        <w:ind w:firstLine="566"/>
        <w:jc w:val="both"/>
        <w:rPr>
          <w:rFonts w:ascii="Times New Roman" w:hAnsi="Times New Roman" w:cs="Times New Roman"/>
          <w:color w:val="000000"/>
          <w:lang w:val="ru-RU" w:eastAsia="zh-CN"/>
        </w:rPr>
      </w:pPr>
    </w:p>
    <w:p w14:paraId="4A5ADA14" w14:textId="77777777" w:rsidR="00C94556" w:rsidRPr="00D92967" w:rsidRDefault="00C94556" w:rsidP="001F4BAB">
      <w:pPr>
        <w:spacing w:after="0" w:line="276" w:lineRule="auto"/>
        <w:ind w:firstLine="566"/>
        <w:jc w:val="both"/>
        <w:rPr>
          <w:rFonts w:ascii="Times New Roman" w:hAnsi="Times New Roman" w:cs="Times New Roman"/>
          <w:color w:val="000000"/>
          <w:lang w:val="ru-RU" w:eastAsia="zh-CN"/>
        </w:rPr>
      </w:pPr>
    </w:p>
    <w:p w14:paraId="43D0E700" w14:textId="04AE6D03" w:rsidR="00C94556" w:rsidRPr="00D92967" w:rsidRDefault="00C94556" w:rsidP="001F4BAB">
      <w:pPr>
        <w:spacing w:after="0" w:line="276" w:lineRule="auto"/>
        <w:jc w:val="both"/>
        <w:rPr>
          <w:rFonts w:ascii="Times New Roman" w:hAnsi="Times New Roman" w:cs="Times New Roman"/>
          <w:color w:val="000000"/>
          <w:lang w:val="ru-RU" w:eastAsia="zh-CN"/>
        </w:rPr>
      </w:pPr>
      <w:r w:rsidRPr="00D92967">
        <w:rPr>
          <w:rFonts w:ascii="Times New Roman" w:hAnsi="Times New Roman" w:cs="Times New Roman"/>
          <w:b/>
          <w:bCs/>
          <w:lang w:val="ru-RU"/>
        </w:rPr>
        <w:t xml:space="preserve">Оценка </w:t>
      </w:r>
      <w:r w:rsidR="00CB41E0">
        <w:rPr>
          <w:rFonts w:ascii="Times New Roman" w:hAnsi="Times New Roman" w:cs="Times New Roman"/>
          <w:b/>
          <w:bCs/>
          <w:lang w:val="ru-RU"/>
        </w:rPr>
        <w:t>гистологических</w:t>
      </w:r>
      <w:r w:rsidRPr="00D92967">
        <w:rPr>
          <w:rFonts w:ascii="Times New Roman" w:hAnsi="Times New Roman" w:cs="Times New Roman"/>
          <w:b/>
          <w:bCs/>
          <w:lang w:val="ru-RU"/>
        </w:rPr>
        <w:t xml:space="preserve"> изменений в печени лабораторных животных</w:t>
      </w:r>
    </w:p>
    <w:p w14:paraId="7923C2ED" w14:textId="40AB68B2" w:rsidR="006F5FF8" w:rsidRPr="005441BB" w:rsidRDefault="006F5FF8" w:rsidP="006F5FF8">
      <w:pPr>
        <w:spacing w:after="0" w:line="276" w:lineRule="auto"/>
        <w:jc w:val="both"/>
        <w:rPr>
          <w:rFonts w:ascii="Times New Roman" w:hAnsi="Times New Roman" w:cs="Times New Roman"/>
          <w:color w:val="000000"/>
          <w:lang w:val="ru-RU" w:eastAsia="zh-CN"/>
        </w:rPr>
      </w:pPr>
      <w:r w:rsidRPr="001F342D">
        <w:rPr>
          <w:rFonts w:ascii="Times New Roman" w:hAnsi="Times New Roman" w:cs="Times New Roman"/>
          <w:color w:val="000000"/>
          <w:lang w:eastAsia="zh-CN"/>
        </w:rPr>
        <w:t>Figure</w:t>
      </w:r>
      <w:r w:rsidRPr="006F5FF8">
        <w:rPr>
          <w:rFonts w:ascii="Times New Roman" w:hAnsi="Times New Roman" w:cs="Times New Roman"/>
          <w:color w:val="000000"/>
          <w:lang w:val="ru-RU" w:eastAsia="zh-CN"/>
        </w:rPr>
        <w:t xml:space="preserve"> 3</w:t>
      </w:r>
      <w:r>
        <w:rPr>
          <w:rFonts w:ascii="Times New Roman" w:hAnsi="Times New Roman" w:cs="Times New Roman"/>
          <w:color w:val="000000"/>
          <w:lang w:val="ru-RU" w:eastAsia="zh-CN"/>
        </w:rPr>
        <w:t xml:space="preserve"> </w:t>
      </w:r>
      <w:r w:rsidRPr="001F342D">
        <w:rPr>
          <w:rFonts w:ascii="Times New Roman" w:hAnsi="Times New Roman" w:cs="Times New Roman"/>
          <w:color w:val="000000"/>
          <w:lang w:eastAsia="zh-CN"/>
        </w:rPr>
        <w:t>represents</w:t>
      </w:r>
      <w:r w:rsidRPr="006F5FF8">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гистологическ</w:t>
      </w:r>
      <w:r w:rsidR="004421C9">
        <w:rPr>
          <w:rFonts w:ascii="Times New Roman" w:hAnsi="Times New Roman" w:cs="Times New Roman"/>
          <w:color w:val="000000"/>
          <w:lang w:val="ru-RU" w:eastAsia="zh-CN"/>
        </w:rPr>
        <w:t xml:space="preserve">ие изменения в ткани </w:t>
      </w:r>
      <w:r>
        <w:rPr>
          <w:rFonts w:ascii="Times New Roman" w:hAnsi="Times New Roman" w:cs="Times New Roman"/>
          <w:color w:val="000000"/>
          <w:lang w:val="ru-RU" w:eastAsia="zh-CN"/>
        </w:rPr>
        <w:t xml:space="preserve">в зависимости от вида лабораторных животных. Гиперплазия эпителия желчных протоков преобладала у Сирийских хомячков и была детектирована на 1 и 3 месяце исследования </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median</w:t>
      </w:r>
      <w:r w:rsidRPr="006F5FF8">
        <w:rPr>
          <w:rFonts w:ascii="Times New Roman" w:hAnsi="Times New Roman" w:cs="Times New Roman"/>
          <w:color w:val="000000"/>
          <w:lang w:val="ru-RU" w:eastAsia="zh-CN"/>
        </w:rPr>
        <w:t xml:space="preserve"> </w:t>
      </w:r>
      <w:r>
        <w:rPr>
          <w:rFonts w:ascii="Times New Roman" w:hAnsi="Times New Roman" w:cs="Times New Roman"/>
          <w:color w:val="000000"/>
          <w:lang w:eastAsia="zh-CN"/>
        </w:rPr>
        <w:t>values</w:t>
      </w:r>
      <w:r w:rsidRPr="006F5FF8">
        <w:rPr>
          <w:rFonts w:ascii="Times New Roman" w:hAnsi="Times New Roman" w:cs="Times New Roman"/>
          <w:color w:val="000000"/>
          <w:lang w:val="ru-RU" w:eastAsia="zh-CN"/>
        </w:rPr>
        <w:t xml:space="preserve"> </w:t>
      </w:r>
      <w:r>
        <w:rPr>
          <w:rFonts w:ascii="Times New Roman" w:hAnsi="Times New Roman" w:cs="Times New Roman"/>
          <w:color w:val="000000"/>
          <w:lang w:eastAsia="zh-CN"/>
        </w:rPr>
        <w:t>were</w:t>
      </w:r>
      <w:r w:rsidRPr="006F5FF8">
        <w:rPr>
          <w:rFonts w:ascii="Times New Roman" w:hAnsi="Times New Roman" w:cs="Times New Roman"/>
          <w:color w:val="000000"/>
          <w:lang w:val="ru-RU" w:eastAsia="zh-CN"/>
        </w:rPr>
        <w:t xml:space="preserve"> 6.4 </w:t>
      </w:r>
      <w:r>
        <w:rPr>
          <w:rFonts w:ascii="Times New Roman" w:hAnsi="Times New Roman" w:cs="Times New Roman"/>
          <w:color w:val="000000"/>
          <w:lang w:eastAsia="zh-CN"/>
        </w:rPr>
        <w:t>and</w:t>
      </w:r>
      <w:r w:rsidRPr="006F5FF8">
        <w:rPr>
          <w:rFonts w:ascii="Times New Roman" w:hAnsi="Times New Roman" w:cs="Times New Roman"/>
          <w:color w:val="000000"/>
          <w:lang w:val="ru-RU" w:eastAsia="zh-CN"/>
        </w:rPr>
        <w:t xml:space="preserve"> 8.4 </w:t>
      </w:r>
      <w:r>
        <w:rPr>
          <w:rFonts w:ascii="Times New Roman" w:hAnsi="Times New Roman" w:cs="Times New Roman"/>
          <w:color w:val="000000"/>
          <w:lang w:eastAsia="zh-CN"/>
        </w:rPr>
        <w:t>respectively</w:t>
      </w:r>
      <w:r w:rsidRPr="006F5FF8">
        <w:rPr>
          <w:rFonts w:ascii="Times New Roman" w:hAnsi="Times New Roman" w:cs="Times New Roman"/>
          <w:color w:val="000000"/>
          <w:lang w:val="ru-RU" w:eastAsia="zh-CN"/>
        </w:rPr>
        <w:t>)</w:t>
      </w:r>
      <w:r>
        <w:rPr>
          <w:rFonts w:ascii="Times New Roman" w:hAnsi="Times New Roman" w:cs="Times New Roman"/>
          <w:color w:val="000000"/>
          <w:lang w:val="ru-RU" w:eastAsia="zh-CN"/>
        </w:rPr>
        <w:t>. У мышей этот параметр был менее выражен</w:t>
      </w:r>
      <w:del w:id="31" w:author="Пахарукова Мария Юрьевна" w:date="2026-10-19T13:58:00Z">
        <w:r w:rsidDel="00965DD5">
          <w:rPr>
            <w:rFonts w:ascii="Times New Roman" w:hAnsi="Times New Roman" w:cs="Times New Roman"/>
            <w:color w:val="000000"/>
            <w:lang w:val="ru-RU" w:eastAsia="zh-CN"/>
          </w:rPr>
          <w:delText xml:space="preserve"> у мышей</w:delText>
        </w:r>
      </w:del>
      <w:r>
        <w:rPr>
          <w:rFonts w:ascii="Times New Roman" w:hAnsi="Times New Roman" w:cs="Times New Roman"/>
          <w:color w:val="000000"/>
          <w:lang w:val="ru-RU" w:eastAsia="zh-CN"/>
        </w:rPr>
        <w:t xml:space="preserve">. У мышей линии </w:t>
      </w:r>
      <w:proofErr w:type="spellStart"/>
      <w:r>
        <w:rPr>
          <w:rFonts w:ascii="Times New Roman" w:hAnsi="Times New Roman" w:cs="Times New Roman"/>
          <w:color w:val="000000"/>
          <w:lang w:eastAsia="zh-CN"/>
        </w:rPr>
        <w:t>Balb</w:t>
      </w:r>
      <w:proofErr w:type="spellEnd"/>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c</w:t>
      </w:r>
      <w:r>
        <w:rPr>
          <w:rFonts w:ascii="Times New Roman" w:hAnsi="Times New Roman" w:cs="Times New Roman"/>
          <w:color w:val="000000"/>
          <w:lang w:val="ru-RU" w:eastAsia="zh-CN"/>
        </w:rPr>
        <w:t xml:space="preserve"> уровень гиперплазии составил </w:t>
      </w:r>
      <w:r w:rsidRPr="006F5FF8">
        <w:rPr>
          <w:rFonts w:ascii="Times New Roman" w:hAnsi="Times New Roman" w:cs="Times New Roman"/>
          <w:color w:val="000000"/>
          <w:lang w:val="ru-RU" w:eastAsia="zh-CN"/>
        </w:rPr>
        <w:t xml:space="preserve">4.1 </w:t>
      </w:r>
      <w:r>
        <w:rPr>
          <w:rFonts w:ascii="Times New Roman" w:hAnsi="Times New Roman" w:cs="Times New Roman"/>
          <w:color w:val="000000"/>
          <w:lang w:eastAsia="zh-CN"/>
        </w:rPr>
        <w:t>at</w:t>
      </w:r>
      <w:r w:rsidRPr="006F5FF8">
        <w:rPr>
          <w:rFonts w:ascii="Times New Roman" w:hAnsi="Times New Roman" w:cs="Times New Roman"/>
          <w:color w:val="000000"/>
          <w:lang w:val="ru-RU" w:eastAsia="zh-CN"/>
        </w:rPr>
        <w:t xml:space="preserve"> 1 </w:t>
      </w:r>
      <w:r>
        <w:rPr>
          <w:rFonts w:ascii="Times New Roman" w:hAnsi="Times New Roman" w:cs="Times New Roman"/>
          <w:color w:val="000000"/>
          <w:lang w:eastAsia="zh-CN"/>
        </w:rPr>
        <w:t>m</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6F5FF8">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6F5FF8">
        <w:rPr>
          <w:rFonts w:ascii="Times New Roman" w:hAnsi="Times New Roman" w:cs="Times New Roman"/>
          <w:color w:val="000000"/>
          <w:lang w:val="ru-RU" w:eastAsia="zh-CN"/>
        </w:rPr>
        <w:t xml:space="preserve">. </w:t>
      </w:r>
      <w:r>
        <w:rPr>
          <w:rFonts w:ascii="Times New Roman" w:hAnsi="Times New Roman" w:cs="Times New Roman"/>
          <w:color w:val="000000"/>
          <w:lang w:eastAsia="zh-CN"/>
        </w:rPr>
        <w:t>and</w:t>
      </w:r>
      <w:r w:rsidRPr="006F5FF8">
        <w:rPr>
          <w:rFonts w:ascii="Times New Roman" w:hAnsi="Times New Roman" w:cs="Times New Roman"/>
          <w:color w:val="000000"/>
          <w:lang w:val="ru-RU" w:eastAsia="zh-CN"/>
        </w:rPr>
        <w:t xml:space="preserve"> 5.6 </w:t>
      </w:r>
      <w:r>
        <w:rPr>
          <w:rFonts w:ascii="Times New Roman" w:hAnsi="Times New Roman" w:cs="Times New Roman"/>
          <w:color w:val="000000"/>
          <w:lang w:eastAsia="zh-CN"/>
        </w:rPr>
        <w:t>at</w:t>
      </w:r>
      <w:r w:rsidRPr="006F5FF8">
        <w:rPr>
          <w:rFonts w:ascii="Times New Roman" w:hAnsi="Times New Roman" w:cs="Times New Roman"/>
          <w:color w:val="000000"/>
          <w:lang w:val="ru-RU" w:eastAsia="zh-CN"/>
        </w:rPr>
        <w:t xml:space="preserve"> 3 </w:t>
      </w:r>
      <w:r>
        <w:rPr>
          <w:rFonts w:ascii="Times New Roman" w:hAnsi="Times New Roman" w:cs="Times New Roman"/>
          <w:color w:val="000000"/>
          <w:lang w:eastAsia="zh-CN"/>
        </w:rPr>
        <w:t>m</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6F5FF8">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6F5FF8">
        <w:rPr>
          <w:rFonts w:ascii="Times New Roman" w:hAnsi="Times New Roman" w:cs="Times New Roman"/>
          <w:color w:val="000000"/>
          <w:lang w:val="ru-RU" w:eastAsia="zh-CN"/>
        </w:rPr>
        <w:t>.</w:t>
      </w:r>
      <w:r>
        <w:rPr>
          <w:rFonts w:ascii="Times New Roman" w:hAnsi="Times New Roman" w:cs="Times New Roman"/>
          <w:color w:val="000000"/>
          <w:lang w:val="ru-RU" w:eastAsia="zh-CN"/>
        </w:rPr>
        <w:t xml:space="preserve"> У мышей линии </w:t>
      </w:r>
      <w:r>
        <w:rPr>
          <w:rFonts w:ascii="Times New Roman" w:hAnsi="Times New Roman" w:cs="Times New Roman"/>
          <w:color w:val="000000"/>
          <w:lang w:eastAsia="zh-CN"/>
        </w:rPr>
        <w:t>C</w:t>
      </w:r>
      <w:r w:rsidRPr="006F5FF8">
        <w:rPr>
          <w:rFonts w:ascii="Times New Roman" w:hAnsi="Times New Roman" w:cs="Times New Roman"/>
          <w:color w:val="000000"/>
          <w:lang w:val="ru-RU" w:eastAsia="zh-CN"/>
        </w:rPr>
        <w:t>57</w:t>
      </w:r>
      <w:proofErr w:type="spellStart"/>
      <w:r>
        <w:rPr>
          <w:rFonts w:ascii="Times New Roman" w:hAnsi="Times New Roman" w:cs="Times New Roman"/>
          <w:color w:val="000000"/>
          <w:lang w:eastAsia="zh-CN"/>
        </w:rPr>
        <w:t>Bl</w:t>
      </w:r>
      <w:proofErr w:type="spellEnd"/>
      <w:r>
        <w:rPr>
          <w:rFonts w:ascii="Times New Roman" w:hAnsi="Times New Roman" w:cs="Times New Roman"/>
          <w:color w:val="000000"/>
          <w:lang w:val="ru-RU" w:eastAsia="zh-CN"/>
        </w:rPr>
        <w:t>/6</w:t>
      </w:r>
      <w:r>
        <w:rPr>
          <w:rFonts w:ascii="Times New Roman" w:hAnsi="Times New Roman" w:cs="Times New Roman"/>
          <w:color w:val="000000"/>
          <w:lang w:eastAsia="zh-CN"/>
        </w:rPr>
        <w:t>j</w:t>
      </w:r>
      <w:r>
        <w:rPr>
          <w:rFonts w:ascii="Times New Roman" w:hAnsi="Times New Roman" w:cs="Times New Roman"/>
          <w:color w:val="000000"/>
          <w:lang w:val="ru-RU" w:eastAsia="zh-CN"/>
        </w:rPr>
        <w:t xml:space="preserve"> уровень гиперплазии эпителия был повышен на 3 </w:t>
      </w:r>
      <w:r>
        <w:rPr>
          <w:rFonts w:ascii="Times New Roman" w:hAnsi="Times New Roman" w:cs="Times New Roman"/>
          <w:color w:val="000000"/>
          <w:lang w:eastAsia="zh-CN"/>
        </w:rPr>
        <w:t>m</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6F5FF8">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6F5FF8">
        <w:rPr>
          <w:rFonts w:ascii="Times New Roman" w:hAnsi="Times New Roman" w:cs="Times New Roman"/>
          <w:color w:val="000000"/>
          <w:lang w:val="ru-RU" w:eastAsia="zh-CN"/>
        </w:rPr>
        <w:t>.</w:t>
      </w:r>
      <w:r>
        <w:rPr>
          <w:rFonts w:ascii="Times New Roman" w:hAnsi="Times New Roman" w:cs="Times New Roman"/>
          <w:color w:val="000000"/>
          <w:lang w:val="ru-RU" w:eastAsia="zh-CN"/>
        </w:rPr>
        <w:t xml:space="preserve">, медианное значение составило 3.2. Воспалительная инфильтрация также была более выражена у Сирийских хомячков. </w:t>
      </w:r>
      <w:r>
        <w:rPr>
          <w:rFonts w:ascii="Times New Roman" w:hAnsi="Times New Roman" w:cs="Times New Roman"/>
          <w:color w:val="000000"/>
          <w:lang w:eastAsia="zh-CN"/>
        </w:rPr>
        <w:t>Median</w:t>
      </w:r>
      <w:r w:rsidRPr="00965DD5">
        <w:rPr>
          <w:rFonts w:ascii="Times New Roman" w:hAnsi="Times New Roman" w:cs="Times New Roman"/>
          <w:color w:val="000000"/>
          <w:lang w:val="ru-RU" w:eastAsia="zh-CN"/>
          <w:rPrChange w:id="32" w:author="Пахарукова Мария Юрьевна" w:date="2026-10-19T13:55:00Z">
            <w:rPr>
              <w:rFonts w:ascii="Times New Roman" w:hAnsi="Times New Roman" w:cs="Times New Roman"/>
              <w:color w:val="000000"/>
              <w:lang w:val="ru-RU" w:eastAsia="zh-CN"/>
            </w:rPr>
          </w:rPrChange>
        </w:rPr>
        <w:t xml:space="preserve"> </w:t>
      </w:r>
      <w:r>
        <w:rPr>
          <w:rFonts w:ascii="Times New Roman" w:hAnsi="Times New Roman" w:cs="Times New Roman"/>
          <w:color w:val="000000"/>
          <w:lang w:eastAsia="zh-CN"/>
        </w:rPr>
        <w:t>value</w:t>
      </w:r>
      <w:r w:rsidRPr="00965DD5">
        <w:rPr>
          <w:rFonts w:ascii="Times New Roman" w:hAnsi="Times New Roman" w:cs="Times New Roman"/>
          <w:color w:val="000000"/>
          <w:lang w:val="ru-RU" w:eastAsia="zh-CN"/>
          <w:rPrChange w:id="33" w:author="Пахарукова Мария Юрьевна" w:date="2026-10-19T13:55:00Z">
            <w:rPr>
              <w:rFonts w:ascii="Times New Roman" w:hAnsi="Times New Roman" w:cs="Times New Roman"/>
              <w:color w:val="000000"/>
              <w:lang w:val="ru-RU" w:eastAsia="zh-CN"/>
            </w:rPr>
          </w:rPrChange>
        </w:rPr>
        <w:t xml:space="preserve"> </w:t>
      </w:r>
      <w:r>
        <w:rPr>
          <w:rFonts w:ascii="Times New Roman" w:hAnsi="Times New Roman" w:cs="Times New Roman"/>
          <w:color w:val="000000"/>
          <w:lang w:eastAsia="zh-CN"/>
        </w:rPr>
        <w:t>was</w:t>
      </w:r>
      <w:r w:rsidRPr="00965DD5">
        <w:rPr>
          <w:rFonts w:ascii="Times New Roman" w:hAnsi="Times New Roman" w:cs="Times New Roman"/>
          <w:color w:val="000000"/>
          <w:lang w:val="ru-RU" w:eastAsia="zh-CN"/>
          <w:rPrChange w:id="34" w:author="Пахарукова Мария Юрьевна" w:date="2026-10-19T13:55:00Z">
            <w:rPr>
              <w:rFonts w:ascii="Times New Roman" w:hAnsi="Times New Roman" w:cs="Times New Roman"/>
              <w:color w:val="000000"/>
              <w:lang w:val="ru-RU" w:eastAsia="zh-CN"/>
            </w:rPr>
          </w:rPrChange>
        </w:rPr>
        <w:t xml:space="preserve"> 6.7 </w:t>
      </w:r>
      <w:r>
        <w:rPr>
          <w:rFonts w:ascii="Times New Roman" w:hAnsi="Times New Roman" w:cs="Times New Roman"/>
          <w:color w:val="000000"/>
          <w:lang w:eastAsia="zh-CN"/>
        </w:rPr>
        <w:t>at</w:t>
      </w:r>
      <w:r w:rsidRPr="00965DD5">
        <w:rPr>
          <w:rFonts w:ascii="Times New Roman" w:hAnsi="Times New Roman" w:cs="Times New Roman"/>
          <w:color w:val="000000"/>
          <w:lang w:val="ru-RU" w:eastAsia="zh-CN"/>
          <w:rPrChange w:id="35" w:author="Пахарукова Мария Юрьевна" w:date="2026-10-19T13:55:00Z">
            <w:rPr>
              <w:rFonts w:ascii="Times New Roman" w:hAnsi="Times New Roman" w:cs="Times New Roman"/>
              <w:color w:val="000000"/>
              <w:lang w:val="ru-RU" w:eastAsia="zh-CN"/>
            </w:rPr>
          </w:rPrChange>
        </w:rPr>
        <w:t xml:space="preserve"> 1 </w:t>
      </w:r>
      <w:r>
        <w:rPr>
          <w:rFonts w:ascii="Times New Roman" w:hAnsi="Times New Roman" w:cs="Times New Roman"/>
          <w:color w:val="000000"/>
          <w:lang w:eastAsia="zh-CN"/>
        </w:rPr>
        <w:t>m</w:t>
      </w:r>
      <w:r w:rsidRPr="00965DD5">
        <w:rPr>
          <w:rFonts w:ascii="Times New Roman" w:hAnsi="Times New Roman" w:cs="Times New Roman"/>
          <w:color w:val="000000"/>
          <w:lang w:val="ru-RU" w:eastAsia="zh-CN"/>
          <w:rPrChange w:id="36" w:author="Пахарукова Мария Юрьевна" w:date="2026-10-19T13:55:00Z">
            <w:rPr>
              <w:rFonts w:ascii="Times New Roman" w:hAnsi="Times New Roman" w:cs="Times New Roman"/>
              <w:color w:val="000000"/>
              <w:lang w:val="ru-RU" w:eastAsia="zh-CN"/>
            </w:rPr>
          </w:rPrChange>
        </w:rPr>
        <w:t>.</w:t>
      </w:r>
      <w:r>
        <w:rPr>
          <w:rFonts w:ascii="Times New Roman" w:hAnsi="Times New Roman" w:cs="Times New Roman"/>
          <w:color w:val="000000"/>
          <w:lang w:eastAsia="zh-CN"/>
        </w:rPr>
        <w:t>p</w:t>
      </w:r>
      <w:r w:rsidRPr="00965DD5">
        <w:rPr>
          <w:rFonts w:ascii="Times New Roman" w:hAnsi="Times New Roman" w:cs="Times New Roman"/>
          <w:color w:val="000000"/>
          <w:lang w:val="ru-RU" w:eastAsia="zh-CN"/>
          <w:rPrChange w:id="37" w:author="Пахарукова Мария Юрьевна" w:date="2026-10-19T13:55:00Z">
            <w:rPr>
              <w:rFonts w:ascii="Times New Roman" w:hAnsi="Times New Roman" w:cs="Times New Roman"/>
              <w:color w:val="000000"/>
              <w:lang w:val="ru-RU" w:eastAsia="zh-CN"/>
            </w:rPr>
          </w:rPrChange>
        </w:rPr>
        <w:t>.</w:t>
      </w:r>
      <w:proofErr w:type="spellStart"/>
      <w:r>
        <w:rPr>
          <w:rFonts w:ascii="Times New Roman" w:hAnsi="Times New Roman" w:cs="Times New Roman"/>
          <w:color w:val="000000"/>
          <w:lang w:eastAsia="zh-CN"/>
        </w:rPr>
        <w:t>i</w:t>
      </w:r>
      <w:proofErr w:type="spellEnd"/>
      <w:r w:rsidRPr="00965DD5">
        <w:rPr>
          <w:rFonts w:ascii="Times New Roman" w:hAnsi="Times New Roman" w:cs="Times New Roman"/>
          <w:color w:val="000000"/>
          <w:lang w:val="ru-RU" w:eastAsia="zh-CN"/>
          <w:rPrChange w:id="38" w:author="Пахарукова Мария Юрьевна" w:date="2026-10-19T13:55:00Z">
            <w:rPr>
              <w:rFonts w:ascii="Times New Roman" w:hAnsi="Times New Roman" w:cs="Times New Roman"/>
              <w:color w:val="000000"/>
              <w:lang w:val="ru-RU" w:eastAsia="zh-CN"/>
            </w:rPr>
          </w:rPrChange>
        </w:rPr>
        <w:t xml:space="preserve">. </w:t>
      </w:r>
      <w:r>
        <w:rPr>
          <w:rFonts w:ascii="Times New Roman" w:hAnsi="Times New Roman" w:cs="Times New Roman"/>
          <w:color w:val="000000"/>
          <w:lang w:eastAsia="zh-CN"/>
        </w:rPr>
        <w:t>and</w:t>
      </w:r>
      <w:r w:rsidRPr="00965DD5">
        <w:rPr>
          <w:rFonts w:ascii="Times New Roman" w:hAnsi="Times New Roman" w:cs="Times New Roman"/>
          <w:color w:val="000000"/>
          <w:lang w:val="ru-RU" w:eastAsia="zh-CN"/>
          <w:rPrChange w:id="39" w:author="Пахарукова Мария Юрьевна" w:date="2026-10-19T13:55:00Z">
            <w:rPr>
              <w:rFonts w:ascii="Times New Roman" w:hAnsi="Times New Roman" w:cs="Times New Roman"/>
              <w:color w:val="000000"/>
              <w:lang w:val="ru-RU" w:eastAsia="zh-CN"/>
            </w:rPr>
          </w:rPrChange>
        </w:rPr>
        <w:t xml:space="preserve"> 11.0 </w:t>
      </w:r>
      <w:r>
        <w:rPr>
          <w:rFonts w:ascii="Times New Roman" w:hAnsi="Times New Roman" w:cs="Times New Roman"/>
          <w:color w:val="000000"/>
          <w:lang w:eastAsia="zh-CN"/>
        </w:rPr>
        <w:t>at</w:t>
      </w:r>
      <w:r w:rsidRPr="00965DD5">
        <w:rPr>
          <w:rFonts w:ascii="Times New Roman" w:hAnsi="Times New Roman" w:cs="Times New Roman"/>
          <w:color w:val="000000"/>
          <w:lang w:val="ru-RU" w:eastAsia="zh-CN"/>
          <w:rPrChange w:id="40" w:author="Пахарукова Мария Юрьевна" w:date="2026-10-19T13:55:00Z">
            <w:rPr>
              <w:rFonts w:ascii="Times New Roman" w:hAnsi="Times New Roman" w:cs="Times New Roman"/>
              <w:color w:val="000000"/>
              <w:lang w:val="ru-RU" w:eastAsia="zh-CN"/>
            </w:rPr>
          </w:rPrChange>
        </w:rPr>
        <w:t xml:space="preserve"> </w:t>
      </w:r>
      <w:proofErr w:type="gramStart"/>
      <w:r w:rsidRPr="00965DD5">
        <w:rPr>
          <w:rFonts w:ascii="Times New Roman" w:hAnsi="Times New Roman" w:cs="Times New Roman"/>
          <w:color w:val="000000"/>
          <w:lang w:val="ru-RU" w:eastAsia="zh-CN"/>
          <w:rPrChange w:id="41" w:author="Пахарукова Мария Юрьевна" w:date="2026-10-19T13:55:00Z">
            <w:rPr>
              <w:rFonts w:ascii="Times New Roman" w:hAnsi="Times New Roman" w:cs="Times New Roman"/>
              <w:color w:val="000000"/>
              <w:lang w:val="ru-RU" w:eastAsia="zh-CN"/>
            </w:rPr>
          </w:rPrChange>
        </w:rPr>
        <w:t xml:space="preserve">3 </w:t>
      </w:r>
      <w:r>
        <w:rPr>
          <w:rFonts w:ascii="Times New Roman" w:hAnsi="Times New Roman" w:cs="Times New Roman"/>
          <w:color w:val="000000"/>
          <w:lang w:eastAsia="zh-CN"/>
        </w:rPr>
        <w:t>m</w:t>
      </w:r>
      <w:r w:rsidRPr="00965DD5">
        <w:rPr>
          <w:rFonts w:ascii="Times New Roman" w:hAnsi="Times New Roman" w:cs="Times New Roman"/>
          <w:color w:val="000000"/>
          <w:lang w:val="ru-RU" w:eastAsia="zh-CN"/>
          <w:rPrChange w:id="42" w:author="Пахарукова Мария Юрьевна" w:date="2026-10-19T13:55:00Z">
            <w:rPr>
              <w:rFonts w:ascii="Times New Roman" w:hAnsi="Times New Roman" w:cs="Times New Roman"/>
              <w:color w:val="000000"/>
              <w:lang w:val="ru-RU" w:eastAsia="zh-CN"/>
            </w:rPr>
          </w:rPrChange>
        </w:rPr>
        <w:t>.</w:t>
      </w:r>
      <w:r>
        <w:rPr>
          <w:rFonts w:ascii="Times New Roman" w:hAnsi="Times New Roman" w:cs="Times New Roman"/>
          <w:color w:val="000000"/>
          <w:lang w:eastAsia="zh-CN"/>
        </w:rPr>
        <w:t>p</w:t>
      </w:r>
      <w:r w:rsidRPr="00965DD5">
        <w:rPr>
          <w:rFonts w:ascii="Times New Roman" w:hAnsi="Times New Roman" w:cs="Times New Roman"/>
          <w:color w:val="000000"/>
          <w:lang w:val="ru-RU" w:eastAsia="zh-CN"/>
          <w:rPrChange w:id="43" w:author="Пахарукова Мария Юрьевна" w:date="2026-10-19T13:55:00Z">
            <w:rPr>
              <w:rFonts w:ascii="Times New Roman" w:hAnsi="Times New Roman" w:cs="Times New Roman"/>
              <w:color w:val="000000"/>
              <w:lang w:val="ru-RU" w:eastAsia="zh-CN"/>
            </w:rPr>
          </w:rPrChange>
        </w:rPr>
        <w:t>.</w:t>
      </w:r>
      <w:proofErr w:type="spellStart"/>
      <w:r>
        <w:rPr>
          <w:rFonts w:ascii="Times New Roman" w:hAnsi="Times New Roman" w:cs="Times New Roman"/>
          <w:color w:val="000000"/>
          <w:lang w:eastAsia="zh-CN"/>
        </w:rPr>
        <w:t>i</w:t>
      </w:r>
      <w:proofErr w:type="spellEnd"/>
      <w:proofErr w:type="gramEnd"/>
      <w:r w:rsidRPr="00965DD5">
        <w:rPr>
          <w:rFonts w:ascii="Times New Roman" w:hAnsi="Times New Roman" w:cs="Times New Roman"/>
          <w:color w:val="000000"/>
          <w:lang w:val="ru-RU" w:eastAsia="zh-CN"/>
          <w:rPrChange w:id="44" w:author="Пахарукова Мария Юрьевна" w:date="2026-10-19T13:55:00Z">
            <w:rPr>
              <w:rFonts w:ascii="Times New Roman" w:hAnsi="Times New Roman" w:cs="Times New Roman"/>
              <w:color w:val="000000"/>
              <w:lang w:val="ru-RU" w:eastAsia="zh-CN"/>
            </w:rPr>
          </w:rPrChange>
        </w:rPr>
        <w:t xml:space="preserve">. </w:t>
      </w:r>
      <w:r>
        <w:rPr>
          <w:rFonts w:ascii="Times New Roman" w:hAnsi="Times New Roman" w:cs="Times New Roman"/>
          <w:color w:val="000000"/>
          <w:lang w:val="ru-RU" w:eastAsia="zh-CN"/>
        </w:rPr>
        <w:t>Уровень</w:t>
      </w:r>
      <w:r w:rsidRPr="00965DD5">
        <w:rPr>
          <w:rFonts w:ascii="Times New Roman" w:hAnsi="Times New Roman" w:cs="Times New Roman"/>
          <w:color w:val="000000"/>
          <w:lang w:val="ru-RU" w:eastAsia="zh-CN"/>
          <w:rPrChange w:id="45" w:author="Пахарукова Мария Юрьевна" w:date="2026-10-19T13:55:00Z">
            <w:rPr>
              <w:rFonts w:ascii="Times New Roman" w:hAnsi="Times New Roman" w:cs="Times New Roman"/>
              <w:color w:val="000000"/>
              <w:lang w:val="ru-RU" w:eastAsia="zh-CN"/>
            </w:rPr>
          </w:rPrChange>
        </w:rPr>
        <w:t xml:space="preserve"> </w:t>
      </w:r>
      <w:r>
        <w:rPr>
          <w:rFonts w:ascii="Times New Roman" w:hAnsi="Times New Roman" w:cs="Times New Roman"/>
          <w:color w:val="000000"/>
          <w:lang w:val="ru-RU" w:eastAsia="zh-CN"/>
        </w:rPr>
        <w:t>инфильтрации</w:t>
      </w:r>
      <w:r w:rsidRPr="00965DD5">
        <w:rPr>
          <w:rFonts w:ascii="Times New Roman" w:hAnsi="Times New Roman" w:cs="Times New Roman"/>
          <w:color w:val="000000"/>
          <w:lang w:val="ru-RU" w:eastAsia="zh-CN"/>
          <w:rPrChange w:id="46" w:author="Пахарукова Мария Юрьевна" w:date="2026-10-19T13:55:00Z">
            <w:rPr>
              <w:rFonts w:ascii="Times New Roman" w:hAnsi="Times New Roman" w:cs="Times New Roman"/>
              <w:color w:val="000000"/>
              <w:lang w:val="ru-RU" w:eastAsia="zh-CN"/>
            </w:rPr>
          </w:rPrChange>
        </w:rPr>
        <w:t xml:space="preserve"> </w:t>
      </w:r>
      <w:r>
        <w:rPr>
          <w:rFonts w:ascii="Times New Roman" w:hAnsi="Times New Roman" w:cs="Times New Roman"/>
          <w:color w:val="000000"/>
          <w:lang w:val="ru-RU" w:eastAsia="zh-CN"/>
        </w:rPr>
        <w:t>у</w:t>
      </w:r>
      <w:r w:rsidRPr="00965DD5">
        <w:rPr>
          <w:rFonts w:ascii="Times New Roman" w:hAnsi="Times New Roman" w:cs="Times New Roman"/>
          <w:color w:val="000000"/>
          <w:lang w:val="ru-RU" w:eastAsia="zh-CN"/>
          <w:rPrChange w:id="47" w:author="Пахарукова Мария Юрьевна" w:date="2026-10-19T13:55:00Z">
            <w:rPr>
              <w:rFonts w:ascii="Times New Roman" w:hAnsi="Times New Roman" w:cs="Times New Roman"/>
              <w:color w:val="000000"/>
              <w:lang w:val="ru-RU" w:eastAsia="zh-CN"/>
            </w:rPr>
          </w:rPrChange>
        </w:rPr>
        <w:t xml:space="preserve"> </w:t>
      </w:r>
      <w:r>
        <w:rPr>
          <w:rFonts w:ascii="Times New Roman" w:hAnsi="Times New Roman" w:cs="Times New Roman"/>
          <w:color w:val="000000"/>
          <w:lang w:val="ru-RU" w:eastAsia="zh-CN"/>
        </w:rPr>
        <w:t>мышей</w:t>
      </w:r>
      <w:r w:rsidRPr="00965DD5">
        <w:rPr>
          <w:rFonts w:ascii="Times New Roman" w:hAnsi="Times New Roman" w:cs="Times New Roman"/>
          <w:color w:val="000000"/>
          <w:lang w:val="ru-RU" w:eastAsia="zh-CN"/>
          <w:rPrChange w:id="48" w:author="Пахарукова Мария Юрьевна" w:date="2026-10-19T13:55:00Z">
            <w:rPr>
              <w:rFonts w:ascii="Times New Roman" w:hAnsi="Times New Roman" w:cs="Times New Roman"/>
              <w:color w:val="000000"/>
              <w:lang w:val="ru-RU" w:eastAsia="zh-CN"/>
            </w:rPr>
          </w:rPrChange>
        </w:rPr>
        <w:t xml:space="preserve"> </w:t>
      </w:r>
      <w:r>
        <w:rPr>
          <w:rFonts w:ascii="Times New Roman" w:hAnsi="Times New Roman" w:cs="Times New Roman"/>
          <w:color w:val="000000"/>
          <w:lang w:val="ru-RU" w:eastAsia="zh-CN"/>
        </w:rPr>
        <w:t>был</w:t>
      </w:r>
      <w:r w:rsidRPr="00965DD5">
        <w:rPr>
          <w:rFonts w:ascii="Times New Roman" w:hAnsi="Times New Roman" w:cs="Times New Roman"/>
          <w:color w:val="000000"/>
          <w:lang w:val="ru-RU" w:eastAsia="zh-CN"/>
          <w:rPrChange w:id="49" w:author="Пахарукова Мария Юрьевна" w:date="2026-10-19T13:55:00Z">
            <w:rPr>
              <w:rFonts w:ascii="Times New Roman" w:hAnsi="Times New Roman" w:cs="Times New Roman"/>
              <w:color w:val="000000"/>
              <w:lang w:val="ru-RU" w:eastAsia="zh-CN"/>
            </w:rPr>
          </w:rPrChange>
        </w:rPr>
        <w:t xml:space="preserve"> </w:t>
      </w:r>
      <w:r>
        <w:rPr>
          <w:rFonts w:ascii="Times New Roman" w:hAnsi="Times New Roman" w:cs="Times New Roman"/>
          <w:color w:val="000000"/>
          <w:lang w:val="ru-RU" w:eastAsia="zh-CN"/>
        </w:rPr>
        <w:t>ниже</w:t>
      </w:r>
      <w:r w:rsidRPr="00965DD5">
        <w:rPr>
          <w:rFonts w:ascii="Times New Roman" w:hAnsi="Times New Roman" w:cs="Times New Roman"/>
          <w:color w:val="000000"/>
          <w:lang w:val="ru-RU" w:eastAsia="zh-CN"/>
          <w:rPrChange w:id="50" w:author="Пахарукова Мария Юрьевна" w:date="2026-10-19T13:55:00Z">
            <w:rPr>
              <w:rFonts w:ascii="Times New Roman" w:hAnsi="Times New Roman" w:cs="Times New Roman"/>
              <w:color w:val="000000"/>
              <w:lang w:val="ru-RU" w:eastAsia="zh-CN"/>
            </w:rPr>
          </w:rPrChange>
        </w:rPr>
        <w:t xml:space="preserve">. </w:t>
      </w:r>
      <w:r>
        <w:rPr>
          <w:rFonts w:ascii="Times New Roman" w:hAnsi="Times New Roman" w:cs="Times New Roman"/>
          <w:color w:val="000000"/>
          <w:lang w:eastAsia="zh-CN"/>
        </w:rPr>
        <w:t xml:space="preserve">In </w:t>
      </w:r>
      <w:proofErr w:type="spellStart"/>
      <w:r>
        <w:rPr>
          <w:rFonts w:ascii="Times New Roman" w:hAnsi="Times New Roman" w:cs="Times New Roman"/>
          <w:color w:val="000000"/>
          <w:lang w:eastAsia="zh-CN"/>
        </w:rPr>
        <w:t>Balb</w:t>
      </w:r>
      <w:proofErr w:type="spellEnd"/>
      <w:r>
        <w:rPr>
          <w:rFonts w:ascii="Times New Roman" w:hAnsi="Times New Roman" w:cs="Times New Roman"/>
          <w:color w:val="000000"/>
          <w:lang w:eastAsia="zh-CN"/>
        </w:rPr>
        <w:t xml:space="preserve">/c mice median values were 4.7 and 3.9 at 1 and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xml:space="preserve">. respectively. In C57Bl/6j mice median values were 1.8 and 1.4 at 1 and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respectively.</w:t>
      </w:r>
      <w:r w:rsidRPr="006F5FF8">
        <w:rPr>
          <w:rFonts w:ascii="Times New Roman" w:hAnsi="Times New Roman" w:cs="Times New Roman"/>
          <w:color w:val="000000"/>
          <w:lang w:eastAsia="zh-CN"/>
        </w:rPr>
        <w:t xml:space="preserve"> </w:t>
      </w:r>
      <w:r>
        <w:rPr>
          <w:rFonts w:ascii="Times New Roman" w:hAnsi="Times New Roman" w:cs="Times New Roman"/>
          <w:color w:val="000000"/>
          <w:lang w:val="ru-RU" w:eastAsia="zh-CN"/>
        </w:rPr>
        <w:t xml:space="preserve">Воспалительной инфильтрации не было обнаружено у крыс линии </w:t>
      </w:r>
      <w:r>
        <w:rPr>
          <w:rFonts w:ascii="Times New Roman" w:hAnsi="Times New Roman" w:cs="Times New Roman"/>
          <w:color w:val="000000"/>
          <w:lang w:eastAsia="zh-CN"/>
        </w:rPr>
        <w:t>Wistar</w:t>
      </w:r>
      <w:r w:rsidR="005441BB">
        <w:rPr>
          <w:rFonts w:ascii="Times New Roman" w:hAnsi="Times New Roman" w:cs="Times New Roman"/>
          <w:color w:val="000000"/>
          <w:lang w:val="ru-RU" w:eastAsia="zh-CN"/>
        </w:rPr>
        <w:t xml:space="preserve"> </w:t>
      </w:r>
    </w:p>
    <w:p w14:paraId="05B679B6" w14:textId="2995BAF3" w:rsidR="006F5FF8" w:rsidRPr="00711D59" w:rsidRDefault="00965DD5" w:rsidP="006F5FF8">
      <w:pPr>
        <w:spacing w:after="0" w:line="276" w:lineRule="auto"/>
        <w:jc w:val="both"/>
        <w:rPr>
          <w:rFonts w:ascii="Times New Roman" w:hAnsi="Times New Roman" w:cs="Times New Roman"/>
          <w:color w:val="000000"/>
          <w:lang w:val="ru-RU" w:eastAsia="zh-CN"/>
        </w:rPr>
      </w:pPr>
      <w:moveToRangeStart w:id="51" w:author="Пахарукова Мария Юрьевна" w:date="2026-10-19T13:57:00Z" w:name="move243310678"/>
      <w:moveTo w:id="52" w:author="Пахарукова Мария Юрьевна" w:date="2026-10-19T13:57:00Z">
        <w:r>
          <w:rPr>
            <w:rFonts w:ascii="Times New Roman" w:hAnsi="Times New Roman" w:cs="Times New Roman"/>
            <w:color w:val="000000"/>
            <w:lang w:eastAsia="zh-CN"/>
          </w:rPr>
          <w:t>Egg</w:t>
        </w:r>
        <w:r>
          <w:rPr>
            <w:rFonts w:ascii="Times New Roman" w:hAnsi="Times New Roman" w:cs="Times New Roman"/>
            <w:color w:val="000000"/>
            <w:lang w:val="ru-RU" w:eastAsia="zh-CN"/>
          </w:rPr>
          <w:t xml:space="preserve"> </w:t>
        </w:r>
        <w:r>
          <w:rPr>
            <w:rFonts w:ascii="Times New Roman" w:hAnsi="Times New Roman" w:cs="Times New Roman"/>
            <w:color w:val="000000"/>
            <w:lang w:eastAsia="zh-CN"/>
          </w:rPr>
          <w:t>granulomas</w:t>
        </w:r>
        <w:r w:rsidRPr="000205A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были обнаружены только при заражении Сирийский хомячков и отсутствовали у других лабораторных животных (</w:t>
        </w:r>
        <w:r w:rsidRPr="000205A3">
          <w:rPr>
            <w:rFonts w:ascii="Times New Roman" w:hAnsi="Times New Roman" w:cs="Times New Roman"/>
            <w:color w:val="000000"/>
            <w:lang w:eastAsia="zh-CN"/>
          </w:rPr>
          <w:t>Chi</w:t>
        </w:r>
        <w:r w:rsidRPr="000205A3">
          <w:rPr>
            <w:rFonts w:ascii="Times New Roman" w:hAnsi="Times New Roman" w:cs="Times New Roman"/>
            <w:color w:val="000000"/>
            <w:lang w:val="ru-RU" w:eastAsia="zh-CN"/>
          </w:rPr>
          <w:t>-</w:t>
        </w:r>
        <w:r w:rsidRPr="000205A3">
          <w:rPr>
            <w:rFonts w:ascii="Times New Roman" w:hAnsi="Times New Roman" w:cs="Times New Roman"/>
            <w:color w:val="000000"/>
            <w:lang w:eastAsia="zh-CN"/>
          </w:rPr>
          <w:t>Square</w:t>
        </w:r>
        <w:r w:rsidRPr="000205A3">
          <w:rPr>
            <w:rFonts w:ascii="Times New Roman" w:hAnsi="Times New Roman" w:cs="Times New Roman"/>
            <w:color w:val="000000"/>
            <w:lang w:val="ru-RU" w:eastAsia="zh-CN"/>
          </w:rPr>
          <w:t xml:space="preserve"> </w:t>
        </w:r>
        <w:r w:rsidRPr="000205A3">
          <w:rPr>
            <w:rFonts w:ascii="Times New Roman" w:hAnsi="Times New Roman" w:cs="Times New Roman"/>
            <w:color w:val="000000"/>
            <w:lang w:eastAsia="zh-CN"/>
          </w:rPr>
          <w:t>Tests</w:t>
        </w:r>
        <w:r w:rsidRPr="000205A3">
          <w:rPr>
            <w:rFonts w:ascii="Times New Roman" w:hAnsi="Times New Roman" w:cs="Times New Roman"/>
            <w:color w:val="000000"/>
            <w:lang w:val="ru-RU" w:eastAsia="zh-CN"/>
          </w:rPr>
          <w:t xml:space="preserve">: </w:t>
        </w:r>
        <w:proofErr w:type="spellStart"/>
        <w:r>
          <w:rPr>
            <w:rFonts w:ascii="Times New Roman" w:hAnsi="Times New Roman" w:cs="Times New Roman"/>
            <w:color w:val="000000"/>
            <w:lang w:val="ru-RU" w:eastAsia="zh-CN"/>
          </w:rPr>
          <w:t>χ</w:t>
        </w:r>
        <w:r w:rsidRPr="000205A3">
          <w:rPr>
            <w:rFonts w:ascii="Times New Roman" w:hAnsi="Times New Roman" w:cs="Times New Roman"/>
            <w:color w:val="000000"/>
            <w:vertAlign w:val="superscript"/>
            <w:lang w:val="ru-RU" w:eastAsia="zh-CN"/>
          </w:rPr>
          <w:t>2</w:t>
        </w:r>
        <w:proofErr w:type="spellEnd"/>
        <w:r w:rsidRPr="000205A3">
          <w:rPr>
            <w:rFonts w:ascii="Times New Roman" w:hAnsi="Times New Roman" w:cs="Times New Roman"/>
            <w:color w:val="000000"/>
            <w:lang w:val="ru-RU" w:eastAsia="zh-CN"/>
          </w:rPr>
          <w:t xml:space="preserve">=20, </w:t>
        </w:r>
        <w:r>
          <w:rPr>
            <w:rFonts w:ascii="Times New Roman" w:hAnsi="Times New Roman" w:cs="Times New Roman"/>
            <w:color w:val="000000"/>
            <w:lang w:eastAsia="zh-CN"/>
          </w:rPr>
          <w:t>P</w:t>
        </w:r>
        <w:r w:rsidRPr="000205A3">
          <w:rPr>
            <w:rFonts w:ascii="Times New Roman" w:hAnsi="Times New Roman" w:cs="Times New Roman"/>
            <w:color w:val="000000"/>
            <w:lang w:val="ru-RU" w:eastAsia="zh-CN"/>
          </w:rPr>
          <w:t>&lt;0.001</w:t>
        </w:r>
        <w:r>
          <w:rPr>
            <w:rFonts w:ascii="Times New Roman" w:hAnsi="Times New Roman" w:cs="Times New Roman"/>
            <w:color w:val="000000"/>
            <w:lang w:val="ru-RU" w:eastAsia="zh-CN"/>
          </w:rPr>
          <w:t>).</w:t>
        </w:r>
      </w:moveTo>
      <w:moveToRangeEnd w:id="51"/>
    </w:p>
    <w:p w14:paraId="4EC8AE0F" w14:textId="54B21E92" w:rsidR="000F42BE" w:rsidRPr="00337D54" w:rsidRDefault="000F42BE" w:rsidP="000F42BE">
      <w:pPr>
        <w:spacing w:after="0" w:line="276" w:lineRule="auto"/>
        <w:jc w:val="both"/>
        <w:rPr>
          <w:rFonts w:ascii="Times New Roman" w:hAnsi="Times New Roman" w:cs="Times New Roman"/>
          <w:color w:val="000000"/>
          <w:lang w:val="ru-RU"/>
        </w:rPr>
      </w:pPr>
      <w:r>
        <w:rPr>
          <w:rFonts w:ascii="Times New Roman" w:hAnsi="Times New Roman" w:cs="Times New Roman"/>
          <w:noProof/>
          <w:color w:val="000000"/>
          <w:lang w:val="ru-RU" w:eastAsia="ru-RU"/>
        </w:rPr>
        <w:lastRenderedPageBreak/>
        <w:drawing>
          <wp:inline distT="0" distB="0" distL="0" distR="0" wp14:anchorId="7D4DFF2A" wp14:editId="3442F19C">
            <wp:extent cx="5935980" cy="4053840"/>
            <wp:effectExtent l="0" t="0" r="7620" b="3810"/>
            <wp:docPr id="794999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4053840"/>
                    </a:xfrm>
                    <a:prstGeom prst="rect">
                      <a:avLst/>
                    </a:prstGeom>
                    <a:noFill/>
                    <a:ln>
                      <a:noFill/>
                    </a:ln>
                  </pic:spPr>
                </pic:pic>
              </a:graphicData>
            </a:graphic>
          </wp:inline>
        </w:drawing>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Figure</w:t>
      </w:r>
      <w:r w:rsidRPr="00711D59">
        <w:rPr>
          <w:rFonts w:ascii="Times New Roman" w:hAnsi="Times New Roman" w:cs="Times New Roman"/>
          <w:color w:val="000000"/>
          <w:lang w:val="ru-RU"/>
        </w:rPr>
        <w:t xml:space="preserve"> 3. </w:t>
      </w:r>
      <w:r w:rsidRPr="001F342D">
        <w:rPr>
          <w:rFonts w:ascii="Times New Roman" w:hAnsi="Times New Roman" w:cs="Times New Roman"/>
          <w:color w:val="000000"/>
        </w:rPr>
        <w:t xml:space="preserve">Histological manifestations of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among different experimental animals. *P&lt;0.05; **P&lt;0.01</w:t>
      </w:r>
      <w:r>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Pr>
          <w:rFonts w:ascii="Times New Roman" w:hAnsi="Times New Roman" w:cs="Times New Roman"/>
          <w:b/>
          <w:bCs/>
          <w:color w:val="000000"/>
        </w:rPr>
        <w:t>$</w:t>
      </w:r>
      <w:r w:rsidRPr="001F342D">
        <w:rPr>
          <w:rFonts w:ascii="Times New Roman" w:hAnsi="Times New Roman" w:cs="Times New Roman"/>
          <w:color w:val="000000"/>
        </w:rPr>
        <w:t xml:space="preserve">P&lt;0.05 </w:t>
      </w:r>
      <w:r>
        <w:rPr>
          <w:rFonts w:ascii="Times New Roman" w:hAnsi="Times New Roman" w:cs="Times New Roman"/>
          <w:color w:val="000000"/>
        </w:rPr>
        <w:t xml:space="preserve">vs BALB/c mice </w:t>
      </w:r>
      <w:r w:rsidRPr="001F342D">
        <w:rPr>
          <w:rFonts w:ascii="Times New Roman" w:hAnsi="Times New Roman" w:cs="Times New Roman"/>
          <w:color w:val="000000"/>
        </w:rPr>
        <w:t>of the same age</w:t>
      </w:r>
      <w:r>
        <w:rPr>
          <w:rFonts w:ascii="Times New Roman" w:hAnsi="Times New Roman" w:cs="Times New Roman"/>
          <w:color w:val="000000"/>
        </w:rPr>
        <w:t>;</w:t>
      </w:r>
      <w:r w:rsidRPr="00F723D8">
        <w:rPr>
          <w:rFonts w:ascii="Times New Roman" w:hAnsi="Times New Roman" w:cs="Times New Roman"/>
          <w:b/>
          <w:bCs/>
          <w:color w:val="000000"/>
        </w:rPr>
        <w:t xml:space="preserve"> </w:t>
      </w:r>
      <w:r w:rsidRPr="001F342D">
        <w:rPr>
          <w:rFonts w:ascii="Times New Roman" w:hAnsi="Times New Roman" w:cs="Times New Roman"/>
          <w:color w:val="000000"/>
        </w:rPr>
        <w:t xml:space="preserve">#P&lt;0.05 vs </w:t>
      </w:r>
      <w:r w:rsidRPr="00F723D8">
        <w:rPr>
          <w:rFonts w:ascii="Times New Roman" w:hAnsi="Times New Roman" w:cs="Times New Roman"/>
          <w:color w:val="000000"/>
        </w:rPr>
        <w:t>Syrian hamster</w:t>
      </w:r>
      <w:r w:rsidRPr="001F342D">
        <w:rPr>
          <w:rFonts w:ascii="Times New Roman" w:hAnsi="Times New Roman" w:cs="Times New Roman"/>
          <w:color w:val="000000"/>
        </w:rPr>
        <w:t xml:space="preserve"> of the same age. Arrows</w:t>
      </w:r>
      <w:r w:rsidRPr="00337D54">
        <w:rPr>
          <w:rFonts w:ascii="Times New Roman" w:hAnsi="Times New Roman" w:cs="Times New Roman"/>
          <w:color w:val="000000"/>
          <w:lang w:val="ru-RU"/>
        </w:rPr>
        <w:t xml:space="preserve"> </w:t>
      </w:r>
      <w:r w:rsidRPr="001F342D">
        <w:rPr>
          <w:rFonts w:ascii="Times New Roman" w:hAnsi="Times New Roman" w:cs="Times New Roman"/>
          <w:color w:val="000000"/>
        </w:rPr>
        <w:t>point</w:t>
      </w:r>
      <w:r w:rsidRPr="00337D54">
        <w:rPr>
          <w:rFonts w:ascii="Times New Roman" w:hAnsi="Times New Roman" w:cs="Times New Roman"/>
          <w:color w:val="000000"/>
          <w:lang w:val="ru-RU"/>
        </w:rPr>
        <w:t xml:space="preserve"> </w:t>
      </w:r>
      <w:r w:rsidRPr="001F342D">
        <w:rPr>
          <w:rFonts w:ascii="Times New Roman" w:hAnsi="Times New Roman" w:cs="Times New Roman"/>
          <w:color w:val="000000"/>
        </w:rPr>
        <w:t>inflammatory</w:t>
      </w:r>
      <w:r w:rsidRPr="00337D54">
        <w:rPr>
          <w:rFonts w:ascii="Times New Roman" w:hAnsi="Times New Roman" w:cs="Times New Roman"/>
          <w:color w:val="000000"/>
          <w:lang w:val="ru-RU"/>
        </w:rPr>
        <w:t xml:space="preserve"> </w:t>
      </w:r>
      <w:r w:rsidRPr="001F342D">
        <w:rPr>
          <w:rFonts w:ascii="Times New Roman" w:hAnsi="Times New Roman" w:cs="Times New Roman"/>
          <w:color w:val="000000"/>
        </w:rPr>
        <w:t>infiltration</w:t>
      </w:r>
      <w:r w:rsidRPr="00337D54">
        <w:rPr>
          <w:rFonts w:ascii="Times New Roman" w:hAnsi="Times New Roman" w:cs="Times New Roman"/>
          <w:color w:val="000000"/>
          <w:lang w:val="ru-RU"/>
        </w:rPr>
        <w:t>.</w:t>
      </w:r>
    </w:p>
    <w:p w14:paraId="455B92A8" w14:textId="49C5705F" w:rsidR="006B4D5E" w:rsidRPr="00337D54" w:rsidRDefault="006B4D5E">
      <w:pPr>
        <w:rPr>
          <w:rFonts w:ascii="Times New Roman" w:hAnsi="Times New Roman" w:cs="Times New Roman"/>
          <w:color w:val="000000"/>
          <w:lang w:val="ru-RU"/>
        </w:rPr>
      </w:pPr>
      <w:r w:rsidRPr="00337D54">
        <w:rPr>
          <w:rFonts w:ascii="Times New Roman" w:hAnsi="Times New Roman" w:cs="Times New Roman"/>
          <w:color w:val="000000"/>
          <w:lang w:val="ru-RU"/>
        </w:rPr>
        <w:br w:type="page"/>
      </w:r>
    </w:p>
    <w:p w14:paraId="7B373352" w14:textId="11DAE4FB" w:rsidR="005D0736" w:rsidRPr="002A49D3" w:rsidRDefault="00337D54" w:rsidP="009D14E9">
      <w:pPr>
        <w:spacing w:after="0" w:line="276" w:lineRule="auto"/>
        <w:jc w:val="both"/>
        <w:rPr>
          <w:rFonts w:ascii="Times New Roman" w:hAnsi="Times New Roman" w:cs="Times New Roman"/>
          <w:color w:val="000000"/>
          <w:lang w:val="ru-RU" w:eastAsia="zh-CN"/>
        </w:rPr>
      </w:pPr>
      <w:r>
        <w:rPr>
          <w:rFonts w:ascii="Times New Roman" w:hAnsi="Times New Roman" w:cs="Times New Roman"/>
          <w:color w:val="000000"/>
          <w:lang w:val="ru-RU" w:eastAsia="zh-CN"/>
        </w:rPr>
        <w:lastRenderedPageBreak/>
        <w:t xml:space="preserve">Повышение </w:t>
      </w:r>
      <w:r w:rsidR="00E31757">
        <w:rPr>
          <w:rFonts w:ascii="Times New Roman" w:hAnsi="Times New Roman" w:cs="Times New Roman"/>
          <w:color w:val="000000"/>
          <w:lang w:val="ru-RU" w:eastAsia="zh-CN"/>
        </w:rPr>
        <w:t>уровня</w:t>
      </w:r>
      <w:r w:rsidR="000205A3">
        <w:rPr>
          <w:rFonts w:ascii="Times New Roman" w:hAnsi="Times New Roman" w:cs="Times New Roman"/>
          <w:color w:val="000000"/>
          <w:lang w:val="ru-RU" w:eastAsia="zh-CN"/>
        </w:rPr>
        <w:t xml:space="preserve"> фиброза </w:t>
      </w:r>
      <w:r>
        <w:rPr>
          <w:rFonts w:ascii="Times New Roman" w:hAnsi="Times New Roman" w:cs="Times New Roman"/>
          <w:color w:val="000000"/>
          <w:lang w:val="ru-RU" w:eastAsia="zh-CN"/>
        </w:rPr>
        <w:t xml:space="preserve">было обнаружено </w:t>
      </w:r>
      <w:r w:rsidR="000205A3">
        <w:rPr>
          <w:rFonts w:ascii="Times New Roman" w:hAnsi="Times New Roman" w:cs="Times New Roman"/>
          <w:color w:val="000000"/>
          <w:lang w:val="ru-RU" w:eastAsia="zh-CN"/>
        </w:rPr>
        <w:t xml:space="preserve">у мышей </w:t>
      </w:r>
      <w:proofErr w:type="spellStart"/>
      <w:r w:rsidR="000205A3">
        <w:rPr>
          <w:rFonts w:ascii="Times New Roman" w:hAnsi="Times New Roman" w:cs="Times New Roman"/>
          <w:color w:val="000000"/>
          <w:lang w:eastAsia="zh-CN"/>
        </w:rPr>
        <w:t>Balb</w:t>
      </w:r>
      <w:proofErr w:type="spellEnd"/>
      <w:r w:rsidR="000205A3" w:rsidRPr="00E11AA3">
        <w:rPr>
          <w:rFonts w:ascii="Times New Roman" w:hAnsi="Times New Roman" w:cs="Times New Roman"/>
          <w:color w:val="000000"/>
          <w:lang w:val="ru-RU" w:eastAsia="zh-CN"/>
        </w:rPr>
        <w:t>/</w:t>
      </w:r>
      <w:r w:rsidR="000205A3">
        <w:rPr>
          <w:rFonts w:ascii="Times New Roman" w:hAnsi="Times New Roman" w:cs="Times New Roman"/>
          <w:color w:val="000000"/>
          <w:lang w:eastAsia="zh-CN"/>
        </w:rPr>
        <w:t>c</w:t>
      </w:r>
      <w:r w:rsidR="000205A3" w:rsidRPr="00E11AA3">
        <w:rPr>
          <w:rFonts w:ascii="Times New Roman" w:hAnsi="Times New Roman" w:cs="Times New Roman"/>
          <w:color w:val="000000"/>
          <w:lang w:val="ru-RU" w:eastAsia="zh-CN"/>
        </w:rPr>
        <w:t xml:space="preserve"> </w:t>
      </w:r>
      <w:r w:rsidR="000205A3">
        <w:rPr>
          <w:rFonts w:ascii="Times New Roman" w:hAnsi="Times New Roman" w:cs="Times New Roman"/>
          <w:color w:val="000000"/>
          <w:lang w:val="ru-RU" w:eastAsia="zh-CN"/>
        </w:rPr>
        <w:t xml:space="preserve">и </w:t>
      </w:r>
      <w:r w:rsidR="000205A3">
        <w:rPr>
          <w:rFonts w:ascii="Times New Roman" w:hAnsi="Times New Roman" w:cs="Times New Roman"/>
          <w:color w:val="000000"/>
          <w:lang w:eastAsia="zh-CN"/>
        </w:rPr>
        <w:t>C</w:t>
      </w:r>
      <w:r w:rsidR="000205A3" w:rsidRPr="00E11AA3">
        <w:rPr>
          <w:rFonts w:ascii="Times New Roman" w:hAnsi="Times New Roman" w:cs="Times New Roman"/>
          <w:color w:val="000000"/>
          <w:lang w:val="ru-RU" w:eastAsia="zh-CN"/>
        </w:rPr>
        <w:t>57</w:t>
      </w:r>
      <w:proofErr w:type="spellStart"/>
      <w:r w:rsidR="000205A3">
        <w:rPr>
          <w:rFonts w:ascii="Times New Roman" w:hAnsi="Times New Roman" w:cs="Times New Roman"/>
          <w:color w:val="000000"/>
          <w:lang w:eastAsia="zh-CN"/>
        </w:rPr>
        <w:t>Bl</w:t>
      </w:r>
      <w:proofErr w:type="spellEnd"/>
      <w:r w:rsidR="000205A3" w:rsidRPr="00E11AA3">
        <w:rPr>
          <w:rFonts w:ascii="Times New Roman" w:hAnsi="Times New Roman" w:cs="Times New Roman"/>
          <w:color w:val="000000"/>
          <w:lang w:val="ru-RU" w:eastAsia="zh-CN"/>
        </w:rPr>
        <w:t>/6</w:t>
      </w:r>
      <w:r w:rsidR="000205A3">
        <w:rPr>
          <w:rFonts w:ascii="Times New Roman" w:hAnsi="Times New Roman" w:cs="Times New Roman"/>
          <w:color w:val="000000"/>
          <w:lang w:eastAsia="zh-CN"/>
        </w:rPr>
        <w:t>j</w:t>
      </w:r>
      <w:r w:rsidR="000205A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а</w:t>
      </w:r>
      <w:r w:rsidR="000205A3">
        <w:rPr>
          <w:rFonts w:ascii="Times New Roman" w:hAnsi="Times New Roman" w:cs="Times New Roman"/>
          <w:color w:val="000000"/>
          <w:lang w:val="ru-RU" w:eastAsia="zh-CN"/>
        </w:rPr>
        <w:t xml:space="preserve"> также у Сирийских хомячков как на первом</w:t>
      </w:r>
      <w:r w:rsidR="00F32B6D">
        <w:rPr>
          <w:rFonts w:ascii="Times New Roman" w:hAnsi="Times New Roman" w:cs="Times New Roman"/>
          <w:color w:val="000000"/>
          <w:lang w:val="ru-RU" w:eastAsia="zh-CN"/>
        </w:rPr>
        <w:t>,</w:t>
      </w:r>
      <w:r w:rsidR="000205A3">
        <w:rPr>
          <w:rFonts w:ascii="Times New Roman" w:hAnsi="Times New Roman" w:cs="Times New Roman"/>
          <w:color w:val="000000"/>
          <w:lang w:val="ru-RU" w:eastAsia="zh-CN"/>
        </w:rPr>
        <w:t xml:space="preserve"> так и на третьем месяце инфекции </w:t>
      </w:r>
      <w:r w:rsidR="000205A3" w:rsidRPr="00E11AA3">
        <w:rPr>
          <w:rFonts w:ascii="Times New Roman" w:hAnsi="Times New Roman" w:cs="Times New Roman"/>
          <w:color w:val="000000"/>
          <w:lang w:val="ru-RU" w:eastAsia="zh-CN"/>
        </w:rPr>
        <w:t>(</w:t>
      </w:r>
      <w:r w:rsidR="000205A3">
        <w:rPr>
          <w:rFonts w:ascii="Times New Roman" w:hAnsi="Times New Roman" w:cs="Times New Roman"/>
          <w:color w:val="000000"/>
          <w:lang w:eastAsia="zh-CN"/>
        </w:rPr>
        <w:t>Figure</w:t>
      </w:r>
      <w:r w:rsidR="000205A3" w:rsidRPr="00E11AA3">
        <w:rPr>
          <w:rFonts w:ascii="Times New Roman" w:hAnsi="Times New Roman" w:cs="Times New Roman"/>
          <w:color w:val="000000"/>
          <w:lang w:val="ru-RU" w:eastAsia="zh-CN"/>
        </w:rPr>
        <w:t xml:space="preserve"> 4</w:t>
      </w:r>
      <w:r w:rsidR="000205A3">
        <w:rPr>
          <w:rFonts w:ascii="Times New Roman" w:hAnsi="Times New Roman" w:cs="Times New Roman"/>
          <w:color w:val="000000"/>
          <w:lang w:eastAsia="zh-CN"/>
        </w:rPr>
        <w:t>B</w:t>
      </w:r>
      <w:r w:rsidR="00E11AA3" w:rsidRPr="00E11AA3">
        <w:rPr>
          <w:rFonts w:ascii="Times New Roman" w:hAnsi="Times New Roman" w:cs="Times New Roman"/>
          <w:color w:val="000000"/>
          <w:lang w:val="ru-RU" w:eastAsia="zh-CN"/>
        </w:rPr>
        <w:t xml:space="preserve">, </w:t>
      </w:r>
      <w:proofErr w:type="spellStart"/>
      <w:r w:rsidR="00E11AA3">
        <w:rPr>
          <w:rFonts w:ascii="Times New Roman" w:hAnsi="Times New Roman" w:cs="Times New Roman"/>
          <w:color w:val="000000"/>
          <w:lang w:eastAsia="zh-CN"/>
        </w:rPr>
        <w:t>Supl</w:t>
      </w:r>
      <w:proofErr w:type="spellEnd"/>
      <w:r w:rsidR="00E11AA3" w:rsidRPr="00E11AA3">
        <w:rPr>
          <w:rFonts w:ascii="Times New Roman" w:hAnsi="Times New Roman" w:cs="Times New Roman"/>
          <w:color w:val="000000"/>
          <w:lang w:val="ru-RU" w:eastAsia="zh-CN"/>
        </w:rPr>
        <w:t xml:space="preserve">. </w:t>
      </w:r>
      <w:r w:rsidR="00E11AA3">
        <w:rPr>
          <w:rFonts w:ascii="Times New Roman" w:hAnsi="Times New Roman" w:cs="Times New Roman"/>
          <w:color w:val="000000"/>
          <w:lang w:eastAsia="zh-CN"/>
        </w:rPr>
        <w:t>Table</w:t>
      </w:r>
      <w:r w:rsidR="00E11AA3" w:rsidRPr="000D15D5">
        <w:rPr>
          <w:rFonts w:ascii="Times New Roman" w:hAnsi="Times New Roman" w:cs="Times New Roman"/>
          <w:color w:val="000000"/>
          <w:lang w:val="ru-RU" w:eastAsia="zh-CN"/>
        </w:rPr>
        <w:t xml:space="preserve"> 1</w:t>
      </w:r>
      <w:r w:rsidR="000205A3" w:rsidRPr="000D15D5">
        <w:rPr>
          <w:rFonts w:ascii="Times New Roman" w:hAnsi="Times New Roman" w:cs="Times New Roman"/>
          <w:color w:val="000000"/>
          <w:lang w:val="ru-RU" w:eastAsia="zh-CN"/>
        </w:rPr>
        <w:t>).</w:t>
      </w:r>
      <w:r w:rsidR="00E11AA3"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У</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мышей</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линии</w:t>
      </w:r>
      <w:r w:rsidR="00E31757" w:rsidRPr="000D15D5">
        <w:rPr>
          <w:rFonts w:ascii="Times New Roman" w:hAnsi="Times New Roman" w:cs="Times New Roman"/>
          <w:color w:val="000000"/>
          <w:lang w:val="ru-RU" w:eastAsia="zh-CN"/>
        </w:rPr>
        <w:t xml:space="preserve"> </w:t>
      </w:r>
      <w:proofErr w:type="spellStart"/>
      <w:r w:rsidR="00E31757">
        <w:rPr>
          <w:rFonts w:ascii="Times New Roman" w:hAnsi="Times New Roman" w:cs="Times New Roman"/>
          <w:color w:val="000000"/>
          <w:lang w:eastAsia="zh-CN"/>
        </w:rPr>
        <w:t>Balb</w:t>
      </w:r>
      <w:proofErr w:type="spellEnd"/>
      <w:r w:rsidR="00E31757" w:rsidRPr="000D15D5">
        <w:rPr>
          <w:rFonts w:ascii="Times New Roman" w:hAnsi="Times New Roman" w:cs="Times New Roman"/>
          <w:color w:val="000000"/>
          <w:lang w:val="ru-RU" w:eastAsia="zh-CN"/>
        </w:rPr>
        <w:t>/</w:t>
      </w:r>
      <w:r w:rsidR="00E31757">
        <w:rPr>
          <w:rFonts w:ascii="Times New Roman" w:hAnsi="Times New Roman" w:cs="Times New Roman"/>
          <w:color w:val="000000"/>
          <w:lang w:eastAsia="zh-CN"/>
        </w:rPr>
        <w:t>c</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медианный</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уровень</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фиброза</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составил</w:t>
      </w:r>
      <w:r w:rsidR="00E31757" w:rsidRPr="000D15D5">
        <w:rPr>
          <w:rFonts w:ascii="Times New Roman" w:hAnsi="Times New Roman" w:cs="Times New Roman"/>
          <w:color w:val="000000"/>
          <w:lang w:val="ru-RU" w:eastAsia="zh-CN"/>
        </w:rPr>
        <w:t xml:space="preserve"> 9.8% </w:t>
      </w:r>
      <w:r w:rsidR="00E31757">
        <w:rPr>
          <w:rFonts w:ascii="Times New Roman" w:hAnsi="Times New Roman" w:cs="Times New Roman"/>
          <w:color w:val="000000"/>
          <w:lang w:val="ru-RU" w:eastAsia="zh-CN"/>
        </w:rPr>
        <w:t>на</w:t>
      </w:r>
      <w:r w:rsidR="00E31757" w:rsidRPr="000D15D5">
        <w:rPr>
          <w:rFonts w:ascii="Times New Roman" w:hAnsi="Times New Roman" w:cs="Times New Roman"/>
          <w:color w:val="000000"/>
          <w:lang w:val="ru-RU" w:eastAsia="zh-CN"/>
        </w:rPr>
        <w:t xml:space="preserve"> 1-</w:t>
      </w:r>
      <w:r w:rsidR="00E31757">
        <w:rPr>
          <w:rFonts w:ascii="Times New Roman" w:hAnsi="Times New Roman" w:cs="Times New Roman"/>
          <w:color w:val="000000"/>
          <w:lang w:val="ru-RU" w:eastAsia="zh-CN"/>
        </w:rPr>
        <w:t>ом</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месяце</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P</w:t>
      </w:r>
      <w:r w:rsidR="00E31757" w:rsidRPr="000D15D5">
        <w:rPr>
          <w:rFonts w:ascii="Times New Roman" w:hAnsi="Times New Roman" w:cs="Times New Roman"/>
          <w:color w:val="000000"/>
          <w:lang w:val="ru-RU" w:eastAsia="zh-CN"/>
        </w:rPr>
        <w:t xml:space="preserve">=0.029 </w:t>
      </w:r>
      <w:r w:rsidR="00E31757">
        <w:rPr>
          <w:rFonts w:ascii="Times New Roman" w:hAnsi="Times New Roman" w:cs="Times New Roman"/>
          <w:color w:val="000000"/>
          <w:lang w:eastAsia="zh-CN"/>
        </w:rPr>
        <w:t>vs</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и</w:t>
      </w:r>
      <w:r w:rsidR="00E31757" w:rsidRPr="000D15D5">
        <w:rPr>
          <w:rFonts w:ascii="Times New Roman" w:hAnsi="Times New Roman" w:cs="Times New Roman"/>
          <w:color w:val="000000"/>
          <w:lang w:val="ru-RU" w:eastAsia="zh-CN"/>
        </w:rPr>
        <w:t xml:space="preserve"> 7.7% </w:t>
      </w:r>
      <w:r w:rsidR="00E31757">
        <w:rPr>
          <w:rFonts w:ascii="Times New Roman" w:hAnsi="Times New Roman" w:cs="Times New Roman"/>
          <w:color w:val="000000"/>
          <w:lang w:val="ru-RU" w:eastAsia="zh-CN"/>
        </w:rPr>
        <w:t>на</w:t>
      </w:r>
      <w:r w:rsidR="00E31757" w:rsidRPr="000D15D5">
        <w:rPr>
          <w:rFonts w:ascii="Times New Roman" w:hAnsi="Times New Roman" w:cs="Times New Roman"/>
          <w:color w:val="000000"/>
          <w:lang w:val="ru-RU" w:eastAsia="zh-CN"/>
        </w:rPr>
        <w:t xml:space="preserve"> 3-</w:t>
      </w:r>
      <w:r w:rsidR="00E31757">
        <w:rPr>
          <w:rFonts w:ascii="Times New Roman" w:hAnsi="Times New Roman" w:cs="Times New Roman"/>
          <w:color w:val="000000"/>
          <w:lang w:val="ru-RU" w:eastAsia="zh-CN"/>
        </w:rPr>
        <w:t>ем</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P</w:t>
      </w:r>
      <w:r w:rsidR="00E31757" w:rsidRPr="000D15D5">
        <w:rPr>
          <w:rFonts w:ascii="Times New Roman" w:hAnsi="Times New Roman" w:cs="Times New Roman"/>
          <w:color w:val="000000"/>
          <w:lang w:val="ru-RU" w:eastAsia="zh-CN"/>
        </w:rPr>
        <w:t xml:space="preserve">=0.029 </w:t>
      </w:r>
      <w:r w:rsidR="00E31757">
        <w:rPr>
          <w:rFonts w:ascii="Times New Roman" w:hAnsi="Times New Roman" w:cs="Times New Roman"/>
          <w:color w:val="000000"/>
          <w:lang w:eastAsia="zh-CN"/>
        </w:rPr>
        <w:t>vs</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У</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мышей</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линии</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w:t>
      </w:r>
      <w:r w:rsidR="00E31757" w:rsidRPr="004011C1">
        <w:rPr>
          <w:rFonts w:ascii="Times New Roman" w:hAnsi="Times New Roman" w:cs="Times New Roman"/>
          <w:color w:val="000000"/>
          <w:lang w:val="ru-RU" w:eastAsia="zh-CN"/>
        </w:rPr>
        <w:t>57</w:t>
      </w:r>
      <w:r w:rsidR="00E31757">
        <w:rPr>
          <w:rFonts w:ascii="Times New Roman" w:hAnsi="Times New Roman" w:cs="Times New Roman"/>
          <w:color w:val="000000"/>
          <w:lang w:eastAsia="zh-CN"/>
        </w:rPr>
        <w:t>Bl</w:t>
      </w:r>
      <w:r w:rsidR="00E31757" w:rsidRPr="004011C1">
        <w:rPr>
          <w:rFonts w:ascii="Times New Roman" w:hAnsi="Times New Roman" w:cs="Times New Roman"/>
          <w:color w:val="000000"/>
          <w:lang w:val="ru-RU" w:eastAsia="zh-CN"/>
        </w:rPr>
        <w:t>/6</w:t>
      </w:r>
      <w:r w:rsidR="00E31757">
        <w:rPr>
          <w:rFonts w:ascii="Times New Roman" w:hAnsi="Times New Roman" w:cs="Times New Roman"/>
          <w:color w:val="000000"/>
          <w:lang w:eastAsia="zh-CN"/>
        </w:rPr>
        <w:t>j</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уровень</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фиброза</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составил</w:t>
      </w:r>
      <w:r w:rsidR="00E31757" w:rsidRPr="004011C1">
        <w:rPr>
          <w:rFonts w:ascii="Times New Roman" w:hAnsi="Times New Roman" w:cs="Times New Roman"/>
          <w:color w:val="000000"/>
          <w:lang w:val="ru-RU" w:eastAsia="zh-CN"/>
        </w:rPr>
        <w:t xml:space="preserve"> 9.9% (</w:t>
      </w:r>
      <w:r w:rsidR="00E31757">
        <w:rPr>
          <w:rFonts w:ascii="Times New Roman" w:hAnsi="Times New Roman" w:cs="Times New Roman"/>
          <w:color w:val="000000"/>
          <w:lang w:eastAsia="zh-CN"/>
        </w:rPr>
        <w:t>P</w:t>
      </w:r>
      <w:r w:rsidR="00E31757" w:rsidRPr="004011C1">
        <w:rPr>
          <w:rFonts w:ascii="Times New Roman" w:hAnsi="Times New Roman" w:cs="Times New Roman"/>
          <w:color w:val="000000"/>
          <w:lang w:val="ru-RU" w:eastAsia="zh-CN"/>
        </w:rPr>
        <w:t xml:space="preserve">=0.042 </w:t>
      </w:r>
      <w:r w:rsidR="00E31757">
        <w:rPr>
          <w:rFonts w:ascii="Times New Roman" w:hAnsi="Times New Roman" w:cs="Times New Roman"/>
          <w:color w:val="000000"/>
          <w:lang w:eastAsia="zh-CN"/>
        </w:rPr>
        <w:t>vs</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на</w:t>
      </w:r>
      <w:r w:rsidR="00E31757" w:rsidRPr="004011C1">
        <w:rPr>
          <w:rFonts w:ascii="Times New Roman" w:hAnsi="Times New Roman" w:cs="Times New Roman"/>
          <w:color w:val="000000"/>
          <w:lang w:val="ru-RU" w:eastAsia="zh-CN"/>
        </w:rPr>
        <w:t xml:space="preserve"> 1-</w:t>
      </w:r>
      <w:r w:rsidR="00E31757">
        <w:rPr>
          <w:rFonts w:ascii="Times New Roman" w:hAnsi="Times New Roman" w:cs="Times New Roman"/>
          <w:color w:val="000000"/>
          <w:lang w:val="ru-RU" w:eastAsia="zh-CN"/>
        </w:rPr>
        <w:t>ом</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месяце</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и</w:t>
      </w:r>
      <w:r w:rsidR="00E31757" w:rsidRPr="004011C1">
        <w:rPr>
          <w:rFonts w:ascii="Times New Roman" w:hAnsi="Times New Roman" w:cs="Times New Roman"/>
          <w:color w:val="000000"/>
          <w:lang w:val="ru-RU" w:eastAsia="zh-CN"/>
        </w:rPr>
        <w:t xml:space="preserve"> 14.9% </w:t>
      </w:r>
      <w:r w:rsidR="00E31757">
        <w:rPr>
          <w:rFonts w:ascii="Times New Roman" w:hAnsi="Times New Roman" w:cs="Times New Roman"/>
          <w:color w:val="000000"/>
          <w:lang w:val="ru-RU" w:eastAsia="zh-CN"/>
        </w:rPr>
        <w:t>на</w:t>
      </w:r>
      <w:r w:rsidR="00E31757" w:rsidRPr="004011C1">
        <w:rPr>
          <w:rFonts w:ascii="Times New Roman" w:hAnsi="Times New Roman" w:cs="Times New Roman"/>
          <w:color w:val="000000"/>
          <w:lang w:val="ru-RU" w:eastAsia="zh-CN"/>
        </w:rPr>
        <w:t xml:space="preserve"> 3-</w:t>
      </w:r>
      <w:r w:rsidR="00E31757">
        <w:rPr>
          <w:rFonts w:ascii="Times New Roman" w:hAnsi="Times New Roman" w:cs="Times New Roman"/>
          <w:color w:val="000000"/>
          <w:lang w:val="ru-RU" w:eastAsia="zh-CN"/>
        </w:rPr>
        <w:t>ем</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P</w:t>
      </w:r>
      <w:r w:rsidR="00E31757" w:rsidRPr="004011C1">
        <w:rPr>
          <w:rFonts w:ascii="Times New Roman" w:hAnsi="Times New Roman" w:cs="Times New Roman"/>
          <w:color w:val="000000"/>
          <w:lang w:val="ru-RU" w:eastAsia="zh-CN"/>
        </w:rPr>
        <w:t xml:space="preserve">=0.005 </w:t>
      </w:r>
      <w:r w:rsidR="00E31757">
        <w:rPr>
          <w:rFonts w:ascii="Times New Roman" w:hAnsi="Times New Roman" w:cs="Times New Roman"/>
          <w:color w:val="000000"/>
          <w:lang w:eastAsia="zh-CN"/>
        </w:rPr>
        <w:t>vs</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У Сирийских хомячков уровень фиброза был наибольший и составил 29.7</w:t>
      </w:r>
      <w:r w:rsidR="00410F05" w:rsidRPr="00410F05">
        <w:rPr>
          <w:rFonts w:ascii="Times New Roman" w:hAnsi="Times New Roman" w:cs="Times New Roman"/>
          <w:color w:val="000000"/>
          <w:lang w:val="ru-RU" w:eastAsia="zh-CN"/>
        </w:rPr>
        <w:t>%</w:t>
      </w:r>
      <w:r w:rsidR="00E31757">
        <w:rPr>
          <w:rFonts w:ascii="Times New Roman" w:hAnsi="Times New Roman" w:cs="Times New Roman"/>
          <w:color w:val="000000"/>
          <w:lang w:val="ru-RU" w:eastAsia="zh-CN"/>
        </w:rPr>
        <w:t xml:space="preserve"> на 1-ом месяце</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P</w:t>
      </w:r>
      <w:r w:rsidR="00E31757" w:rsidRPr="005D0736">
        <w:rPr>
          <w:rFonts w:ascii="Times New Roman" w:hAnsi="Times New Roman" w:cs="Times New Roman"/>
          <w:color w:val="000000"/>
          <w:lang w:val="ru-RU" w:eastAsia="zh-CN"/>
        </w:rPr>
        <w:t xml:space="preserve">=0.014 </w:t>
      </w:r>
      <w:r w:rsidR="00E31757">
        <w:rPr>
          <w:rFonts w:ascii="Times New Roman" w:hAnsi="Times New Roman" w:cs="Times New Roman"/>
          <w:color w:val="000000"/>
          <w:lang w:eastAsia="zh-CN"/>
        </w:rPr>
        <w:t>vs</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5D0736">
        <w:rPr>
          <w:rFonts w:ascii="Times New Roman" w:hAnsi="Times New Roman" w:cs="Times New Roman"/>
          <w:color w:val="000000"/>
          <w:lang w:val="ru-RU" w:eastAsia="zh-CN"/>
        </w:rPr>
        <w:t>)</w:t>
      </w:r>
      <w:r w:rsidR="00E31757">
        <w:rPr>
          <w:rFonts w:ascii="Times New Roman" w:hAnsi="Times New Roman" w:cs="Times New Roman"/>
          <w:color w:val="000000"/>
          <w:lang w:val="ru-RU" w:eastAsia="zh-CN"/>
        </w:rPr>
        <w:t xml:space="preserve"> и 24.8 на 3-ем</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P</w:t>
      </w:r>
      <w:r w:rsidR="00E31757" w:rsidRPr="005D0736">
        <w:rPr>
          <w:rFonts w:ascii="Times New Roman" w:hAnsi="Times New Roman" w:cs="Times New Roman"/>
          <w:color w:val="000000"/>
          <w:lang w:val="ru-RU" w:eastAsia="zh-CN"/>
        </w:rPr>
        <w:t xml:space="preserve">=0.014 </w:t>
      </w:r>
      <w:r w:rsidR="00E31757">
        <w:rPr>
          <w:rFonts w:ascii="Times New Roman" w:hAnsi="Times New Roman" w:cs="Times New Roman"/>
          <w:color w:val="000000"/>
          <w:lang w:eastAsia="zh-CN"/>
        </w:rPr>
        <w:t>vs</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5D0736">
        <w:rPr>
          <w:rFonts w:ascii="Times New Roman" w:hAnsi="Times New Roman" w:cs="Times New Roman"/>
          <w:color w:val="000000"/>
          <w:lang w:val="ru-RU" w:eastAsia="zh-CN"/>
        </w:rPr>
        <w:t>)</w:t>
      </w:r>
      <w:r w:rsidR="00E31757">
        <w:rPr>
          <w:rFonts w:ascii="Times New Roman" w:hAnsi="Times New Roman" w:cs="Times New Roman"/>
          <w:color w:val="000000"/>
          <w:lang w:val="ru-RU" w:eastAsia="zh-CN"/>
        </w:rPr>
        <w:t xml:space="preserve">. У неинфицированных животных, а также у крыс линии </w:t>
      </w:r>
      <w:r w:rsidR="00E31757">
        <w:rPr>
          <w:rFonts w:ascii="Times New Roman" w:hAnsi="Times New Roman" w:cs="Times New Roman"/>
          <w:color w:val="000000"/>
          <w:lang w:eastAsia="zh-CN"/>
        </w:rPr>
        <w:t>Wistar</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 xml:space="preserve">фиброз не был </w:t>
      </w:r>
      <w:r w:rsidR="005D0736">
        <w:rPr>
          <w:rFonts w:ascii="Times New Roman" w:hAnsi="Times New Roman" w:cs="Times New Roman"/>
          <w:color w:val="000000"/>
          <w:lang w:val="ru-RU" w:eastAsia="zh-CN"/>
        </w:rPr>
        <w:t>обнаружен</w:t>
      </w:r>
      <w:r w:rsidR="00E31757">
        <w:rPr>
          <w:rFonts w:ascii="Times New Roman" w:hAnsi="Times New Roman" w:cs="Times New Roman"/>
          <w:color w:val="000000"/>
          <w:lang w:val="ru-RU" w:eastAsia="zh-CN"/>
        </w:rPr>
        <w:t>.</w:t>
      </w:r>
      <w:r w:rsidR="00F32B6D">
        <w:rPr>
          <w:rFonts w:ascii="Times New Roman" w:hAnsi="Times New Roman" w:cs="Times New Roman"/>
          <w:color w:val="000000"/>
          <w:lang w:val="ru-RU" w:eastAsia="zh-CN"/>
        </w:rPr>
        <w:t xml:space="preserve"> </w:t>
      </w:r>
      <w:r w:rsidR="002A49D3">
        <w:rPr>
          <w:rFonts w:ascii="Times New Roman" w:hAnsi="Times New Roman" w:cs="Times New Roman"/>
          <w:color w:val="000000"/>
          <w:lang w:val="ru-RU" w:eastAsia="zh-CN"/>
        </w:rPr>
        <w:t xml:space="preserve">В сравнении с крысами линии </w:t>
      </w:r>
      <w:r w:rsidR="002A49D3">
        <w:rPr>
          <w:rFonts w:ascii="Times New Roman" w:hAnsi="Times New Roman" w:cs="Times New Roman"/>
          <w:color w:val="000000"/>
          <w:lang w:eastAsia="zh-CN"/>
        </w:rPr>
        <w:t>Wistar</w:t>
      </w:r>
      <w:r w:rsidR="002A49D3" w:rsidRPr="00F32B6D">
        <w:rPr>
          <w:rFonts w:ascii="Times New Roman" w:hAnsi="Times New Roman" w:cs="Times New Roman"/>
          <w:color w:val="000000"/>
          <w:lang w:val="ru-RU" w:eastAsia="zh-CN"/>
        </w:rPr>
        <w:t xml:space="preserve">, </w:t>
      </w:r>
      <w:r w:rsidR="002A49D3">
        <w:rPr>
          <w:rFonts w:ascii="Times New Roman" w:hAnsi="Times New Roman" w:cs="Times New Roman"/>
          <w:color w:val="000000"/>
          <w:lang w:val="ru-RU" w:eastAsia="zh-CN"/>
        </w:rPr>
        <w:t>н</w:t>
      </w:r>
      <w:r w:rsidR="005D0736">
        <w:rPr>
          <w:rFonts w:ascii="Times New Roman" w:hAnsi="Times New Roman" w:cs="Times New Roman"/>
          <w:color w:val="000000"/>
          <w:lang w:val="ru-RU" w:eastAsia="zh-CN"/>
        </w:rPr>
        <w:t xml:space="preserve">а 1-ом месяце уровень фиброза был выше только </w:t>
      </w:r>
      <w:r w:rsidR="002A49D3">
        <w:rPr>
          <w:rFonts w:ascii="Times New Roman" w:hAnsi="Times New Roman" w:cs="Times New Roman"/>
          <w:color w:val="000000"/>
          <w:lang w:val="ru-RU" w:eastAsia="zh-CN"/>
        </w:rPr>
        <w:t xml:space="preserve">у </w:t>
      </w:r>
      <w:r w:rsidR="005D0736">
        <w:rPr>
          <w:rFonts w:ascii="Times New Roman" w:hAnsi="Times New Roman" w:cs="Times New Roman"/>
          <w:color w:val="000000"/>
          <w:lang w:val="ru-RU" w:eastAsia="zh-CN"/>
        </w:rPr>
        <w:t xml:space="preserve">Сирийских хомячков </w:t>
      </w:r>
      <w:r w:rsidR="005D0736" w:rsidRPr="00F32B6D">
        <w:rPr>
          <w:rFonts w:ascii="Times New Roman" w:hAnsi="Times New Roman" w:cs="Times New Roman"/>
          <w:color w:val="000000"/>
          <w:lang w:val="ru-RU" w:eastAsia="zh-CN"/>
        </w:rPr>
        <w:t>(</w:t>
      </w:r>
      <w:r w:rsidR="005D0736">
        <w:rPr>
          <w:rFonts w:ascii="Times New Roman" w:hAnsi="Times New Roman" w:cs="Times New Roman"/>
          <w:color w:val="000000"/>
          <w:lang w:eastAsia="zh-CN"/>
        </w:rPr>
        <w:t>P</w:t>
      </w:r>
      <w:r w:rsidR="005D0736" w:rsidRPr="00F32B6D">
        <w:rPr>
          <w:rFonts w:ascii="Times New Roman" w:hAnsi="Times New Roman" w:cs="Times New Roman"/>
          <w:color w:val="000000"/>
          <w:lang w:val="ru-RU" w:eastAsia="zh-CN"/>
        </w:rPr>
        <w:t>=0.003)</w:t>
      </w:r>
      <w:r w:rsidR="002A49D3">
        <w:rPr>
          <w:rFonts w:ascii="Times New Roman" w:hAnsi="Times New Roman" w:cs="Times New Roman"/>
          <w:color w:val="000000"/>
          <w:lang w:val="ru-RU" w:eastAsia="zh-CN"/>
        </w:rPr>
        <w:t>,</w:t>
      </w:r>
      <w:r w:rsidR="005D0736">
        <w:rPr>
          <w:rFonts w:ascii="Times New Roman" w:hAnsi="Times New Roman" w:cs="Times New Roman"/>
          <w:color w:val="000000"/>
          <w:lang w:val="ru-RU" w:eastAsia="zh-CN"/>
        </w:rPr>
        <w:t xml:space="preserve"> </w:t>
      </w:r>
      <w:r w:rsidR="002A49D3">
        <w:rPr>
          <w:rFonts w:ascii="Times New Roman" w:hAnsi="Times New Roman" w:cs="Times New Roman"/>
          <w:color w:val="000000"/>
          <w:lang w:val="ru-RU" w:eastAsia="zh-CN"/>
        </w:rPr>
        <w:t>о</w:t>
      </w:r>
      <w:r w:rsidR="005D0736">
        <w:rPr>
          <w:rFonts w:ascii="Times New Roman" w:hAnsi="Times New Roman" w:cs="Times New Roman"/>
          <w:color w:val="000000"/>
          <w:lang w:val="ru-RU" w:eastAsia="zh-CN"/>
        </w:rPr>
        <w:t xml:space="preserve">днако на 3-ем месяце фиброз преобладал как </w:t>
      </w:r>
      <w:r w:rsidR="002A49D3">
        <w:rPr>
          <w:rFonts w:ascii="Times New Roman" w:hAnsi="Times New Roman" w:cs="Times New Roman"/>
          <w:color w:val="000000"/>
          <w:lang w:val="ru-RU" w:eastAsia="zh-CN"/>
        </w:rPr>
        <w:t>у Сирийских хомячков (</w:t>
      </w:r>
      <w:r w:rsidR="002A49D3">
        <w:rPr>
          <w:rFonts w:ascii="Times New Roman" w:hAnsi="Times New Roman" w:cs="Times New Roman"/>
          <w:color w:val="000000"/>
          <w:lang w:eastAsia="zh-CN"/>
        </w:rPr>
        <w:t>P</w:t>
      </w:r>
      <w:r w:rsidR="002A49D3" w:rsidRPr="00444C87">
        <w:rPr>
          <w:rFonts w:ascii="Times New Roman" w:hAnsi="Times New Roman" w:cs="Times New Roman"/>
          <w:color w:val="000000"/>
          <w:lang w:val="ru-RU" w:eastAsia="zh-CN"/>
        </w:rPr>
        <w:t>=0.003</w:t>
      </w:r>
      <w:r w:rsidR="002A49D3">
        <w:rPr>
          <w:rFonts w:ascii="Times New Roman" w:hAnsi="Times New Roman" w:cs="Times New Roman"/>
          <w:color w:val="000000"/>
          <w:lang w:val="ru-RU" w:eastAsia="zh-CN"/>
        </w:rPr>
        <w:t>)</w:t>
      </w:r>
      <w:r w:rsidR="005D0736" w:rsidRPr="00F32B6D">
        <w:rPr>
          <w:rFonts w:ascii="Times New Roman" w:hAnsi="Times New Roman" w:cs="Times New Roman"/>
          <w:color w:val="000000"/>
          <w:lang w:val="ru-RU" w:eastAsia="zh-CN"/>
        </w:rPr>
        <w:t xml:space="preserve">, </w:t>
      </w:r>
      <w:r w:rsidR="002A49D3">
        <w:rPr>
          <w:rFonts w:ascii="Times New Roman" w:hAnsi="Times New Roman" w:cs="Times New Roman"/>
          <w:color w:val="000000"/>
          <w:lang w:val="ru-RU" w:eastAsia="zh-CN"/>
        </w:rPr>
        <w:t xml:space="preserve">так и у мышей линии </w:t>
      </w:r>
      <w:r w:rsidR="002A49D3">
        <w:rPr>
          <w:rFonts w:ascii="Times New Roman" w:hAnsi="Times New Roman" w:cs="Times New Roman"/>
          <w:color w:val="000000"/>
          <w:lang w:eastAsia="zh-CN"/>
        </w:rPr>
        <w:t>C</w:t>
      </w:r>
      <w:r w:rsidR="002A49D3" w:rsidRPr="00444C87">
        <w:rPr>
          <w:rFonts w:ascii="Times New Roman" w:hAnsi="Times New Roman" w:cs="Times New Roman"/>
          <w:color w:val="000000"/>
          <w:lang w:val="ru-RU" w:eastAsia="zh-CN"/>
        </w:rPr>
        <w:t>57</w:t>
      </w:r>
      <w:r w:rsidR="002A49D3">
        <w:rPr>
          <w:rFonts w:ascii="Times New Roman" w:hAnsi="Times New Roman" w:cs="Times New Roman"/>
          <w:color w:val="000000"/>
          <w:lang w:eastAsia="zh-CN"/>
        </w:rPr>
        <w:t>Bl</w:t>
      </w:r>
      <w:r w:rsidR="002A49D3" w:rsidRPr="00444C87">
        <w:rPr>
          <w:rFonts w:ascii="Times New Roman" w:hAnsi="Times New Roman" w:cs="Times New Roman"/>
          <w:color w:val="000000"/>
          <w:lang w:val="ru-RU" w:eastAsia="zh-CN"/>
        </w:rPr>
        <w:t>/6</w:t>
      </w:r>
      <w:r w:rsidR="002A49D3">
        <w:rPr>
          <w:rFonts w:ascii="Times New Roman" w:hAnsi="Times New Roman" w:cs="Times New Roman"/>
          <w:color w:val="000000"/>
          <w:lang w:eastAsia="zh-CN"/>
        </w:rPr>
        <w:t>j</w:t>
      </w:r>
      <w:r w:rsidR="002A49D3" w:rsidRPr="00444C87">
        <w:rPr>
          <w:rFonts w:ascii="Times New Roman" w:hAnsi="Times New Roman" w:cs="Times New Roman"/>
          <w:color w:val="000000"/>
          <w:lang w:val="ru-RU" w:eastAsia="zh-CN"/>
        </w:rPr>
        <w:t xml:space="preserve"> (</w:t>
      </w:r>
      <w:r w:rsidR="002A49D3">
        <w:rPr>
          <w:rFonts w:ascii="Times New Roman" w:hAnsi="Times New Roman" w:cs="Times New Roman"/>
          <w:color w:val="000000"/>
          <w:lang w:eastAsia="zh-CN"/>
        </w:rPr>
        <w:t>P</w:t>
      </w:r>
      <w:r w:rsidR="002A49D3" w:rsidRPr="00444C87">
        <w:rPr>
          <w:rFonts w:ascii="Times New Roman" w:hAnsi="Times New Roman" w:cs="Times New Roman"/>
          <w:color w:val="000000"/>
          <w:lang w:val="ru-RU" w:eastAsia="zh-CN"/>
        </w:rPr>
        <w:t>=0.012)</w:t>
      </w:r>
      <w:r w:rsidR="005D0736" w:rsidRPr="00F32B6D">
        <w:rPr>
          <w:rFonts w:ascii="Times New Roman" w:hAnsi="Times New Roman" w:cs="Times New Roman"/>
          <w:color w:val="000000"/>
          <w:lang w:val="ru-RU" w:eastAsia="zh-CN"/>
        </w:rPr>
        <w:t>.</w:t>
      </w:r>
    </w:p>
    <w:p w14:paraId="0A57D453" w14:textId="34C18439" w:rsidR="00E11AA3" w:rsidRPr="00E11AA3" w:rsidRDefault="00E11AA3" w:rsidP="00E11AA3">
      <w:pPr>
        <w:spacing w:after="0" w:line="276" w:lineRule="auto"/>
        <w:jc w:val="both"/>
        <w:rPr>
          <w:rFonts w:ascii="Times New Roman" w:hAnsi="Times New Roman" w:cs="Times New Roman"/>
          <w:color w:val="000000"/>
          <w:lang w:eastAsia="zh-CN"/>
        </w:rPr>
      </w:pPr>
      <w:r w:rsidRPr="001F342D">
        <w:rPr>
          <w:rFonts w:ascii="Times New Roman" w:hAnsi="Times New Roman" w:cs="Times New Roman"/>
          <w:color w:val="000000"/>
          <w:lang w:eastAsia="zh-CN"/>
        </w:rPr>
        <w:t xml:space="preserve">PASM silver staining (figure </w:t>
      </w:r>
      <w:r>
        <w:rPr>
          <w:rFonts w:ascii="Times New Roman" w:hAnsi="Times New Roman" w:cs="Times New Roman"/>
          <w:color w:val="000000"/>
          <w:lang w:eastAsia="zh-CN"/>
        </w:rPr>
        <w:t>4C</w:t>
      </w:r>
      <w:r w:rsidRPr="001F342D">
        <w:rPr>
          <w:rFonts w:ascii="Times New Roman" w:hAnsi="Times New Roman" w:cs="Times New Roman"/>
          <w:color w:val="000000"/>
          <w:lang w:eastAsia="zh-CN"/>
        </w:rPr>
        <w:t xml:space="preserve">) was performed only in hamsters and mice, due to their susceptibility to </w:t>
      </w:r>
      <w:r w:rsidRPr="001F342D">
        <w:rPr>
          <w:rFonts w:ascii="Times New Roman" w:hAnsi="Times New Roman" w:cs="Times New Roman"/>
          <w:i/>
          <w:iCs/>
          <w:color w:val="000000"/>
          <w:lang w:eastAsia="zh-CN"/>
        </w:rPr>
        <w:t>O. felineus</w:t>
      </w:r>
      <w:r w:rsidRPr="001F342D">
        <w:rPr>
          <w:rFonts w:ascii="Times New Roman" w:hAnsi="Times New Roman" w:cs="Times New Roman"/>
          <w:color w:val="000000"/>
          <w:lang w:eastAsia="zh-CN"/>
        </w:rPr>
        <w:t xml:space="preserve"> infection. More intense staining indicated more pronounced fibrosis. The strongest silver impregnation was observed in Syrian hamsters and C57Bl/6j mice, whereas in BALB/c mice staining was less pronounced.</w:t>
      </w:r>
    </w:p>
    <w:p w14:paraId="73ECF343" w14:textId="77777777" w:rsidR="00E11AA3" w:rsidRPr="00E11AA3" w:rsidRDefault="00E11AA3" w:rsidP="009D14E9">
      <w:pPr>
        <w:spacing w:after="0" w:line="276" w:lineRule="auto"/>
        <w:jc w:val="both"/>
        <w:rPr>
          <w:rFonts w:ascii="Times New Roman" w:hAnsi="Times New Roman" w:cs="Times New Roman"/>
          <w:color w:val="000000"/>
          <w:lang w:eastAsia="zh-CN"/>
        </w:rPr>
      </w:pPr>
    </w:p>
    <w:p w14:paraId="66F86C30" w14:textId="3441FFAB" w:rsidR="009D14E9" w:rsidRPr="00711D59" w:rsidRDefault="005441BB" w:rsidP="009D14E9">
      <w:pPr>
        <w:spacing w:after="0" w:line="276" w:lineRule="auto"/>
        <w:jc w:val="both"/>
        <w:rPr>
          <w:rFonts w:ascii="Times New Roman" w:hAnsi="Times New Roman" w:cs="Times New Roman"/>
          <w:color w:val="000000"/>
          <w:lang w:eastAsia="zh-CN"/>
        </w:rPr>
      </w:pPr>
      <w:r>
        <w:rPr>
          <w:rFonts w:ascii="Times New Roman" w:hAnsi="Times New Roman" w:cs="Times New Roman"/>
          <w:noProof/>
          <w:color w:val="000000"/>
          <w:lang w:val="ru-RU" w:eastAsia="ru-RU"/>
        </w:rPr>
        <w:drawing>
          <wp:inline distT="0" distB="0" distL="0" distR="0" wp14:anchorId="2AC76105" wp14:editId="3DE1D874">
            <wp:extent cx="5760720" cy="4251960"/>
            <wp:effectExtent l="0" t="0" r="0" b="0"/>
            <wp:docPr id="2109694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37303"/>
                    <a:stretch>
                      <a:fillRect/>
                    </a:stretch>
                  </pic:blipFill>
                  <pic:spPr bwMode="auto">
                    <a:xfrm>
                      <a:off x="0" y="0"/>
                      <a:ext cx="5760720" cy="4251960"/>
                    </a:xfrm>
                    <a:prstGeom prst="rect">
                      <a:avLst/>
                    </a:prstGeom>
                    <a:noFill/>
                    <a:ln>
                      <a:noFill/>
                    </a:ln>
                    <a:extLst>
                      <a:ext uri="{53640926-AAD7-44D8-BBD7-CCE9431645EC}">
                        <a14:shadowObscured xmlns:a14="http://schemas.microsoft.com/office/drawing/2010/main"/>
                      </a:ext>
                    </a:extLst>
                  </pic:spPr>
                </pic:pic>
              </a:graphicData>
            </a:graphic>
          </wp:inline>
        </w:drawing>
      </w:r>
    </w:p>
    <w:p w14:paraId="66BD3428" w14:textId="1B69C338" w:rsidR="009D14E9" w:rsidRPr="00711D59" w:rsidRDefault="009D14E9" w:rsidP="009D14E9">
      <w:pPr>
        <w:spacing w:after="0" w:line="276" w:lineRule="auto"/>
        <w:jc w:val="both"/>
        <w:rPr>
          <w:rFonts w:ascii="Times New Roman" w:hAnsi="Times New Roman" w:cs="Times New Roman"/>
          <w:color w:val="000000"/>
          <w:lang w:val="ru-RU"/>
        </w:rPr>
      </w:pPr>
      <w:r w:rsidRPr="001F342D">
        <w:rPr>
          <w:rFonts w:ascii="Times New Roman" w:hAnsi="Times New Roman" w:cs="Times New Roman"/>
          <w:color w:val="000000"/>
        </w:rPr>
        <w:t xml:space="preserve">Figure 4. Fibrosis representation </w:t>
      </w:r>
      <w:r w:rsidR="00F32B6D">
        <w:rPr>
          <w:rFonts w:ascii="Times New Roman" w:hAnsi="Times New Roman" w:cs="Times New Roman"/>
          <w:color w:val="000000"/>
        </w:rPr>
        <w:t>during</w:t>
      </w:r>
      <w:r w:rsidR="00F32B6D" w:rsidRPr="001F342D">
        <w:rPr>
          <w:rFonts w:ascii="Times New Roman" w:hAnsi="Times New Roman" w:cs="Times New Roman"/>
          <w:color w:val="000000"/>
        </w:rPr>
        <w:t xml:space="preserve">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among different experimental animals. *P&lt;0.05; **P&lt;0.01</w:t>
      </w:r>
      <w:r>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Pr>
          <w:rFonts w:ascii="Times New Roman" w:hAnsi="Times New Roman" w:cs="Times New Roman"/>
          <w:b/>
          <w:bCs/>
          <w:color w:val="000000"/>
        </w:rPr>
        <w:t>$</w:t>
      </w:r>
      <w:r w:rsidRPr="001F342D">
        <w:rPr>
          <w:rFonts w:ascii="Times New Roman" w:hAnsi="Times New Roman" w:cs="Times New Roman"/>
          <w:color w:val="000000"/>
        </w:rPr>
        <w:t xml:space="preserve">P&lt;0.05 </w:t>
      </w:r>
      <w:r>
        <w:rPr>
          <w:rFonts w:ascii="Times New Roman" w:hAnsi="Times New Roman" w:cs="Times New Roman"/>
          <w:color w:val="000000"/>
        </w:rPr>
        <w:t xml:space="preserve">vs BALB/c mice </w:t>
      </w:r>
      <w:r w:rsidRPr="001F342D">
        <w:rPr>
          <w:rFonts w:ascii="Times New Roman" w:hAnsi="Times New Roman" w:cs="Times New Roman"/>
          <w:color w:val="000000"/>
        </w:rPr>
        <w:t>of the same age</w:t>
      </w:r>
      <w:r>
        <w:rPr>
          <w:rFonts w:ascii="Times New Roman" w:hAnsi="Times New Roman" w:cs="Times New Roman"/>
          <w:color w:val="000000"/>
        </w:rPr>
        <w:t>;</w:t>
      </w:r>
      <w:r w:rsidRPr="00F723D8">
        <w:rPr>
          <w:rFonts w:ascii="Times New Roman" w:hAnsi="Times New Roman" w:cs="Times New Roman"/>
          <w:b/>
          <w:bCs/>
          <w:color w:val="000000"/>
        </w:rPr>
        <w:t xml:space="preserve"> +</w:t>
      </w:r>
      <w:r w:rsidRPr="001F342D">
        <w:rPr>
          <w:rFonts w:ascii="Times New Roman" w:hAnsi="Times New Roman" w:cs="Times New Roman"/>
          <w:color w:val="000000"/>
        </w:rPr>
        <w:t xml:space="preserve">P&lt;0.05 </w:t>
      </w:r>
      <w:r>
        <w:rPr>
          <w:rFonts w:ascii="Times New Roman" w:hAnsi="Times New Roman" w:cs="Times New Roman"/>
          <w:color w:val="000000"/>
        </w:rPr>
        <w:t xml:space="preserve">vs C57Bl/6j mice </w:t>
      </w:r>
      <w:r w:rsidRPr="001F342D">
        <w:rPr>
          <w:rFonts w:ascii="Times New Roman" w:hAnsi="Times New Roman" w:cs="Times New Roman"/>
          <w:color w:val="000000"/>
        </w:rPr>
        <w:t>of the same age</w:t>
      </w:r>
      <w:r>
        <w:rPr>
          <w:rFonts w:ascii="Times New Roman" w:hAnsi="Times New Roman" w:cs="Times New Roman"/>
          <w:color w:val="000000"/>
        </w:rPr>
        <w:t>;</w:t>
      </w:r>
      <w:r w:rsidRPr="001F342D">
        <w:rPr>
          <w:rFonts w:ascii="Times New Roman" w:hAnsi="Times New Roman" w:cs="Times New Roman"/>
          <w:color w:val="000000"/>
        </w:rPr>
        <w:t xml:space="preserve"> #P&lt;0.05</w:t>
      </w:r>
      <w:r>
        <w:rPr>
          <w:rFonts w:ascii="Times New Roman" w:hAnsi="Times New Roman" w:cs="Times New Roman"/>
          <w:color w:val="000000"/>
        </w:rPr>
        <w:t xml:space="preserve">, </w:t>
      </w:r>
      <w:r w:rsidRPr="001F342D">
        <w:rPr>
          <w:rFonts w:ascii="Times New Roman" w:hAnsi="Times New Roman" w:cs="Times New Roman"/>
          <w:color w:val="000000"/>
        </w:rPr>
        <w:t>#</w:t>
      </w:r>
      <w:r>
        <w:rPr>
          <w:rFonts w:ascii="Times New Roman" w:hAnsi="Times New Roman" w:cs="Times New Roman"/>
          <w:color w:val="000000"/>
        </w:rPr>
        <w:t>#</w:t>
      </w:r>
      <w:r w:rsidRPr="001F342D">
        <w:rPr>
          <w:rFonts w:ascii="Times New Roman" w:hAnsi="Times New Roman" w:cs="Times New Roman"/>
          <w:color w:val="000000"/>
        </w:rPr>
        <w:t>P&lt;0.0</w:t>
      </w:r>
      <w:r>
        <w:rPr>
          <w:rFonts w:ascii="Times New Roman" w:hAnsi="Times New Roman" w:cs="Times New Roman"/>
          <w:color w:val="000000"/>
        </w:rPr>
        <w:t>1</w:t>
      </w:r>
      <w:r w:rsidRPr="001F342D">
        <w:rPr>
          <w:rFonts w:ascii="Times New Roman" w:hAnsi="Times New Roman" w:cs="Times New Roman"/>
          <w:color w:val="000000"/>
        </w:rPr>
        <w:t xml:space="preserve"> vs </w:t>
      </w:r>
      <w:r w:rsidRPr="00F723D8">
        <w:rPr>
          <w:rFonts w:ascii="Times New Roman" w:hAnsi="Times New Roman" w:cs="Times New Roman"/>
          <w:color w:val="000000"/>
        </w:rPr>
        <w:t>Syrian hamster</w:t>
      </w:r>
      <w:r w:rsidRPr="001F342D">
        <w:rPr>
          <w:rFonts w:ascii="Times New Roman" w:hAnsi="Times New Roman" w:cs="Times New Roman"/>
          <w:color w:val="000000"/>
        </w:rPr>
        <w:t xml:space="preserve"> of the same age. A. </w:t>
      </w:r>
      <w:r>
        <w:rPr>
          <w:rFonts w:ascii="Times New Roman" w:hAnsi="Times New Roman" w:cs="Times New Roman"/>
          <w:color w:val="000000"/>
        </w:rPr>
        <w:t>T</w:t>
      </w:r>
      <w:r w:rsidRPr="001F342D">
        <w:rPr>
          <w:rFonts w:ascii="Times New Roman" w:hAnsi="Times New Roman" w:cs="Times New Roman"/>
          <w:color w:val="000000"/>
        </w:rPr>
        <w:t xml:space="preserve">hickness </w:t>
      </w:r>
      <w:r>
        <w:rPr>
          <w:rFonts w:ascii="Times New Roman" w:hAnsi="Times New Roman" w:cs="Times New Roman"/>
          <w:color w:val="000000"/>
        </w:rPr>
        <w:t>of p</w:t>
      </w:r>
      <w:r w:rsidRPr="001F342D">
        <w:rPr>
          <w:rFonts w:ascii="Times New Roman" w:hAnsi="Times New Roman" w:cs="Times New Roman"/>
          <w:color w:val="000000"/>
        </w:rPr>
        <w:t>eriductal fibrosis thickness; B Cholangiofibrosis area; C. Masson’s trichrome staining. Arrows point fibrosis; D. P.A.S.M-silver staining. Fibrosis</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reveals</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with</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black</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color</w:t>
      </w:r>
      <w:r w:rsidRPr="00711D59">
        <w:rPr>
          <w:rFonts w:ascii="Times New Roman" w:hAnsi="Times New Roman" w:cs="Times New Roman"/>
          <w:color w:val="000000"/>
          <w:lang w:val="ru-RU"/>
        </w:rPr>
        <w:t>.</w:t>
      </w:r>
    </w:p>
    <w:p w14:paraId="0386C2F8" w14:textId="77777777" w:rsidR="009D14E9" w:rsidRDefault="009D14E9" w:rsidP="009D14E9">
      <w:pPr>
        <w:spacing w:after="0" w:line="276" w:lineRule="auto"/>
        <w:jc w:val="both"/>
        <w:rPr>
          <w:rFonts w:ascii="Times New Roman" w:hAnsi="Times New Roman" w:cs="Times New Roman"/>
          <w:color w:val="000000"/>
          <w:lang w:val="ru-RU"/>
        </w:rPr>
      </w:pPr>
    </w:p>
    <w:p w14:paraId="5C1A401D" w14:textId="77777777" w:rsidR="007D286B" w:rsidRDefault="007D286B" w:rsidP="009D14E9">
      <w:pPr>
        <w:spacing w:after="0" w:line="276" w:lineRule="auto"/>
        <w:jc w:val="both"/>
        <w:rPr>
          <w:rFonts w:ascii="Times New Roman" w:hAnsi="Times New Roman" w:cs="Times New Roman"/>
          <w:color w:val="000000"/>
          <w:lang w:val="ru-RU"/>
        </w:rPr>
      </w:pPr>
    </w:p>
    <w:p w14:paraId="716E89DA" w14:textId="2FC144D5" w:rsidR="007D286B" w:rsidRDefault="007D286B" w:rsidP="009D14E9">
      <w:pPr>
        <w:spacing w:after="0" w:line="276" w:lineRule="auto"/>
        <w:jc w:val="both"/>
        <w:rPr>
          <w:rFonts w:ascii="Times New Roman" w:hAnsi="Times New Roman" w:cs="Times New Roman"/>
          <w:color w:val="000000"/>
          <w:lang w:val="ru-RU"/>
        </w:rPr>
      </w:pPr>
      <w:commentRangeStart w:id="53"/>
      <w:r>
        <w:rPr>
          <w:rFonts w:ascii="Times New Roman" w:hAnsi="Times New Roman" w:cs="Times New Roman"/>
          <w:color w:val="000000"/>
          <w:lang w:val="ru-RU"/>
        </w:rPr>
        <w:lastRenderedPageBreak/>
        <w:t xml:space="preserve">Помимо этого, было произведено </w:t>
      </w:r>
      <w:r>
        <w:rPr>
          <w:rFonts w:ascii="Times New Roman" w:hAnsi="Times New Roman" w:cs="Times New Roman"/>
          <w:color w:val="000000"/>
        </w:rPr>
        <w:t>whole</w:t>
      </w:r>
      <w:r w:rsidRPr="007D286B">
        <w:rPr>
          <w:rFonts w:ascii="Times New Roman" w:hAnsi="Times New Roman" w:cs="Times New Roman"/>
          <w:color w:val="000000"/>
          <w:lang w:val="ru-RU"/>
        </w:rPr>
        <w:t xml:space="preserve"> </w:t>
      </w:r>
      <w:r>
        <w:rPr>
          <w:rFonts w:ascii="Times New Roman" w:hAnsi="Times New Roman" w:cs="Times New Roman"/>
          <w:color w:val="000000"/>
        </w:rPr>
        <w:t>slide</w:t>
      </w:r>
      <w:r w:rsidRPr="007D286B">
        <w:rPr>
          <w:rFonts w:ascii="Times New Roman" w:hAnsi="Times New Roman" w:cs="Times New Roman"/>
          <w:color w:val="000000"/>
          <w:lang w:val="ru-RU"/>
        </w:rPr>
        <w:t xml:space="preserve"> </w:t>
      </w:r>
      <w:r>
        <w:rPr>
          <w:rFonts w:ascii="Times New Roman" w:hAnsi="Times New Roman" w:cs="Times New Roman"/>
          <w:color w:val="000000"/>
          <w:lang w:val="ru-RU"/>
        </w:rPr>
        <w:t>исследование печени у представленных четырех лабораторных животных 3</w:t>
      </w:r>
      <w:r>
        <w:rPr>
          <w:rFonts w:ascii="Times New Roman" w:hAnsi="Times New Roman" w:cs="Times New Roman"/>
          <w:color w:val="000000"/>
        </w:rPr>
        <w:t>m</w:t>
      </w:r>
      <w:r w:rsidRPr="007D286B">
        <w:rPr>
          <w:rFonts w:ascii="Times New Roman" w:hAnsi="Times New Roman" w:cs="Times New Roman"/>
          <w:color w:val="000000"/>
          <w:lang w:val="ru-RU"/>
        </w:rPr>
        <w:t>.</w:t>
      </w:r>
      <w:r>
        <w:rPr>
          <w:rFonts w:ascii="Times New Roman" w:hAnsi="Times New Roman" w:cs="Times New Roman"/>
          <w:color w:val="000000"/>
        </w:rPr>
        <w:t>p</w:t>
      </w:r>
      <w:r w:rsidRPr="007D286B">
        <w:rPr>
          <w:rFonts w:ascii="Times New Roman" w:hAnsi="Times New Roman" w:cs="Times New Roman"/>
          <w:color w:val="000000"/>
          <w:lang w:val="ru-RU"/>
        </w:rPr>
        <w:t>.</w:t>
      </w:r>
      <w:proofErr w:type="spellStart"/>
      <w:r>
        <w:rPr>
          <w:rFonts w:ascii="Times New Roman" w:hAnsi="Times New Roman" w:cs="Times New Roman"/>
          <w:color w:val="000000"/>
        </w:rPr>
        <w:t>i</w:t>
      </w:r>
      <w:proofErr w:type="spellEnd"/>
      <w:r w:rsidRPr="007D286B">
        <w:rPr>
          <w:rFonts w:ascii="Times New Roman" w:hAnsi="Times New Roman" w:cs="Times New Roman"/>
          <w:color w:val="000000"/>
          <w:lang w:val="ru-RU"/>
        </w:rPr>
        <w:t>.</w:t>
      </w:r>
      <w:r>
        <w:rPr>
          <w:rFonts w:ascii="Times New Roman" w:hAnsi="Times New Roman" w:cs="Times New Roman"/>
          <w:color w:val="000000"/>
          <w:lang w:val="ru-RU"/>
        </w:rPr>
        <w:t>, а также у человека</w:t>
      </w:r>
      <w:r w:rsidR="00337D54">
        <w:rPr>
          <w:rFonts w:ascii="Times New Roman" w:hAnsi="Times New Roman" w:cs="Times New Roman"/>
          <w:color w:val="000000"/>
          <w:lang w:val="ru-RU"/>
        </w:rPr>
        <w:t xml:space="preserve"> </w:t>
      </w:r>
      <w:r w:rsidR="00337D54" w:rsidRPr="0054453D">
        <w:rPr>
          <w:rFonts w:ascii="Times New Roman" w:hAnsi="Times New Roman" w:cs="Times New Roman"/>
          <w:color w:val="000000"/>
          <w:lang w:val="ru-RU"/>
        </w:rPr>
        <w:t>(</w:t>
      </w:r>
      <w:r w:rsidR="00337D54">
        <w:rPr>
          <w:rFonts w:ascii="Times New Roman" w:hAnsi="Times New Roman" w:cs="Times New Roman"/>
          <w:color w:val="000000"/>
        </w:rPr>
        <w:t>Figure</w:t>
      </w:r>
      <w:r w:rsidR="00337D54" w:rsidRPr="0054453D">
        <w:rPr>
          <w:rFonts w:ascii="Times New Roman" w:hAnsi="Times New Roman" w:cs="Times New Roman"/>
          <w:color w:val="000000"/>
          <w:lang w:val="ru-RU"/>
        </w:rPr>
        <w:t xml:space="preserve"> 5</w:t>
      </w:r>
      <w:r w:rsidR="00337D54">
        <w:rPr>
          <w:rFonts w:ascii="Times New Roman" w:hAnsi="Times New Roman" w:cs="Times New Roman"/>
          <w:color w:val="000000"/>
          <w:lang w:val="ru-RU"/>
        </w:rPr>
        <w:t>)</w:t>
      </w:r>
      <w:r>
        <w:rPr>
          <w:rFonts w:ascii="Times New Roman" w:hAnsi="Times New Roman" w:cs="Times New Roman"/>
          <w:color w:val="000000"/>
          <w:lang w:val="ru-RU"/>
        </w:rPr>
        <w:t xml:space="preserve">. </w:t>
      </w:r>
      <w:commentRangeEnd w:id="53"/>
      <w:r w:rsidR="00944905">
        <w:rPr>
          <w:rStyle w:val="af"/>
        </w:rPr>
        <w:commentReference w:id="53"/>
      </w:r>
      <w:r>
        <w:rPr>
          <w:rFonts w:ascii="Times New Roman" w:hAnsi="Times New Roman" w:cs="Times New Roman"/>
          <w:color w:val="000000"/>
          <w:lang w:val="ru-RU"/>
        </w:rPr>
        <w:t xml:space="preserve">У мышей линии </w:t>
      </w:r>
      <w:proofErr w:type="spellStart"/>
      <w:r>
        <w:rPr>
          <w:rFonts w:ascii="Times New Roman" w:hAnsi="Times New Roman" w:cs="Times New Roman"/>
          <w:color w:val="000000"/>
        </w:rPr>
        <w:t>Balb</w:t>
      </w:r>
      <w:proofErr w:type="spellEnd"/>
      <w:r w:rsidRPr="007D286B">
        <w:rPr>
          <w:rFonts w:ascii="Times New Roman" w:hAnsi="Times New Roman" w:cs="Times New Roman"/>
          <w:color w:val="000000"/>
          <w:lang w:val="ru-RU"/>
        </w:rPr>
        <w:t>/</w:t>
      </w:r>
      <w:r>
        <w:rPr>
          <w:rFonts w:ascii="Times New Roman" w:hAnsi="Times New Roman" w:cs="Times New Roman"/>
          <w:color w:val="000000"/>
        </w:rPr>
        <w:t>c</w:t>
      </w:r>
      <w:r w:rsidRPr="007D286B">
        <w:rPr>
          <w:rFonts w:ascii="Times New Roman" w:hAnsi="Times New Roman" w:cs="Times New Roman"/>
          <w:color w:val="000000"/>
          <w:lang w:val="ru-RU"/>
        </w:rPr>
        <w:t xml:space="preserve"> </w:t>
      </w:r>
      <w:r>
        <w:rPr>
          <w:rFonts w:ascii="Times New Roman" w:hAnsi="Times New Roman" w:cs="Times New Roman"/>
          <w:color w:val="000000"/>
          <w:lang w:val="ru-RU"/>
        </w:rPr>
        <w:t>были детектированы более продвинутые неопластические изменения эпителия желчных протоков, которые были аналогичны тому, что мы наблюдаем у людей после длительной хронической инфекции</w:t>
      </w:r>
      <w:r w:rsidR="009378EF">
        <w:rPr>
          <w:rFonts w:ascii="Times New Roman" w:hAnsi="Times New Roman" w:cs="Times New Roman"/>
          <w:color w:val="000000"/>
          <w:lang w:val="ru-RU"/>
        </w:rPr>
        <w:t>, однако фиброз был менее выражен.</w:t>
      </w:r>
      <w:r>
        <w:rPr>
          <w:rFonts w:ascii="Times New Roman" w:hAnsi="Times New Roman" w:cs="Times New Roman"/>
          <w:color w:val="000000"/>
          <w:lang w:val="ru-RU"/>
        </w:rPr>
        <w:t xml:space="preserve"> </w:t>
      </w:r>
      <w:r w:rsidR="009378EF">
        <w:rPr>
          <w:rFonts w:ascii="Times New Roman" w:hAnsi="Times New Roman" w:cs="Times New Roman"/>
          <w:color w:val="000000"/>
          <w:lang w:val="ru-RU"/>
        </w:rPr>
        <w:t xml:space="preserve">Изменения эпителия желчных у мышей линии </w:t>
      </w:r>
      <w:r w:rsidR="009378EF">
        <w:rPr>
          <w:rFonts w:ascii="Times New Roman" w:hAnsi="Times New Roman" w:cs="Times New Roman"/>
          <w:color w:val="000000"/>
        </w:rPr>
        <w:t>C</w:t>
      </w:r>
      <w:r w:rsidR="009378EF" w:rsidRPr="009378EF">
        <w:rPr>
          <w:rFonts w:ascii="Times New Roman" w:hAnsi="Times New Roman" w:cs="Times New Roman"/>
          <w:color w:val="000000"/>
          <w:lang w:val="ru-RU"/>
        </w:rPr>
        <w:t>57</w:t>
      </w:r>
      <w:r w:rsidR="009378EF">
        <w:rPr>
          <w:rFonts w:ascii="Times New Roman" w:hAnsi="Times New Roman" w:cs="Times New Roman"/>
          <w:color w:val="000000"/>
        </w:rPr>
        <w:t>bl</w:t>
      </w:r>
      <w:r w:rsidR="009378EF" w:rsidRPr="009378EF">
        <w:rPr>
          <w:rFonts w:ascii="Times New Roman" w:hAnsi="Times New Roman" w:cs="Times New Roman"/>
          <w:color w:val="000000"/>
          <w:lang w:val="ru-RU"/>
        </w:rPr>
        <w:t>/6</w:t>
      </w:r>
      <w:r w:rsidR="009378EF">
        <w:rPr>
          <w:rFonts w:ascii="Times New Roman" w:hAnsi="Times New Roman" w:cs="Times New Roman"/>
          <w:color w:val="000000"/>
        </w:rPr>
        <w:t>j</w:t>
      </w:r>
      <w:r w:rsidR="009378EF" w:rsidRPr="009378EF">
        <w:rPr>
          <w:rFonts w:ascii="Times New Roman" w:hAnsi="Times New Roman" w:cs="Times New Roman"/>
          <w:color w:val="000000"/>
          <w:lang w:val="ru-RU"/>
        </w:rPr>
        <w:t xml:space="preserve"> </w:t>
      </w:r>
      <w:r w:rsidR="009378EF">
        <w:rPr>
          <w:rFonts w:ascii="Times New Roman" w:hAnsi="Times New Roman" w:cs="Times New Roman"/>
          <w:color w:val="000000"/>
          <w:lang w:val="ru-RU"/>
        </w:rPr>
        <w:t>и у Сирийских хомячков изменения эпителия были сходные и отражали менее длительный период инфекции у человека (ранний хронический). Уровень фиброза был</w:t>
      </w:r>
      <w:r w:rsidR="0054453D">
        <w:rPr>
          <w:rFonts w:ascii="Times New Roman" w:hAnsi="Times New Roman" w:cs="Times New Roman"/>
          <w:color w:val="000000"/>
          <w:lang w:val="ru-RU"/>
        </w:rPr>
        <w:t xml:space="preserve"> в большей степени</w:t>
      </w:r>
      <w:r w:rsidR="009378EF">
        <w:rPr>
          <w:rFonts w:ascii="Times New Roman" w:hAnsi="Times New Roman" w:cs="Times New Roman"/>
          <w:color w:val="000000"/>
          <w:lang w:val="ru-RU"/>
        </w:rPr>
        <w:t xml:space="preserve"> сходен</w:t>
      </w:r>
      <w:r w:rsidR="0054453D" w:rsidRPr="0054453D">
        <w:rPr>
          <w:rFonts w:ascii="Times New Roman" w:hAnsi="Times New Roman" w:cs="Times New Roman"/>
          <w:color w:val="000000"/>
          <w:lang w:val="ru-RU"/>
        </w:rPr>
        <w:t xml:space="preserve"> </w:t>
      </w:r>
      <w:r w:rsidR="0054453D">
        <w:rPr>
          <w:rFonts w:ascii="Times New Roman" w:hAnsi="Times New Roman" w:cs="Times New Roman"/>
          <w:color w:val="000000"/>
          <w:lang w:val="ru-RU"/>
        </w:rPr>
        <w:t xml:space="preserve">у Сирийских хомячков </w:t>
      </w:r>
      <w:r w:rsidR="009378EF">
        <w:rPr>
          <w:rFonts w:ascii="Times New Roman" w:hAnsi="Times New Roman" w:cs="Times New Roman"/>
          <w:color w:val="000000"/>
          <w:lang w:val="ru-RU"/>
        </w:rPr>
        <w:t xml:space="preserve">и человека. </w:t>
      </w:r>
    </w:p>
    <w:p w14:paraId="339631C5" w14:textId="77777777" w:rsidR="00482D77" w:rsidRPr="009378EF" w:rsidRDefault="00482D77" w:rsidP="009D14E9">
      <w:pPr>
        <w:spacing w:after="0" w:line="276" w:lineRule="auto"/>
        <w:jc w:val="both"/>
        <w:rPr>
          <w:rFonts w:ascii="Times New Roman" w:hAnsi="Times New Roman" w:cs="Times New Roman"/>
          <w:color w:val="000000"/>
          <w:lang w:val="ru-RU"/>
        </w:rPr>
      </w:pPr>
    </w:p>
    <w:p w14:paraId="0AB5DBDB" w14:textId="44727FA1" w:rsidR="000F42BE" w:rsidRDefault="001B2082" w:rsidP="001A1852">
      <w:pPr>
        <w:spacing w:after="0" w:line="276" w:lineRule="auto"/>
        <w:jc w:val="both"/>
        <w:rPr>
          <w:rFonts w:ascii="Times New Roman" w:hAnsi="Times New Roman" w:cs="Times New Roman"/>
          <w:b/>
          <w:bCs/>
          <w:color w:val="000000"/>
          <w:lang w:val="ru-RU"/>
        </w:rPr>
      </w:pPr>
      <w:r>
        <w:rPr>
          <w:noProof/>
          <w:lang w:val="ru-RU" w:eastAsia="ru-RU"/>
        </w:rPr>
        <w:drawing>
          <wp:inline distT="0" distB="0" distL="0" distR="0" wp14:anchorId="77972245" wp14:editId="49C8FC01">
            <wp:extent cx="6009147" cy="3985260"/>
            <wp:effectExtent l="0" t="0" r="0" b="0"/>
            <wp:docPr id="66905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11458" cy="3986793"/>
                    </a:xfrm>
                    <a:prstGeom prst="rect">
                      <a:avLst/>
                    </a:prstGeom>
                    <a:noFill/>
                    <a:ln>
                      <a:noFill/>
                    </a:ln>
                  </pic:spPr>
                </pic:pic>
              </a:graphicData>
            </a:graphic>
          </wp:inline>
        </w:drawing>
      </w:r>
    </w:p>
    <w:p w14:paraId="01118C43" w14:textId="475093A8" w:rsidR="00AE360C" w:rsidRPr="007812C9" w:rsidRDefault="00E11AA3" w:rsidP="001A1852">
      <w:pPr>
        <w:spacing w:after="0" w:line="276" w:lineRule="auto"/>
        <w:jc w:val="both"/>
        <w:rPr>
          <w:rFonts w:ascii="Times New Roman" w:hAnsi="Times New Roman" w:cs="Times New Roman"/>
          <w:color w:val="000000"/>
          <w:lang w:val="ru-RU"/>
        </w:rPr>
      </w:pPr>
      <w:commentRangeStart w:id="54"/>
      <w:r w:rsidRPr="007812C9">
        <w:rPr>
          <w:rFonts w:ascii="Times New Roman" w:hAnsi="Times New Roman" w:cs="Times New Roman"/>
          <w:color w:val="000000"/>
        </w:rPr>
        <w:t>Figure 5. Whole slide</w:t>
      </w:r>
      <w:commentRangeEnd w:id="54"/>
      <w:r w:rsidR="00965DD5">
        <w:rPr>
          <w:rStyle w:val="af"/>
        </w:rPr>
        <w:commentReference w:id="54"/>
      </w:r>
      <w:r w:rsidRPr="007812C9">
        <w:rPr>
          <w:rFonts w:ascii="Times New Roman" w:hAnsi="Times New Roman" w:cs="Times New Roman"/>
          <w:color w:val="000000"/>
        </w:rPr>
        <w:t xml:space="preserve"> images of liver tissue. </w:t>
      </w:r>
      <w:r w:rsidR="00911E59" w:rsidRPr="007812C9">
        <w:rPr>
          <w:rFonts w:ascii="Times New Roman" w:hAnsi="Times New Roman" w:cs="Times New Roman"/>
          <w:color w:val="000000"/>
          <w:lang w:val="ru-RU"/>
        </w:rPr>
        <w:t>Образцы печени экспериментальных животных окрашены по Массону на соединительную ткань. Срезы печени были сфотографированы при увеличении 100Х. В красных рамках представлен желчный проток (увеличение 200Х)</w:t>
      </w:r>
    </w:p>
    <w:p w14:paraId="171F738D" w14:textId="77777777" w:rsidR="00AE360C" w:rsidRPr="00911E59" w:rsidRDefault="00AE360C" w:rsidP="001A1852">
      <w:pPr>
        <w:spacing w:after="0" w:line="276" w:lineRule="auto"/>
        <w:jc w:val="both"/>
        <w:rPr>
          <w:rFonts w:ascii="Times New Roman" w:hAnsi="Times New Roman" w:cs="Times New Roman"/>
          <w:b/>
          <w:bCs/>
          <w:color w:val="000000"/>
          <w:lang w:val="ru-RU"/>
        </w:rPr>
      </w:pPr>
    </w:p>
    <w:p w14:paraId="3674BC76" w14:textId="2B3E28F4" w:rsidR="00EA61AB" w:rsidRDefault="006B4D5E" w:rsidP="0053690B">
      <w:pPr>
        <w:spacing w:after="0" w:line="276" w:lineRule="auto"/>
        <w:ind w:firstLine="567"/>
        <w:jc w:val="both"/>
        <w:rPr>
          <w:rFonts w:ascii="Times New Roman" w:hAnsi="Times New Roman" w:cs="Times New Roman"/>
          <w:b/>
          <w:bCs/>
          <w:color w:val="000000"/>
          <w:lang w:val="ru-RU"/>
        </w:rPr>
      </w:pPr>
      <w:r w:rsidRPr="006B4D5E">
        <w:rPr>
          <w:rFonts w:ascii="Times New Roman" w:hAnsi="Times New Roman" w:cs="Times New Roman"/>
          <w:b/>
          <w:bCs/>
          <w:color w:val="000000"/>
        </w:rPr>
        <w:t>Discussion</w:t>
      </w:r>
    </w:p>
    <w:p w14:paraId="16E7B6DE" w14:textId="77777777" w:rsidR="009837B8" w:rsidRPr="00482110" w:rsidRDefault="009837B8" w:rsidP="009837B8">
      <w:pPr>
        <w:spacing w:after="0" w:line="276" w:lineRule="auto"/>
        <w:ind w:firstLine="567"/>
        <w:jc w:val="both"/>
        <w:rPr>
          <w:rFonts w:ascii="Times New Roman" w:hAnsi="Times New Roman" w:cs="Times New Roman"/>
          <w:lang w:val="ru-RU"/>
        </w:rPr>
      </w:pPr>
      <w:commentRangeStart w:id="55"/>
      <w:r w:rsidRPr="00482110">
        <w:rPr>
          <w:rFonts w:ascii="Times New Roman" w:hAnsi="Times New Roman" w:cs="Times New Roman"/>
          <w:lang w:val="ru-RU"/>
        </w:rPr>
        <w:t xml:space="preserve">Выбор адекватной модели исследования необходим для корректной интерпретации </w:t>
      </w:r>
      <w:r>
        <w:rPr>
          <w:rFonts w:ascii="Times New Roman" w:hAnsi="Times New Roman" w:cs="Times New Roman"/>
          <w:lang w:val="ru-RU"/>
        </w:rPr>
        <w:t>и</w:t>
      </w:r>
      <w:r w:rsidRPr="00482110">
        <w:rPr>
          <w:rFonts w:ascii="Times New Roman" w:hAnsi="Times New Roman" w:cs="Times New Roman"/>
          <w:lang w:val="ru-RU"/>
        </w:rPr>
        <w:t xml:space="preserve"> последующей экстраполяции</w:t>
      </w:r>
      <w:r>
        <w:rPr>
          <w:rFonts w:ascii="Times New Roman" w:hAnsi="Times New Roman" w:cs="Times New Roman"/>
          <w:lang w:val="ru-RU"/>
        </w:rPr>
        <w:t xml:space="preserve"> полученных</w:t>
      </w:r>
      <w:r w:rsidRPr="00482110">
        <w:rPr>
          <w:rFonts w:ascii="Times New Roman" w:hAnsi="Times New Roman" w:cs="Times New Roman"/>
          <w:lang w:val="ru-RU"/>
        </w:rPr>
        <w:t xml:space="preserve"> результатов на человека. </w:t>
      </w:r>
      <w:commentRangeEnd w:id="55"/>
      <w:r w:rsidRPr="00482110">
        <w:rPr>
          <w:rStyle w:val="af"/>
          <w:rFonts w:ascii="Times New Roman" w:hAnsi="Times New Roman" w:cs="Times New Roman"/>
        </w:rPr>
        <w:commentReference w:id="55"/>
      </w:r>
    </w:p>
    <w:p w14:paraId="525F100E" w14:textId="77777777" w:rsidR="009837B8" w:rsidRPr="00FC48F7" w:rsidRDefault="009837B8" w:rsidP="009837B8">
      <w:pPr>
        <w:spacing w:after="0" w:line="276" w:lineRule="auto"/>
        <w:ind w:firstLine="567"/>
        <w:jc w:val="both"/>
        <w:rPr>
          <w:rFonts w:ascii="Times New Roman" w:hAnsi="Times New Roman" w:cs="Times New Roman"/>
          <w:lang w:val="ru-RU"/>
        </w:rPr>
      </w:pPr>
      <w:r w:rsidRPr="00482110">
        <w:rPr>
          <w:rFonts w:ascii="Times New Roman" w:hAnsi="Times New Roman" w:cs="Times New Roman"/>
          <w:lang w:val="ru-RU"/>
        </w:rPr>
        <w:t xml:space="preserve">Моделирование патологии на лабораторных животных является наиболее распространенным подходом, который, тем не менее, имеет ряд ограничений. </w:t>
      </w:r>
      <w:r>
        <w:rPr>
          <w:rFonts w:ascii="Times New Roman" w:hAnsi="Times New Roman" w:cs="Times New Roman"/>
          <w:lang w:val="ru-RU"/>
        </w:rPr>
        <w:t>При моделировании болезнь должна фенотипически соответствовать тому, что мы наблюдаем у человека</w:t>
      </w:r>
      <w:r w:rsidRPr="00FC48F7">
        <w:rPr>
          <w:rFonts w:ascii="Times New Roman" w:hAnsi="Times New Roman" w:cs="Times New Roman"/>
          <w:lang w:val="ru-RU"/>
        </w:rPr>
        <w:t xml:space="preserve"> (</w:t>
      </w:r>
      <w:r>
        <w:rPr>
          <w:rFonts w:ascii="Times New Roman" w:hAnsi="Times New Roman" w:cs="Times New Roman"/>
        </w:rPr>
        <w:t>face</w:t>
      </w:r>
      <w:r w:rsidRPr="00FC48F7">
        <w:rPr>
          <w:rFonts w:ascii="Times New Roman" w:hAnsi="Times New Roman" w:cs="Times New Roman"/>
          <w:lang w:val="ru-RU"/>
        </w:rPr>
        <w:t xml:space="preserve"> </w:t>
      </w:r>
      <w:r>
        <w:rPr>
          <w:rFonts w:ascii="Times New Roman" w:hAnsi="Times New Roman" w:cs="Times New Roman"/>
        </w:rPr>
        <w:t>validity</w:t>
      </w:r>
      <w:r w:rsidRPr="00FC48F7">
        <w:rPr>
          <w:rFonts w:ascii="Times New Roman" w:hAnsi="Times New Roman" w:cs="Times New Roman"/>
          <w:lang w:val="ru-RU"/>
        </w:rPr>
        <w:t>)</w:t>
      </w:r>
      <w:r>
        <w:rPr>
          <w:rFonts w:ascii="Times New Roman" w:hAnsi="Times New Roman" w:cs="Times New Roman"/>
          <w:lang w:val="ru-RU"/>
        </w:rPr>
        <w:t>, при этом механизмы, лежащие в основе патологического процесса, должны быть аналогичны</w:t>
      </w:r>
      <w:r w:rsidRPr="00FC48F7">
        <w:rPr>
          <w:rFonts w:ascii="Times New Roman" w:hAnsi="Times New Roman" w:cs="Times New Roman"/>
          <w:lang w:val="ru-RU"/>
        </w:rPr>
        <w:t xml:space="preserve"> (</w:t>
      </w:r>
      <w:r>
        <w:rPr>
          <w:rFonts w:ascii="Times New Roman" w:hAnsi="Times New Roman" w:cs="Times New Roman"/>
        </w:rPr>
        <w:t>construct</w:t>
      </w:r>
      <w:r w:rsidRPr="00FC48F7">
        <w:rPr>
          <w:rFonts w:ascii="Times New Roman" w:hAnsi="Times New Roman" w:cs="Times New Roman"/>
          <w:lang w:val="ru-RU"/>
        </w:rPr>
        <w:t xml:space="preserve"> </w:t>
      </w:r>
      <w:r>
        <w:rPr>
          <w:rFonts w:ascii="Times New Roman" w:hAnsi="Times New Roman" w:cs="Times New Roman"/>
        </w:rPr>
        <w:t>validity</w:t>
      </w:r>
      <w:r w:rsidRPr="00FC48F7">
        <w:rPr>
          <w:rFonts w:ascii="Times New Roman" w:hAnsi="Times New Roman" w:cs="Times New Roman"/>
          <w:lang w:val="ru-RU"/>
        </w:rPr>
        <w:t>)</w:t>
      </w:r>
      <w:r>
        <w:rPr>
          <w:rFonts w:ascii="Times New Roman" w:hAnsi="Times New Roman" w:cs="Times New Roman"/>
          <w:lang w:val="ru-RU"/>
        </w:rPr>
        <w:t>. Если задачи исследования включают разработку подходов терапии заболевания, то характер ответа на лечение у экспериментальной модели и у человека должен быть сходен</w:t>
      </w:r>
      <w:r w:rsidRPr="00FC48F7">
        <w:rPr>
          <w:rFonts w:ascii="Times New Roman" w:hAnsi="Times New Roman" w:cs="Times New Roman"/>
          <w:lang w:val="ru-RU"/>
        </w:rPr>
        <w:t xml:space="preserve"> (</w:t>
      </w:r>
      <w:r>
        <w:rPr>
          <w:rFonts w:ascii="Times New Roman" w:hAnsi="Times New Roman" w:cs="Times New Roman"/>
        </w:rPr>
        <w:t>predictive</w:t>
      </w:r>
      <w:r w:rsidRPr="00FC48F7">
        <w:rPr>
          <w:rFonts w:ascii="Times New Roman" w:hAnsi="Times New Roman" w:cs="Times New Roman"/>
          <w:lang w:val="ru-RU"/>
        </w:rPr>
        <w:t xml:space="preserve"> </w:t>
      </w:r>
      <w:r>
        <w:rPr>
          <w:rFonts w:ascii="Times New Roman" w:hAnsi="Times New Roman" w:cs="Times New Roman"/>
        </w:rPr>
        <w:t>validity</w:t>
      </w:r>
      <w:r w:rsidRPr="00FC48F7">
        <w:rPr>
          <w:rFonts w:ascii="Times New Roman" w:hAnsi="Times New Roman" w:cs="Times New Roman"/>
          <w:lang w:val="ru-RU"/>
        </w:rPr>
        <w:t>)</w:t>
      </w:r>
      <w:r>
        <w:rPr>
          <w:rFonts w:ascii="Times New Roman" w:hAnsi="Times New Roman" w:cs="Times New Roman"/>
          <w:lang w:val="ru-RU"/>
        </w:rPr>
        <w:t xml:space="preserve"> (</w:t>
      </w:r>
      <w:r>
        <w:rPr>
          <w:rFonts w:ascii="Times New Roman" w:hAnsi="Times New Roman" w:cs="Times New Roman"/>
        </w:rPr>
        <w:t>Belzung</w:t>
      </w:r>
      <w:r w:rsidRPr="00715F6D">
        <w:rPr>
          <w:rFonts w:ascii="Times New Roman" w:hAnsi="Times New Roman" w:cs="Times New Roman"/>
          <w:lang w:val="ru-RU"/>
        </w:rPr>
        <w:t xml:space="preserve"> </w:t>
      </w:r>
      <w:r>
        <w:rPr>
          <w:rFonts w:ascii="Times New Roman" w:hAnsi="Times New Roman" w:cs="Times New Roman"/>
        </w:rPr>
        <w:t>et</w:t>
      </w:r>
      <w:r w:rsidRPr="00715F6D">
        <w:rPr>
          <w:rFonts w:ascii="Times New Roman" w:hAnsi="Times New Roman" w:cs="Times New Roman"/>
          <w:lang w:val="ru-RU"/>
        </w:rPr>
        <w:t xml:space="preserve"> </w:t>
      </w:r>
      <w:r>
        <w:rPr>
          <w:rFonts w:ascii="Times New Roman" w:hAnsi="Times New Roman" w:cs="Times New Roman"/>
        </w:rPr>
        <w:t>al</w:t>
      </w:r>
      <w:r w:rsidRPr="00715F6D">
        <w:rPr>
          <w:rFonts w:ascii="Times New Roman" w:hAnsi="Times New Roman" w:cs="Times New Roman"/>
          <w:lang w:val="ru-RU"/>
        </w:rPr>
        <w:t xml:space="preserve">., </w:t>
      </w:r>
      <w:r w:rsidRPr="005557AD">
        <w:rPr>
          <w:rFonts w:ascii="Times New Roman" w:hAnsi="Times New Roman" w:cs="Times New Roman"/>
          <w:lang w:val="ru-RU"/>
        </w:rPr>
        <w:t>2011</w:t>
      </w:r>
      <w:r>
        <w:rPr>
          <w:rFonts w:ascii="Times New Roman" w:hAnsi="Times New Roman" w:cs="Times New Roman"/>
          <w:lang w:val="ru-RU"/>
        </w:rPr>
        <w:t xml:space="preserve">). При этом, критически важно, особенно в контексте исследования инфекционных заболеваний, чтобы модель была чувствительна к патогену. </w:t>
      </w:r>
    </w:p>
    <w:p w14:paraId="23F7C5C6" w14:textId="77777777" w:rsidR="009837B8" w:rsidRPr="006A68AC" w:rsidRDefault="009837B8" w:rsidP="009837B8">
      <w:pPr>
        <w:spacing w:after="0" w:line="276" w:lineRule="auto"/>
        <w:ind w:firstLine="567"/>
        <w:jc w:val="both"/>
        <w:rPr>
          <w:rFonts w:ascii="Times New Roman" w:hAnsi="Times New Roman" w:cs="Times New Roman"/>
          <w:lang w:val="ru-RU"/>
        </w:rPr>
      </w:pPr>
      <w:r w:rsidRPr="00482110">
        <w:rPr>
          <w:rFonts w:ascii="Times New Roman" w:hAnsi="Times New Roman" w:cs="Times New Roman"/>
          <w:lang w:val="ru-RU"/>
        </w:rPr>
        <w:lastRenderedPageBreak/>
        <w:t xml:space="preserve">Разработка лекарственных средств имеет богатую историю, связанную провалом моделирования на животных. Подавляющее большинство препаратов для лечения рака, которые показали высокую эффективность на </w:t>
      </w:r>
      <w:r w:rsidRPr="00482110">
        <w:rPr>
          <w:rFonts w:ascii="Times New Roman" w:hAnsi="Times New Roman" w:cs="Times New Roman"/>
        </w:rPr>
        <w:t>animal</w:t>
      </w:r>
      <w:r w:rsidRPr="00482110">
        <w:rPr>
          <w:rFonts w:ascii="Times New Roman" w:hAnsi="Times New Roman" w:cs="Times New Roman"/>
          <w:lang w:val="ru-RU"/>
        </w:rPr>
        <w:t xml:space="preserve"> </w:t>
      </w:r>
      <w:r w:rsidRPr="00482110">
        <w:rPr>
          <w:rFonts w:ascii="Times New Roman" w:hAnsi="Times New Roman" w:cs="Times New Roman"/>
        </w:rPr>
        <w:t>model</w:t>
      </w:r>
      <w:r w:rsidRPr="00482110">
        <w:rPr>
          <w:rFonts w:ascii="Times New Roman" w:hAnsi="Times New Roman" w:cs="Times New Roman"/>
          <w:lang w:val="ru-RU"/>
        </w:rPr>
        <w:t xml:space="preserve"> оказались неэффективны в </w:t>
      </w:r>
      <w:r>
        <w:rPr>
          <w:rFonts w:ascii="Times New Roman" w:hAnsi="Times New Roman" w:cs="Times New Roman"/>
          <w:lang w:val="ru-RU"/>
        </w:rPr>
        <w:t xml:space="preserve">рамках </w:t>
      </w:r>
      <w:r w:rsidRPr="00482110">
        <w:rPr>
          <w:rFonts w:ascii="Times New Roman" w:hAnsi="Times New Roman" w:cs="Times New Roman"/>
          <w:lang w:val="ru-RU"/>
        </w:rPr>
        <w:t>клинических исследовани</w:t>
      </w:r>
      <w:r>
        <w:rPr>
          <w:rFonts w:ascii="Times New Roman" w:hAnsi="Times New Roman" w:cs="Times New Roman"/>
          <w:lang w:val="ru-RU"/>
        </w:rPr>
        <w:t>й на людях</w:t>
      </w:r>
      <w:r w:rsidRPr="00482110">
        <w:rPr>
          <w:rFonts w:ascii="Times New Roman" w:hAnsi="Times New Roman" w:cs="Times New Roman"/>
          <w:lang w:val="ru-RU"/>
        </w:rPr>
        <w:t xml:space="preserve"> (</w:t>
      </w:r>
      <w:r w:rsidRPr="00482110">
        <w:rPr>
          <w:rFonts w:ascii="Times New Roman" w:hAnsi="Times New Roman" w:cs="Times New Roman"/>
        </w:rPr>
        <w:t>Mak</w:t>
      </w:r>
      <w:r w:rsidRPr="00482110">
        <w:rPr>
          <w:rFonts w:ascii="Times New Roman" w:hAnsi="Times New Roman" w:cs="Times New Roman"/>
          <w:lang w:val="ru-RU"/>
        </w:rPr>
        <w:t xml:space="preserve"> </w:t>
      </w:r>
      <w:r w:rsidRPr="00482110">
        <w:rPr>
          <w:rFonts w:ascii="Times New Roman" w:hAnsi="Times New Roman" w:cs="Times New Roman"/>
        </w:rPr>
        <w:t>et</w:t>
      </w:r>
      <w:r w:rsidRPr="00482110">
        <w:rPr>
          <w:rFonts w:ascii="Times New Roman" w:hAnsi="Times New Roman" w:cs="Times New Roman"/>
          <w:lang w:val="ru-RU"/>
        </w:rPr>
        <w:t xml:space="preserve"> </w:t>
      </w:r>
      <w:r w:rsidRPr="00482110">
        <w:rPr>
          <w:rFonts w:ascii="Times New Roman" w:hAnsi="Times New Roman" w:cs="Times New Roman"/>
        </w:rPr>
        <w:t>al</w:t>
      </w:r>
      <w:r w:rsidRPr="00482110">
        <w:rPr>
          <w:rFonts w:ascii="Times New Roman" w:hAnsi="Times New Roman" w:cs="Times New Roman"/>
          <w:lang w:val="ru-RU"/>
        </w:rPr>
        <w:t>., 2014).</w:t>
      </w:r>
      <w:r w:rsidRPr="00C51229">
        <w:rPr>
          <w:rFonts w:ascii="Times New Roman" w:hAnsi="Times New Roman" w:cs="Times New Roman"/>
          <w:lang w:val="ru-RU"/>
        </w:rPr>
        <w:t xml:space="preserve"> </w:t>
      </w:r>
      <w:r>
        <w:rPr>
          <w:rFonts w:ascii="Times New Roman" w:hAnsi="Times New Roman" w:cs="Times New Roman"/>
          <w:lang w:val="ru-RU"/>
        </w:rPr>
        <w:t xml:space="preserve">В ранних двухтысячных активно изучался противоопухолевый эффект ингибиторов металлопротеиназ – группы ферментов участвующих в </w:t>
      </w:r>
      <w:proofErr w:type="spellStart"/>
      <w:r>
        <w:rPr>
          <w:rFonts w:ascii="Times New Roman" w:hAnsi="Times New Roman" w:cs="Times New Roman"/>
          <w:lang w:val="ru-RU"/>
        </w:rPr>
        <w:t>ремоделировании</w:t>
      </w:r>
      <w:proofErr w:type="spellEnd"/>
      <w:r>
        <w:rPr>
          <w:rFonts w:ascii="Times New Roman" w:hAnsi="Times New Roman" w:cs="Times New Roman"/>
          <w:lang w:val="ru-RU"/>
        </w:rPr>
        <w:t xml:space="preserve"> соединительной ткани, повышенная активность которых способствует инвазивному росту опухоли. Данная группа ферментов представляла интерес в контексте терапии злокачественных опухолей различного генеза. Наиболее широко известным препаратом ингибирующий металлопротеиназы является маримастат, который показал хороший эффект на лабораторных животных</w:t>
      </w:r>
      <w:r w:rsidRPr="000D3DBA">
        <w:rPr>
          <w:rFonts w:ascii="Times New Roman" w:hAnsi="Times New Roman" w:cs="Times New Roman"/>
          <w:lang w:val="ru-RU"/>
        </w:rPr>
        <w:t xml:space="preserve"> (</w:t>
      </w:r>
      <w:r>
        <w:rPr>
          <w:rFonts w:ascii="Times New Roman" w:hAnsi="Times New Roman" w:cs="Times New Roman"/>
        </w:rPr>
        <w:t>Maekawa</w:t>
      </w:r>
      <w:r w:rsidRPr="00C34DF2">
        <w:rPr>
          <w:rFonts w:ascii="Times New Roman" w:hAnsi="Times New Roman" w:cs="Times New Roman"/>
          <w:lang w:val="ru-RU"/>
        </w:rPr>
        <w:t xml:space="preserve"> </w:t>
      </w:r>
      <w:r>
        <w:rPr>
          <w:rFonts w:ascii="Times New Roman" w:hAnsi="Times New Roman" w:cs="Times New Roman"/>
        </w:rPr>
        <w:t>et</w:t>
      </w:r>
      <w:r w:rsidRPr="00C34DF2">
        <w:rPr>
          <w:rFonts w:ascii="Times New Roman" w:hAnsi="Times New Roman" w:cs="Times New Roman"/>
          <w:lang w:val="ru-RU"/>
        </w:rPr>
        <w:t xml:space="preserve"> </w:t>
      </w:r>
      <w:r>
        <w:rPr>
          <w:rFonts w:ascii="Times New Roman" w:hAnsi="Times New Roman" w:cs="Times New Roman"/>
        </w:rPr>
        <w:t>al</w:t>
      </w:r>
      <w:r w:rsidRPr="00C34DF2">
        <w:rPr>
          <w:rFonts w:ascii="Times New Roman" w:hAnsi="Times New Roman" w:cs="Times New Roman"/>
          <w:lang w:val="ru-RU"/>
        </w:rPr>
        <w:t xml:space="preserve">., 2002; </w:t>
      </w:r>
      <w:r>
        <w:rPr>
          <w:rFonts w:ascii="Times New Roman" w:hAnsi="Times New Roman" w:cs="Times New Roman"/>
        </w:rPr>
        <w:t>Skipper</w:t>
      </w:r>
      <w:r w:rsidRPr="000D3DBA">
        <w:rPr>
          <w:rFonts w:ascii="Times New Roman" w:hAnsi="Times New Roman" w:cs="Times New Roman"/>
          <w:lang w:val="ru-RU"/>
        </w:rPr>
        <w:t xml:space="preserve"> </w:t>
      </w:r>
      <w:r>
        <w:rPr>
          <w:rFonts w:ascii="Times New Roman" w:hAnsi="Times New Roman" w:cs="Times New Roman"/>
        </w:rPr>
        <w:t>et</w:t>
      </w:r>
      <w:r w:rsidRPr="000D3DBA">
        <w:rPr>
          <w:rFonts w:ascii="Times New Roman" w:hAnsi="Times New Roman" w:cs="Times New Roman"/>
          <w:lang w:val="ru-RU"/>
        </w:rPr>
        <w:t xml:space="preserve"> </w:t>
      </w:r>
      <w:r>
        <w:rPr>
          <w:rFonts w:ascii="Times New Roman" w:hAnsi="Times New Roman" w:cs="Times New Roman"/>
        </w:rPr>
        <w:t>al</w:t>
      </w:r>
      <w:r w:rsidRPr="000D3DBA">
        <w:rPr>
          <w:rFonts w:ascii="Times New Roman" w:hAnsi="Times New Roman" w:cs="Times New Roman"/>
          <w:lang w:val="ru-RU"/>
        </w:rPr>
        <w:t xml:space="preserve">., </w:t>
      </w:r>
      <w:r w:rsidRPr="00C34DF2">
        <w:rPr>
          <w:rFonts w:ascii="Times New Roman" w:hAnsi="Times New Roman" w:cs="Times New Roman"/>
          <w:lang w:val="ru-RU"/>
        </w:rPr>
        <w:t>2008</w:t>
      </w:r>
      <w:r w:rsidRPr="000D3DBA">
        <w:rPr>
          <w:rFonts w:ascii="Times New Roman" w:hAnsi="Times New Roman" w:cs="Times New Roman"/>
          <w:lang w:val="ru-RU"/>
        </w:rPr>
        <w:t>)</w:t>
      </w:r>
      <w:r>
        <w:rPr>
          <w:rFonts w:ascii="Times New Roman" w:hAnsi="Times New Roman" w:cs="Times New Roman"/>
          <w:lang w:val="ru-RU"/>
        </w:rPr>
        <w:t>. Однако, когда данный препарат решили применять в качестве противоопухолевого агента у человека, маримастат не показал выраженного эффекта, при этом вызывал сильнейшие суставные боли (</w:t>
      </w:r>
      <w:r>
        <w:rPr>
          <w:rFonts w:ascii="Times New Roman" w:hAnsi="Times New Roman" w:cs="Times New Roman"/>
        </w:rPr>
        <w:t>Sparano</w:t>
      </w:r>
      <w:r w:rsidRPr="00930F3E">
        <w:rPr>
          <w:rFonts w:ascii="Times New Roman" w:hAnsi="Times New Roman" w:cs="Times New Roman"/>
          <w:lang w:val="ru-RU"/>
        </w:rPr>
        <w:t xml:space="preserve"> </w:t>
      </w:r>
      <w:r>
        <w:rPr>
          <w:rFonts w:ascii="Times New Roman" w:hAnsi="Times New Roman" w:cs="Times New Roman"/>
        </w:rPr>
        <w:t>et</w:t>
      </w:r>
      <w:r w:rsidRPr="00930F3E">
        <w:rPr>
          <w:rFonts w:ascii="Times New Roman" w:hAnsi="Times New Roman" w:cs="Times New Roman"/>
          <w:lang w:val="ru-RU"/>
        </w:rPr>
        <w:t xml:space="preserve"> </w:t>
      </w:r>
      <w:r>
        <w:rPr>
          <w:rFonts w:ascii="Times New Roman" w:hAnsi="Times New Roman" w:cs="Times New Roman"/>
        </w:rPr>
        <w:t>al</w:t>
      </w:r>
      <w:r w:rsidRPr="00930F3E">
        <w:rPr>
          <w:rFonts w:ascii="Times New Roman" w:hAnsi="Times New Roman" w:cs="Times New Roman"/>
          <w:lang w:val="ru-RU"/>
        </w:rPr>
        <w:t>., 2004</w:t>
      </w:r>
      <w:r>
        <w:rPr>
          <w:rFonts w:ascii="Times New Roman" w:hAnsi="Times New Roman" w:cs="Times New Roman"/>
          <w:lang w:val="ru-RU"/>
        </w:rPr>
        <w:t xml:space="preserve">) и от применения этого лекарства пришлось отказаться. Другим примером могут служить ингибиторы сигнального пути </w:t>
      </w:r>
      <w:r>
        <w:rPr>
          <w:rFonts w:ascii="Times New Roman" w:hAnsi="Times New Roman" w:cs="Times New Roman"/>
        </w:rPr>
        <w:t>hedgehog</w:t>
      </w:r>
      <w:r w:rsidRPr="00C34DF2">
        <w:rPr>
          <w:rFonts w:ascii="Times New Roman" w:hAnsi="Times New Roman" w:cs="Times New Roman"/>
          <w:lang w:val="ru-RU"/>
        </w:rPr>
        <w:t>.</w:t>
      </w:r>
      <w:r>
        <w:rPr>
          <w:rFonts w:ascii="Times New Roman" w:hAnsi="Times New Roman" w:cs="Times New Roman"/>
          <w:lang w:val="ru-RU"/>
        </w:rPr>
        <w:t xml:space="preserve"> В норме, этот путь отвечает за многие процессы, включая эмбриональное развитие, дифференцировку клеток и регенерацию тканей. В контексте канцерогенеза путь </w:t>
      </w:r>
      <w:r>
        <w:rPr>
          <w:rFonts w:ascii="Times New Roman" w:hAnsi="Times New Roman" w:cs="Times New Roman"/>
        </w:rPr>
        <w:t>hedgehog</w:t>
      </w:r>
      <w:r>
        <w:rPr>
          <w:rFonts w:ascii="Times New Roman" w:hAnsi="Times New Roman" w:cs="Times New Roman"/>
          <w:lang w:val="ru-RU"/>
        </w:rPr>
        <w:t xml:space="preserve"> способствует злокачественному росту и распространению раковых клеток. Был предложен препарат </w:t>
      </w:r>
      <w:r>
        <w:rPr>
          <w:rFonts w:ascii="Times New Roman" w:hAnsi="Times New Roman" w:cs="Times New Roman"/>
        </w:rPr>
        <w:t>IPI</w:t>
      </w:r>
      <w:r w:rsidRPr="006A68AC">
        <w:rPr>
          <w:rFonts w:ascii="Times New Roman" w:hAnsi="Times New Roman" w:cs="Times New Roman"/>
          <w:lang w:val="ru-RU"/>
        </w:rPr>
        <w:t>-926</w:t>
      </w:r>
      <w:r>
        <w:rPr>
          <w:rFonts w:ascii="Times New Roman" w:hAnsi="Times New Roman" w:cs="Times New Roman"/>
          <w:lang w:val="ru-RU"/>
        </w:rPr>
        <w:t xml:space="preserve"> (</w:t>
      </w:r>
      <w:proofErr w:type="spellStart"/>
      <w:r>
        <w:rPr>
          <w:rFonts w:ascii="Times New Roman" w:hAnsi="Times New Roman" w:cs="Times New Roman"/>
          <w:lang w:val="ru-RU"/>
        </w:rPr>
        <w:t>саридегиб</w:t>
      </w:r>
      <w:proofErr w:type="spellEnd"/>
      <w:r>
        <w:rPr>
          <w:rFonts w:ascii="Times New Roman" w:hAnsi="Times New Roman" w:cs="Times New Roman"/>
          <w:lang w:val="ru-RU"/>
        </w:rPr>
        <w:t xml:space="preserve">), который блокирует </w:t>
      </w:r>
      <w:r>
        <w:rPr>
          <w:rFonts w:ascii="Times New Roman" w:hAnsi="Times New Roman" w:cs="Times New Roman"/>
        </w:rPr>
        <w:t>SMO</w:t>
      </w:r>
      <w:r>
        <w:rPr>
          <w:rFonts w:ascii="Times New Roman" w:hAnsi="Times New Roman" w:cs="Times New Roman"/>
          <w:lang w:val="ru-RU"/>
        </w:rPr>
        <w:t xml:space="preserve"> рецептор сигнального пути </w:t>
      </w:r>
      <w:r>
        <w:rPr>
          <w:rFonts w:ascii="Times New Roman" w:hAnsi="Times New Roman" w:cs="Times New Roman"/>
        </w:rPr>
        <w:t>Hedgehog</w:t>
      </w:r>
      <w:r>
        <w:rPr>
          <w:rFonts w:ascii="Times New Roman" w:hAnsi="Times New Roman" w:cs="Times New Roman"/>
          <w:lang w:val="ru-RU"/>
        </w:rPr>
        <w:t>, таким образом блокируя активацию всего сигнального пути. Результаты, полученные на животных, были многообещающие, однако при испытании на пациентах этот препарат не показал эффективности</w:t>
      </w:r>
      <w:r w:rsidRPr="006A68AC">
        <w:rPr>
          <w:rFonts w:ascii="Times New Roman" w:hAnsi="Times New Roman" w:cs="Times New Roman"/>
          <w:lang w:val="ru-RU"/>
        </w:rPr>
        <w:t xml:space="preserve"> (</w:t>
      </w:r>
      <w:r>
        <w:rPr>
          <w:rFonts w:ascii="Times New Roman" w:hAnsi="Times New Roman" w:cs="Times New Roman"/>
        </w:rPr>
        <w:t>Mak</w:t>
      </w:r>
      <w:r w:rsidRPr="006A68AC">
        <w:rPr>
          <w:rFonts w:ascii="Times New Roman" w:hAnsi="Times New Roman" w:cs="Times New Roman"/>
          <w:lang w:val="ru-RU"/>
        </w:rPr>
        <w:t xml:space="preserve"> </w:t>
      </w:r>
      <w:r>
        <w:rPr>
          <w:rFonts w:ascii="Times New Roman" w:hAnsi="Times New Roman" w:cs="Times New Roman"/>
        </w:rPr>
        <w:t>et</w:t>
      </w:r>
      <w:r w:rsidRPr="006A68AC">
        <w:rPr>
          <w:rFonts w:ascii="Times New Roman" w:hAnsi="Times New Roman" w:cs="Times New Roman"/>
          <w:lang w:val="ru-RU"/>
        </w:rPr>
        <w:t xml:space="preserve"> </w:t>
      </w:r>
      <w:r>
        <w:rPr>
          <w:rFonts w:ascii="Times New Roman" w:hAnsi="Times New Roman" w:cs="Times New Roman"/>
        </w:rPr>
        <w:t>al</w:t>
      </w:r>
      <w:r w:rsidRPr="006A68AC">
        <w:rPr>
          <w:rFonts w:ascii="Times New Roman" w:hAnsi="Times New Roman" w:cs="Times New Roman"/>
          <w:lang w:val="ru-RU"/>
        </w:rPr>
        <w:t>., 2014)</w:t>
      </w:r>
      <w:r>
        <w:rPr>
          <w:rFonts w:ascii="Times New Roman" w:hAnsi="Times New Roman" w:cs="Times New Roman"/>
          <w:lang w:val="ru-RU"/>
        </w:rPr>
        <w:t>.</w:t>
      </w:r>
    </w:p>
    <w:p w14:paraId="736B0ADA" w14:textId="77777777" w:rsidR="009837B8" w:rsidRPr="00482110" w:rsidRDefault="009837B8" w:rsidP="009837B8">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 xml:space="preserve"> </w:t>
      </w:r>
      <w:commentRangeStart w:id="56"/>
      <w:r w:rsidRPr="00965DD5">
        <w:rPr>
          <w:rFonts w:ascii="Times New Roman" w:hAnsi="Times New Roman" w:cs="Times New Roman"/>
          <w:highlight w:val="lightGray"/>
          <w:lang w:val="ru-RU"/>
          <w:rPrChange w:id="57" w:author="Пахарукова Мария Юрьевна" w:date="2026-10-19T14:04:00Z">
            <w:rPr>
              <w:rFonts w:ascii="Times New Roman" w:hAnsi="Times New Roman" w:cs="Times New Roman"/>
              <w:lang w:val="ru-RU"/>
            </w:rPr>
          </w:rPrChange>
        </w:rPr>
        <w:t>Одним из классических примеров провала моделирования на животных можно назвать Талидомид (</w:t>
      </w:r>
      <w:r w:rsidRPr="00965DD5">
        <w:rPr>
          <w:rFonts w:ascii="Times New Roman" w:hAnsi="Times New Roman" w:cs="Times New Roman"/>
          <w:highlight w:val="lightGray"/>
          <w:rPrChange w:id="58" w:author="Пахарукова Мария Юрьевна" w:date="2026-10-19T14:04:00Z">
            <w:rPr>
              <w:rFonts w:ascii="Times New Roman" w:hAnsi="Times New Roman" w:cs="Times New Roman"/>
            </w:rPr>
          </w:rPrChange>
        </w:rPr>
        <w:t>Thalidomide</w:t>
      </w:r>
      <w:r w:rsidRPr="00965DD5">
        <w:rPr>
          <w:rFonts w:ascii="Times New Roman" w:hAnsi="Times New Roman" w:cs="Times New Roman"/>
          <w:highlight w:val="lightGray"/>
          <w:lang w:val="ru-RU"/>
          <w:rPrChange w:id="59" w:author="Пахарукова Мария Юрьевна" w:date="2026-10-19T14:04:00Z">
            <w:rPr>
              <w:rFonts w:ascii="Times New Roman" w:hAnsi="Times New Roman" w:cs="Times New Roman"/>
              <w:lang w:val="ru-RU"/>
            </w:rPr>
          </w:rPrChange>
        </w:rPr>
        <w:t>). Этот препарат был разработан в середине прошлого века и применялся в качестве седативного препарата, к которому не развивалась толерантность, в отличие от популярных тогда барбитуратов. Этот</w:t>
      </w:r>
      <w:r w:rsidRPr="00965DD5">
        <w:rPr>
          <w:rFonts w:ascii="Times New Roman" w:hAnsi="Times New Roman" w:cs="Times New Roman"/>
          <w:highlight w:val="lightGray"/>
          <w:rPrChange w:id="60" w:author="Пахарукова Мария Юрьевна" w:date="2026-10-19T14:04:00Z">
            <w:rPr>
              <w:rFonts w:ascii="Times New Roman" w:hAnsi="Times New Roman" w:cs="Times New Roman"/>
            </w:rPr>
          </w:rPrChange>
        </w:rPr>
        <w:t xml:space="preserve"> </w:t>
      </w:r>
      <w:r w:rsidRPr="00965DD5">
        <w:rPr>
          <w:rFonts w:ascii="Times New Roman" w:hAnsi="Times New Roman" w:cs="Times New Roman"/>
          <w:highlight w:val="lightGray"/>
          <w:lang w:val="ru-RU"/>
          <w:rPrChange w:id="61" w:author="Пахарукова Мария Юрьевна" w:date="2026-10-19T14:04:00Z">
            <w:rPr>
              <w:rFonts w:ascii="Times New Roman" w:hAnsi="Times New Roman" w:cs="Times New Roman"/>
              <w:lang w:val="ru-RU"/>
            </w:rPr>
          </w:rPrChange>
        </w:rPr>
        <w:t>препарат</w:t>
      </w:r>
      <w:r w:rsidRPr="00965DD5">
        <w:rPr>
          <w:rFonts w:ascii="Times New Roman" w:hAnsi="Times New Roman" w:cs="Times New Roman"/>
          <w:highlight w:val="lightGray"/>
          <w:rPrChange w:id="62" w:author="Пахарукова Мария Юрьевна" w:date="2026-10-19T14:04:00Z">
            <w:rPr>
              <w:rFonts w:ascii="Times New Roman" w:hAnsi="Times New Roman" w:cs="Times New Roman"/>
            </w:rPr>
          </w:rPrChange>
        </w:rPr>
        <w:t xml:space="preserve"> </w:t>
      </w:r>
      <w:r w:rsidRPr="00965DD5">
        <w:rPr>
          <w:rFonts w:ascii="Times New Roman" w:hAnsi="Times New Roman" w:cs="Times New Roman"/>
          <w:highlight w:val="lightGray"/>
          <w:lang w:val="ru-RU"/>
          <w:rPrChange w:id="63" w:author="Пахарукова Мария Юрьевна" w:date="2026-10-19T14:04:00Z">
            <w:rPr>
              <w:rFonts w:ascii="Times New Roman" w:hAnsi="Times New Roman" w:cs="Times New Roman"/>
              <w:lang w:val="ru-RU"/>
            </w:rPr>
          </w:rPrChange>
        </w:rPr>
        <w:t>часто</w:t>
      </w:r>
      <w:r w:rsidRPr="00965DD5">
        <w:rPr>
          <w:rFonts w:ascii="Times New Roman" w:hAnsi="Times New Roman" w:cs="Times New Roman"/>
          <w:highlight w:val="lightGray"/>
          <w:rPrChange w:id="64" w:author="Пахарукова Мария Юрьевна" w:date="2026-10-19T14:04:00Z">
            <w:rPr>
              <w:rFonts w:ascii="Times New Roman" w:hAnsi="Times New Roman" w:cs="Times New Roman"/>
            </w:rPr>
          </w:rPrChange>
        </w:rPr>
        <w:t xml:space="preserve"> </w:t>
      </w:r>
      <w:r w:rsidRPr="00965DD5">
        <w:rPr>
          <w:rFonts w:ascii="Times New Roman" w:hAnsi="Times New Roman" w:cs="Times New Roman"/>
          <w:highlight w:val="lightGray"/>
          <w:lang w:val="ru-RU"/>
          <w:rPrChange w:id="65" w:author="Пахарукова Мария Юрьевна" w:date="2026-10-19T14:04:00Z">
            <w:rPr>
              <w:rFonts w:ascii="Times New Roman" w:hAnsi="Times New Roman" w:cs="Times New Roman"/>
              <w:lang w:val="ru-RU"/>
            </w:rPr>
          </w:rPrChange>
        </w:rPr>
        <w:t>назначали</w:t>
      </w:r>
      <w:r w:rsidRPr="00965DD5">
        <w:rPr>
          <w:rFonts w:ascii="Times New Roman" w:hAnsi="Times New Roman" w:cs="Times New Roman"/>
          <w:highlight w:val="lightGray"/>
          <w:rPrChange w:id="66" w:author="Пахарукова Мария Юрьевна" w:date="2026-10-19T14:04:00Z">
            <w:rPr>
              <w:rFonts w:ascii="Times New Roman" w:hAnsi="Times New Roman" w:cs="Times New Roman"/>
            </w:rPr>
          </w:rPrChange>
        </w:rPr>
        <w:t xml:space="preserve"> </w:t>
      </w:r>
      <w:r w:rsidRPr="00965DD5">
        <w:rPr>
          <w:rFonts w:ascii="Times New Roman" w:hAnsi="Times New Roman" w:cs="Times New Roman"/>
          <w:highlight w:val="lightGray"/>
          <w:lang w:val="ru-RU"/>
          <w:rPrChange w:id="67" w:author="Пахарукова Мария Юрьевна" w:date="2026-10-19T14:04:00Z">
            <w:rPr>
              <w:rFonts w:ascii="Times New Roman" w:hAnsi="Times New Roman" w:cs="Times New Roman"/>
              <w:lang w:val="ru-RU"/>
            </w:rPr>
          </w:rPrChange>
        </w:rPr>
        <w:t>беременным</w:t>
      </w:r>
      <w:r w:rsidRPr="00965DD5">
        <w:rPr>
          <w:rFonts w:ascii="Times New Roman" w:hAnsi="Times New Roman" w:cs="Times New Roman"/>
          <w:highlight w:val="lightGray"/>
          <w:rPrChange w:id="68" w:author="Пахарукова Мария Юрьевна" w:date="2026-10-19T14:04:00Z">
            <w:rPr>
              <w:rFonts w:ascii="Times New Roman" w:hAnsi="Times New Roman" w:cs="Times New Roman"/>
            </w:rPr>
          </w:rPrChange>
        </w:rPr>
        <w:t xml:space="preserve"> </w:t>
      </w:r>
      <w:r w:rsidRPr="00965DD5">
        <w:rPr>
          <w:rFonts w:ascii="Times New Roman" w:hAnsi="Times New Roman" w:cs="Times New Roman"/>
          <w:highlight w:val="lightGray"/>
          <w:lang w:val="ru-RU"/>
          <w:rPrChange w:id="69" w:author="Пахарукова Мария Юрьевна" w:date="2026-10-19T14:04:00Z">
            <w:rPr>
              <w:rFonts w:ascii="Times New Roman" w:hAnsi="Times New Roman" w:cs="Times New Roman"/>
              <w:lang w:val="ru-RU"/>
            </w:rPr>
          </w:rPrChange>
        </w:rPr>
        <w:t>женщинам</w:t>
      </w:r>
      <w:r w:rsidRPr="00965DD5">
        <w:rPr>
          <w:rFonts w:ascii="Times New Roman" w:hAnsi="Times New Roman" w:cs="Times New Roman"/>
          <w:highlight w:val="lightGray"/>
          <w:rPrChange w:id="70" w:author="Пахарукова Мария Юрьевна" w:date="2026-10-19T14:04:00Z">
            <w:rPr>
              <w:rFonts w:ascii="Times New Roman" w:hAnsi="Times New Roman" w:cs="Times New Roman"/>
            </w:rPr>
          </w:rPrChange>
        </w:rPr>
        <w:t xml:space="preserve"> because of its anti-emetic properties in morning sickness. </w:t>
      </w:r>
      <w:r w:rsidRPr="00965DD5">
        <w:rPr>
          <w:rFonts w:ascii="Times New Roman" w:hAnsi="Times New Roman" w:cs="Times New Roman"/>
          <w:highlight w:val="lightGray"/>
          <w:lang w:val="ru-RU"/>
          <w:rPrChange w:id="71" w:author="Пахарукова Мария Юрьевна" w:date="2026-10-19T14:04:00Z">
            <w:rPr>
              <w:rFonts w:ascii="Times New Roman" w:hAnsi="Times New Roman" w:cs="Times New Roman"/>
              <w:lang w:val="ru-RU"/>
            </w:rPr>
          </w:rPrChange>
        </w:rPr>
        <w:t xml:space="preserve">Исследования на лабораторных животных не выявили токсического действия Талидомида, однако позже выяснилось, что он обладает выраженным тератогенным воздействием у человека, особенно если препарат принимать в первом триместре беременности. Сейчас талидомид используют для терапии раковых заболеваний, в первую очередь множественной миеломы, из-за его </w:t>
      </w:r>
      <w:proofErr w:type="spellStart"/>
      <w:r w:rsidRPr="00965DD5">
        <w:rPr>
          <w:rFonts w:ascii="Times New Roman" w:hAnsi="Times New Roman" w:cs="Times New Roman"/>
          <w:highlight w:val="lightGray"/>
          <w:lang w:val="ru-RU"/>
          <w:rPrChange w:id="72" w:author="Пахарукова Мария Юрьевна" w:date="2026-10-19T14:04:00Z">
            <w:rPr>
              <w:rFonts w:ascii="Times New Roman" w:hAnsi="Times New Roman" w:cs="Times New Roman"/>
              <w:lang w:val="ru-RU"/>
            </w:rPr>
          </w:rPrChange>
        </w:rPr>
        <w:t>антиангиогенных</w:t>
      </w:r>
      <w:proofErr w:type="spellEnd"/>
      <w:r w:rsidRPr="00965DD5">
        <w:rPr>
          <w:rFonts w:ascii="Times New Roman" w:hAnsi="Times New Roman" w:cs="Times New Roman"/>
          <w:highlight w:val="lightGray"/>
          <w:lang w:val="ru-RU"/>
          <w:rPrChange w:id="73" w:author="Пахарукова Мария Юрьевна" w:date="2026-10-19T14:04:00Z">
            <w:rPr>
              <w:rFonts w:ascii="Times New Roman" w:hAnsi="Times New Roman" w:cs="Times New Roman"/>
              <w:lang w:val="ru-RU"/>
            </w:rPr>
          </w:rPrChange>
        </w:rPr>
        <w:t xml:space="preserve"> свойств, однако его назначение строго запрещено беременным женщинам или женщинам, планирующим беременность (</w:t>
      </w:r>
      <w:r w:rsidRPr="00965DD5">
        <w:rPr>
          <w:rFonts w:ascii="Times New Roman" w:hAnsi="Times New Roman" w:cs="Times New Roman"/>
          <w:highlight w:val="lightGray"/>
          <w:rPrChange w:id="74" w:author="Пахарукова Мария Юрьевна" w:date="2026-10-19T14:04:00Z">
            <w:rPr>
              <w:rFonts w:ascii="Times New Roman" w:hAnsi="Times New Roman" w:cs="Times New Roman"/>
            </w:rPr>
          </w:rPrChange>
        </w:rPr>
        <w:t>Rehman</w:t>
      </w:r>
      <w:r w:rsidRPr="00965DD5">
        <w:rPr>
          <w:rFonts w:ascii="Times New Roman" w:hAnsi="Times New Roman" w:cs="Times New Roman"/>
          <w:highlight w:val="lightGray"/>
          <w:lang w:val="ru-RU"/>
          <w:rPrChange w:id="75" w:author="Пахарукова Мария Юрьевна" w:date="2026-10-19T14:04:00Z">
            <w:rPr>
              <w:rFonts w:ascii="Times New Roman" w:hAnsi="Times New Roman" w:cs="Times New Roman"/>
              <w:lang w:val="ru-RU"/>
            </w:rPr>
          </w:rPrChange>
        </w:rPr>
        <w:t xml:space="preserve"> </w:t>
      </w:r>
      <w:r w:rsidRPr="00965DD5">
        <w:rPr>
          <w:rFonts w:ascii="Times New Roman" w:hAnsi="Times New Roman" w:cs="Times New Roman"/>
          <w:highlight w:val="lightGray"/>
          <w:rPrChange w:id="76" w:author="Пахарукова Мария Юрьевна" w:date="2026-10-19T14:04:00Z">
            <w:rPr>
              <w:rFonts w:ascii="Times New Roman" w:hAnsi="Times New Roman" w:cs="Times New Roman"/>
            </w:rPr>
          </w:rPrChange>
        </w:rPr>
        <w:t>et</w:t>
      </w:r>
      <w:r w:rsidRPr="00965DD5">
        <w:rPr>
          <w:rFonts w:ascii="Times New Roman" w:hAnsi="Times New Roman" w:cs="Times New Roman"/>
          <w:highlight w:val="lightGray"/>
          <w:lang w:val="ru-RU"/>
          <w:rPrChange w:id="77" w:author="Пахарукова Мария Юрьевна" w:date="2026-10-19T14:04:00Z">
            <w:rPr>
              <w:rFonts w:ascii="Times New Roman" w:hAnsi="Times New Roman" w:cs="Times New Roman"/>
              <w:lang w:val="ru-RU"/>
            </w:rPr>
          </w:rPrChange>
        </w:rPr>
        <w:t xml:space="preserve"> </w:t>
      </w:r>
      <w:r w:rsidRPr="00965DD5">
        <w:rPr>
          <w:rFonts w:ascii="Times New Roman" w:hAnsi="Times New Roman" w:cs="Times New Roman"/>
          <w:highlight w:val="lightGray"/>
          <w:rPrChange w:id="78" w:author="Пахарукова Мария Юрьевна" w:date="2026-10-19T14:04:00Z">
            <w:rPr>
              <w:rFonts w:ascii="Times New Roman" w:hAnsi="Times New Roman" w:cs="Times New Roman"/>
            </w:rPr>
          </w:rPrChange>
        </w:rPr>
        <w:t>al</w:t>
      </w:r>
      <w:r w:rsidRPr="00965DD5">
        <w:rPr>
          <w:rFonts w:ascii="Times New Roman" w:hAnsi="Times New Roman" w:cs="Times New Roman"/>
          <w:highlight w:val="lightGray"/>
          <w:lang w:val="ru-RU"/>
          <w:rPrChange w:id="79" w:author="Пахарукова Мария Юрьевна" w:date="2026-10-19T14:04:00Z">
            <w:rPr>
              <w:rFonts w:ascii="Times New Roman" w:hAnsi="Times New Roman" w:cs="Times New Roman"/>
              <w:lang w:val="ru-RU"/>
            </w:rPr>
          </w:rPrChange>
        </w:rPr>
        <w:t>., 2011).</w:t>
      </w:r>
      <w:commentRangeEnd w:id="56"/>
      <w:r w:rsidR="00965DD5">
        <w:rPr>
          <w:rStyle w:val="af"/>
        </w:rPr>
        <w:commentReference w:id="56"/>
      </w:r>
    </w:p>
    <w:p w14:paraId="6C8C49CC" w14:textId="77777777" w:rsidR="009837B8" w:rsidRPr="00482110" w:rsidRDefault="009837B8" w:rsidP="009837B8">
      <w:pPr>
        <w:spacing w:after="0" w:line="276" w:lineRule="auto"/>
        <w:ind w:firstLine="567"/>
        <w:jc w:val="both"/>
        <w:rPr>
          <w:rFonts w:ascii="Times New Roman" w:hAnsi="Times New Roman" w:cs="Times New Roman"/>
          <w:lang w:val="ru-RU"/>
        </w:rPr>
      </w:pPr>
      <w:r w:rsidRPr="00482110">
        <w:rPr>
          <w:rFonts w:ascii="Times New Roman" w:hAnsi="Times New Roman" w:cs="Times New Roman"/>
          <w:lang w:val="ru-RU"/>
        </w:rPr>
        <w:t xml:space="preserve">Обратным примером можно назвать исследование статинов. </w:t>
      </w:r>
      <w:r w:rsidRPr="00482110">
        <w:rPr>
          <w:rFonts w:ascii="Times New Roman" w:hAnsi="Times New Roman" w:cs="Times New Roman"/>
        </w:rPr>
        <w:t>Lovastatin</w:t>
      </w:r>
      <w:r w:rsidRPr="00482110">
        <w:rPr>
          <w:rFonts w:ascii="Times New Roman" w:hAnsi="Times New Roman" w:cs="Times New Roman"/>
          <w:lang w:val="ru-RU"/>
        </w:rPr>
        <w:t>, один из первых препаратов для снижения липопротеинов низкой плотности, показывал высокую токсичность на животных, из-за чего клинические исследования этого препарата были приостановлены. Однако затем ловастатин был протестирован на небольшой группе пациентов с наследственной гиперхолестеринемией. Препарат показал свою высокую эффективность на людях при сравнительно небольших побочных эффектах (</w:t>
      </w:r>
      <w:r w:rsidRPr="00482110">
        <w:rPr>
          <w:rFonts w:ascii="Times New Roman" w:hAnsi="Times New Roman" w:cs="Times New Roman"/>
        </w:rPr>
        <w:t>Hajar</w:t>
      </w:r>
      <w:r w:rsidRPr="00482110">
        <w:rPr>
          <w:rFonts w:ascii="Times New Roman" w:hAnsi="Times New Roman" w:cs="Times New Roman"/>
          <w:lang w:val="ru-RU"/>
        </w:rPr>
        <w:t xml:space="preserve"> </w:t>
      </w:r>
      <w:r w:rsidRPr="00482110">
        <w:rPr>
          <w:rFonts w:ascii="Times New Roman" w:hAnsi="Times New Roman" w:cs="Times New Roman"/>
        </w:rPr>
        <w:t>R</w:t>
      </w:r>
      <w:r w:rsidRPr="00482110">
        <w:rPr>
          <w:rFonts w:ascii="Times New Roman" w:hAnsi="Times New Roman" w:cs="Times New Roman"/>
          <w:lang w:val="ru-RU"/>
        </w:rPr>
        <w:t>., 2011)</w:t>
      </w:r>
      <w:r w:rsidRPr="00AA7791">
        <w:rPr>
          <w:rFonts w:ascii="Times New Roman" w:hAnsi="Times New Roman" w:cs="Times New Roman"/>
          <w:lang w:val="ru-RU"/>
        </w:rPr>
        <w:t xml:space="preserve"> </w:t>
      </w:r>
      <w:r>
        <w:rPr>
          <w:rFonts w:ascii="Times New Roman" w:hAnsi="Times New Roman" w:cs="Times New Roman"/>
          <w:lang w:val="ru-RU"/>
        </w:rPr>
        <w:t>и дал начало обширной группе препаратов для лечения гиперхолестеринемии</w:t>
      </w:r>
      <w:r w:rsidRPr="00482110">
        <w:rPr>
          <w:rFonts w:ascii="Times New Roman" w:hAnsi="Times New Roman" w:cs="Times New Roman"/>
          <w:lang w:val="ru-RU"/>
        </w:rPr>
        <w:t xml:space="preserve">. </w:t>
      </w:r>
    </w:p>
    <w:p w14:paraId="5CF81A02" w14:textId="77777777" w:rsidR="009837B8" w:rsidRPr="00482110" w:rsidRDefault="009837B8" w:rsidP="009837B8">
      <w:pPr>
        <w:spacing w:after="0" w:line="276" w:lineRule="auto"/>
        <w:ind w:firstLine="567"/>
        <w:jc w:val="both"/>
        <w:rPr>
          <w:rFonts w:ascii="Times New Roman" w:hAnsi="Times New Roman" w:cs="Times New Roman"/>
          <w:b/>
          <w:bCs/>
          <w:lang w:val="ru-RU"/>
        </w:rPr>
      </w:pPr>
      <w:r w:rsidRPr="00482110">
        <w:rPr>
          <w:rFonts w:ascii="Times New Roman" w:hAnsi="Times New Roman" w:cs="Times New Roman"/>
          <w:lang w:val="ru-RU"/>
        </w:rPr>
        <w:t>Существуют другие виды моделирования патологических состояний</w:t>
      </w:r>
      <w:r>
        <w:rPr>
          <w:rFonts w:ascii="Times New Roman" w:hAnsi="Times New Roman" w:cs="Times New Roman"/>
          <w:lang w:val="ru-RU"/>
        </w:rPr>
        <w:t xml:space="preserve"> помимо моделирования на животных</w:t>
      </w:r>
      <w:r w:rsidRPr="00482110">
        <w:rPr>
          <w:rFonts w:ascii="Times New Roman" w:hAnsi="Times New Roman" w:cs="Times New Roman"/>
          <w:lang w:val="ru-RU"/>
        </w:rPr>
        <w:t>. Одним из наиболее гуманных подходов является моделирование на культуре клеток, которое занимает достойное место в контексте изучения различных заболеваний. Метод широко применим, для оценки воздействия различных препаратов на конкретные клеточные линии. Данный подход позволяет изучать конкретные механизмы лежащие в основе воздействия цитотоксических агентов или наоборот агентов, стимулирующих клеточную пролиферацию (</w:t>
      </w:r>
      <w:proofErr w:type="spellStart"/>
      <w:r w:rsidRPr="00482110">
        <w:rPr>
          <w:rFonts w:ascii="Times New Roman" w:hAnsi="Times New Roman" w:cs="Times New Roman"/>
        </w:rPr>
        <w:t>Segeritz</w:t>
      </w:r>
      <w:proofErr w:type="spellEnd"/>
      <w:r w:rsidRPr="00482110">
        <w:rPr>
          <w:rFonts w:ascii="Times New Roman" w:hAnsi="Times New Roman" w:cs="Times New Roman"/>
          <w:lang w:val="ru-RU"/>
        </w:rPr>
        <w:t xml:space="preserve"> </w:t>
      </w:r>
      <w:r w:rsidRPr="00482110">
        <w:rPr>
          <w:rFonts w:ascii="Times New Roman" w:hAnsi="Times New Roman" w:cs="Times New Roman"/>
        </w:rPr>
        <w:t>and</w:t>
      </w:r>
      <w:r w:rsidRPr="00482110">
        <w:rPr>
          <w:rFonts w:ascii="Times New Roman" w:hAnsi="Times New Roman" w:cs="Times New Roman"/>
          <w:lang w:val="ru-RU"/>
        </w:rPr>
        <w:t xml:space="preserve"> </w:t>
      </w:r>
      <w:proofErr w:type="spellStart"/>
      <w:r w:rsidRPr="00482110">
        <w:rPr>
          <w:rFonts w:ascii="Times New Roman" w:hAnsi="Times New Roman" w:cs="Times New Roman"/>
        </w:rPr>
        <w:t>Vallier</w:t>
      </w:r>
      <w:proofErr w:type="spellEnd"/>
      <w:r w:rsidRPr="00482110">
        <w:rPr>
          <w:rFonts w:ascii="Times New Roman" w:hAnsi="Times New Roman" w:cs="Times New Roman"/>
          <w:lang w:val="ru-RU"/>
        </w:rPr>
        <w:t xml:space="preserve">, 2017). Например, на </w:t>
      </w:r>
      <w:r w:rsidRPr="00482110">
        <w:rPr>
          <w:rFonts w:ascii="Times New Roman" w:hAnsi="Times New Roman" w:cs="Times New Roman"/>
          <w:lang w:val="ru-RU"/>
        </w:rPr>
        <w:lastRenderedPageBreak/>
        <w:t xml:space="preserve">клеточной культуре </w:t>
      </w:r>
      <w:proofErr w:type="spellStart"/>
      <w:r w:rsidRPr="00482110">
        <w:rPr>
          <w:rFonts w:ascii="Times New Roman" w:hAnsi="Times New Roman" w:cs="Times New Roman"/>
          <w:lang w:val="ru-RU"/>
        </w:rPr>
        <w:t>иммортализованных</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холангиоцитов</w:t>
      </w:r>
      <w:proofErr w:type="spellEnd"/>
      <w:r w:rsidRPr="00482110">
        <w:rPr>
          <w:rFonts w:ascii="Times New Roman" w:hAnsi="Times New Roman" w:cs="Times New Roman"/>
          <w:lang w:val="ru-RU"/>
        </w:rPr>
        <w:t xml:space="preserve"> было показано, что </w:t>
      </w:r>
      <w:r w:rsidRPr="00482110">
        <w:rPr>
          <w:rFonts w:ascii="Times New Roman" w:hAnsi="Times New Roman" w:cs="Times New Roman"/>
        </w:rPr>
        <w:t>ESP</w:t>
      </w:r>
      <w:r w:rsidRPr="00482110">
        <w:rPr>
          <w:rFonts w:ascii="Times New Roman" w:hAnsi="Times New Roman" w:cs="Times New Roman"/>
          <w:lang w:val="ru-RU"/>
        </w:rPr>
        <w:t xml:space="preserve"> </w:t>
      </w:r>
      <w:r w:rsidRPr="00482110">
        <w:rPr>
          <w:rFonts w:ascii="Times New Roman" w:hAnsi="Times New Roman" w:cs="Times New Roman"/>
        </w:rPr>
        <w:t>Opisthorchis</w:t>
      </w:r>
      <w:r w:rsidRPr="00482110">
        <w:rPr>
          <w:rFonts w:ascii="Times New Roman" w:hAnsi="Times New Roman" w:cs="Times New Roman"/>
          <w:lang w:val="ru-RU"/>
        </w:rPr>
        <w:t xml:space="preserve"> </w:t>
      </w:r>
      <w:r w:rsidRPr="00482110">
        <w:rPr>
          <w:rFonts w:ascii="Times New Roman" w:hAnsi="Times New Roman" w:cs="Times New Roman"/>
        </w:rPr>
        <w:t>felineus</w:t>
      </w:r>
      <w:r w:rsidRPr="00482110">
        <w:rPr>
          <w:rFonts w:ascii="Times New Roman" w:hAnsi="Times New Roman" w:cs="Times New Roman"/>
          <w:lang w:val="ru-RU"/>
        </w:rPr>
        <w:t xml:space="preserve"> может стимулировать пролиферацию через </w:t>
      </w:r>
      <w:r w:rsidRPr="00482110">
        <w:rPr>
          <w:rFonts w:ascii="Times New Roman" w:hAnsi="Times New Roman" w:cs="Times New Roman"/>
        </w:rPr>
        <w:t>EGFR</w:t>
      </w:r>
      <w:r w:rsidRPr="00482110">
        <w:rPr>
          <w:rFonts w:ascii="Times New Roman" w:hAnsi="Times New Roman" w:cs="Times New Roman"/>
          <w:lang w:val="ru-RU"/>
        </w:rPr>
        <w:t xml:space="preserve"> </w:t>
      </w:r>
      <w:r w:rsidRPr="00482110">
        <w:rPr>
          <w:rFonts w:ascii="Times New Roman" w:hAnsi="Times New Roman" w:cs="Times New Roman"/>
        </w:rPr>
        <w:t>Signaling</w:t>
      </w:r>
      <w:r w:rsidRPr="00482110">
        <w:rPr>
          <w:rFonts w:ascii="Times New Roman" w:hAnsi="Times New Roman" w:cs="Times New Roman"/>
          <w:lang w:val="ru-RU"/>
        </w:rPr>
        <w:t xml:space="preserve"> </w:t>
      </w:r>
      <w:r w:rsidRPr="00482110">
        <w:rPr>
          <w:rFonts w:ascii="Times New Roman" w:hAnsi="Times New Roman" w:cs="Times New Roman"/>
        </w:rPr>
        <w:t>Pathway</w:t>
      </w:r>
      <w:r w:rsidRPr="00482110">
        <w:rPr>
          <w:rFonts w:ascii="Times New Roman" w:hAnsi="Times New Roman" w:cs="Times New Roman"/>
          <w:lang w:val="ru-RU"/>
        </w:rPr>
        <w:t xml:space="preserve"> (</w:t>
      </w:r>
      <w:r w:rsidRPr="00482110">
        <w:rPr>
          <w:rFonts w:ascii="Times New Roman" w:hAnsi="Times New Roman" w:cs="Times New Roman"/>
        </w:rPr>
        <w:t>Ponomarev</w:t>
      </w:r>
      <w:r w:rsidRPr="00482110">
        <w:rPr>
          <w:rFonts w:ascii="Times New Roman" w:hAnsi="Times New Roman" w:cs="Times New Roman"/>
          <w:lang w:val="ru-RU"/>
        </w:rPr>
        <w:t xml:space="preserve"> </w:t>
      </w:r>
      <w:r w:rsidRPr="00482110">
        <w:rPr>
          <w:rFonts w:ascii="Times New Roman" w:hAnsi="Times New Roman" w:cs="Times New Roman"/>
        </w:rPr>
        <w:t>et</w:t>
      </w:r>
      <w:r w:rsidRPr="00482110">
        <w:rPr>
          <w:rFonts w:ascii="Times New Roman" w:hAnsi="Times New Roman" w:cs="Times New Roman"/>
          <w:lang w:val="ru-RU"/>
        </w:rPr>
        <w:t xml:space="preserve"> </w:t>
      </w:r>
      <w:r w:rsidRPr="00482110">
        <w:rPr>
          <w:rFonts w:ascii="Times New Roman" w:hAnsi="Times New Roman" w:cs="Times New Roman"/>
        </w:rPr>
        <w:t>al</w:t>
      </w:r>
      <w:r w:rsidRPr="00482110">
        <w:rPr>
          <w:rFonts w:ascii="Times New Roman" w:hAnsi="Times New Roman" w:cs="Times New Roman"/>
          <w:lang w:val="ru-RU"/>
        </w:rPr>
        <w:t>., 2025). Помимо этого, клеточные культуры широко используются для наработки вирусных частиц, что является важным в контексте разработки вакцин (</w:t>
      </w:r>
      <w:proofErr w:type="spellStart"/>
      <w:r w:rsidRPr="00482110">
        <w:rPr>
          <w:rFonts w:ascii="Times New Roman" w:hAnsi="Times New Roman" w:cs="Times New Roman"/>
        </w:rPr>
        <w:t>Demirden</w:t>
      </w:r>
      <w:proofErr w:type="spellEnd"/>
      <w:r w:rsidRPr="00482110">
        <w:rPr>
          <w:rFonts w:ascii="Times New Roman" w:hAnsi="Times New Roman" w:cs="Times New Roman"/>
          <w:lang w:val="ru-RU"/>
        </w:rPr>
        <w:t xml:space="preserve"> </w:t>
      </w:r>
      <w:r w:rsidRPr="00482110">
        <w:rPr>
          <w:rFonts w:ascii="Times New Roman" w:hAnsi="Times New Roman" w:cs="Times New Roman"/>
        </w:rPr>
        <w:t>et</w:t>
      </w:r>
      <w:r w:rsidRPr="00482110">
        <w:rPr>
          <w:rFonts w:ascii="Times New Roman" w:hAnsi="Times New Roman" w:cs="Times New Roman"/>
          <w:lang w:val="ru-RU"/>
        </w:rPr>
        <w:t xml:space="preserve"> </w:t>
      </w:r>
      <w:r w:rsidRPr="00482110">
        <w:rPr>
          <w:rFonts w:ascii="Times New Roman" w:hAnsi="Times New Roman" w:cs="Times New Roman"/>
        </w:rPr>
        <w:t>al</w:t>
      </w:r>
      <w:r w:rsidRPr="00482110">
        <w:rPr>
          <w:rFonts w:ascii="Times New Roman" w:hAnsi="Times New Roman" w:cs="Times New Roman"/>
          <w:lang w:val="ru-RU"/>
        </w:rPr>
        <w:t>., 2024). Тем не менее, у данного подхода есть очевидные ограничения. Организм является сложной системой, и если исследовать один вид клеток является широкодоступным, то исследовать воздействие патогена или терапии на ткань, включающую несколько типов разных клеток, может быть затруднительным. Исследования на культуре преимущественно осуществляется на монослое, т.е. в 2</w:t>
      </w:r>
      <w:r w:rsidRPr="00482110">
        <w:rPr>
          <w:rFonts w:ascii="Times New Roman" w:hAnsi="Times New Roman" w:cs="Times New Roman"/>
        </w:rPr>
        <w:t>D</w:t>
      </w:r>
      <w:r w:rsidRPr="00482110">
        <w:rPr>
          <w:rFonts w:ascii="Times New Roman" w:hAnsi="Times New Roman" w:cs="Times New Roman"/>
          <w:lang w:val="ru-RU"/>
        </w:rPr>
        <w:t>, что плохо отражает реальную человеческую ткань. Существуют подходы, позволяющие создавать 3</w:t>
      </w:r>
      <w:r w:rsidRPr="00482110">
        <w:rPr>
          <w:rFonts w:ascii="Times New Roman" w:hAnsi="Times New Roman" w:cs="Times New Roman"/>
        </w:rPr>
        <w:t>D</w:t>
      </w:r>
      <w:r w:rsidRPr="00482110">
        <w:rPr>
          <w:rFonts w:ascii="Times New Roman" w:hAnsi="Times New Roman" w:cs="Times New Roman"/>
          <w:lang w:val="ru-RU"/>
        </w:rPr>
        <w:t xml:space="preserve"> клеточные культуры, которые в большей степени отражают физиологические процессы, происходящие в ткани, например органоиды (</w:t>
      </w:r>
      <w:r w:rsidRPr="00482110">
        <w:rPr>
          <w:rFonts w:ascii="Times New Roman" w:hAnsi="Times New Roman" w:cs="Times New Roman"/>
        </w:rPr>
        <w:t>Suarez</w:t>
      </w:r>
      <w:r w:rsidRPr="00482110">
        <w:rPr>
          <w:rFonts w:ascii="Times New Roman" w:hAnsi="Times New Roman" w:cs="Times New Roman"/>
          <w:lang w:val="ru-RU"/>
        </w:rPr>
        <w:t>-</w:t>
      </w:r>
      <w:r w:rsidRPr="00482110">
        <w:rPr>
          <w:rFonts w:ascii="Times New Roman" w:hAnsi="Times New Roman" w:cs="Times New Roman"/>
        </w:rPr>
        <w:t>Martinez</w:t>
      </w:r>
      <w:r w:rsidRPr="00482110">
        <w:rPr>
          <w:rFonts w:ascii="Times New Roman" w:hAnsi="Times New Roman" w:cs="Times New Roman"/>
          <w:lang w:val="ru-RU"/>
        </w:rPr>
        <w:t xml:space="preserve"> </w:t>
      </w:r>
      <w:r w:rsidRPr="00482110">
        <w:rPr>
          <w:rFonts w:ascii="Times New Roman" w:hAnsi="Times New Roman" w:cs="Times New Roman"/>
        </w:rPr>
        <w:t>et</w:t>
      </w:r>
      <w:r w:rsidRPr="00482110">
        <w:rPr>
          <w:rFonts w:ascii="Times New Roman" w:hAnsi="Times New Roman" w:cs="Times New Roman"/>
          <w:lang w:val="ru-RU"/>
        </w:rPr>
        <w:t xml:space="preserve"> </w:t>
      </w:r>
      <w:r w:rsidRPr="00482110">
        <w:rPr>
          <w:rFonts w:ascii="Times New Roman" w:hAnsi="Times New Roman" w:cs="Times New Roman"/>
        </w:rPr>
        <w:t>al</w:t>
      </w:r>
      <w:r w:rsidRPr="00482110">
        <w:rPr>
          <w:rFonts w:ascii="Times New Roman" w:hAnsi="Times New Roman" w:cs="Times New Roman"/>
          <w:lang w:val="ru-RU"/>
        </w:rPr>
        <w:t xml:space="preserve">., 2022; </w:t>
      </w:r>
      <w:proofErr w:type="spellStart"/>
      <w:r w:rsidRPr="00482110">
        <w:rPr>
          <w:rFonts w:ascii="Times New Roman" w:hAnsi="Times New Roman" w:cs="Times New Roman"/>
        </w:rPr>
        <w:t>Leisengang</w:t>
      </w:r>
      <w:proofErr w:type="spellEnd"/>
      <w:r w:rsidRPr="00482110">
        <w:rPr>
          <w:rFonts w:ascii="Times New Roman" w:hAnsi="Times New Roman" w:cs="Times New Roman"/>
          <w:lang w:val="ru-RU"/>
        </w:rPr>
        <w:t xml:space="preserve"> </w:t>
      </w:r>
      <w:r w:rsidRPr="00482110">
        <w:rPr>
          <w:rFonts w:ascii="Times New Roman" w:hAnsi="Times New Roman" w:cs="Times New Roman"/>
        </w:rPr>
        <w:t>S</w:t>
      </w:r>
      <w:r w:rsidRPr="00482110">
        <w:rPr>
          <w:rFonts w:ascii="Times New Roman" w:hAnsi="Times New Roman" w:cs="Times New Roman"/>
          <w:lang w:val="ru-RU"/>
        </w:rPr>
        <w:t xml:space="preserve">, 2024). Также существуют </w:t>
      </w:r>
      <w:r w:rsidRPr="00482110">
        <w:rPr>
          <w:rFonts w:ascii="Times New Roman" w:hAnsi="Times New Roman" w:cs="Times New Roman"/>
        </w:rPr>
        <w:t>scaffold</w:t>
      </w:r>
      <w:r w:rsidRPr="00482110">
        <w:rPr>
          <w:rFonts w:ascii="Times New Roman" w:hAnsi="Times New Roman" w:cs="Times New Roman"/>
          <w:lang w:val="ru-RU"/>
        </w:rPr>
        <w:t>-</w:t>
      </w:r>
      <w:r w:rsidRPr="00482110">
        <w:rPr>
          <w:rFonts w:ascii="Times New Roman" w:hAnsi="Times New Roman" w:cs="Times New Roman"/>
        </w:rPr>
        <w:t>based</w:t>
      </w:r>
      <w:r w:rsidRPr="00482110">
        <w:rPr>
          <w:rFonts w:ascii="Times New Roman" w:hAnsi="Times New Roman" w:cs="Times New Roman"/>
          <w:lang w:val="ru-RU"/>
        </w:rPr>
        <w:t xml:space="preserve"> 3</w:t>
      </w:r>
      <w:r w:rsidRPr="00482110">
        <w:rPr>
          <w:rFonts w:ascii="Times New Roman" w:hAnsi="Times New Roman" w:cs="Times New Roman"/>
        </w:rPr>
        <w:t>D</w:t>
      </w:r>
      <w:r w:rsidRPr="00482110">
        <w:rPr>
          <w:rFonts w:ascii="Times New Roman" w:hAnsi="Times New Roman" w:cs="Times New Roman"/>
          <w:lang w:val="ru-RU"/>
        </w:rPr>
        <w:t xml:space="preserve"> </w:t>
      </w:r>
      <w:r w:rsidRPr="00482110">
        <w:rPr>
          <w:rFonts w:ascii="Times New Roman" w:hAnsi="Times New Roman" w:cs="Times New Roman"/>
        </w:rPr>
        <w:t>cell</w:t>
      </w:r>
      <w:r w:rsidRPr="00482110">
        <w:rPr>
          <w:rFonts w:ascii="Times New Roman" w:hAnsi="Times New Roman" w:cs="Times New Roman"/>
          <w:lang w:val="ru-RU"/>
        </w:rPr>
        <w:t xml:space="preserve"> </w:t>
      </w:r>
      <w:r w:rsidRPr="00482110">
        <w:rPr>
          <w:rFonts w:ascii="Times New Roman" w:hAnsi="Times New Roman" w:cs="Times New Roman"/>
        </w:rPr>
        <w:t>cultures</w:t>
      </w:r>
      <w:r w:rsidRPr="00482110">
        <w:rPr>
          <w:rFonts w:ascii="Times New Roman" w:hAnsi="Times New Roman" w:cs="Times New Roman"/>
          <w:lang w:val="ru-RU"/>
        </w:rPr>
        <w:t xml:space="preserve">, которые являются наиболее приближенными к живой ткани и хорошо воспроизводят ее структуру </w:t>
      </w:r>
      <w:r w:rsidRPr="00482110">
        <w:rPr>
          <w:rFonts w:ascii="Times New Roman" w:hAnsi="Times New Roman" w:cs="Times New Roman"/>
        </w:rPr>
        <w:t>in</w:t>
      </w:r>
      <w:r w:rsidRPr="00482110">
        <w:rPr>
          <w:rFonts w:ascii="Times New Roman" w:hAnsi="Times New Roman" w:cs="Times New Roman"/>
          <w:lang w:val="ru-RU"/>
        </w:rPr>
        <w:t xml:space="preserve"> </w:t>
      </w:r>
      <w:r w:rsidRPr="00482110">
        <w:rPr>
          <w:rFonts w:ascii="Times New Roman" w:hAnsi="Times New Roman" w:cs="Times New Roman"/>
        </w:rPr>
        <w:t>vitro</w:t>
      </w:r>
      <w:r w:rsidRPr="00482110">
        <w:rPr>
          <w:rFonts w:ascii="Times New Roman" w:hAnsi="Times New Roman" w:cs="Times New Roman"/>
          <w:lang w:val="ru-RU"/>
        </w:rPr>
        <w:t xml:space="preserve"> (</w:t>
      </w:r>
      <w:proofErr w:type="spellStart"/>
      <w:r w:rsidRPr="00482110">
        <w:rPr>
          <w:rFonts w:ascii="Times New Roman" w:hAnsi="Times New Roman" w:cs="Times New Roman"/>
        </w:rPr>
        <w:t>Abuwatfa</w:t>
      </w:r>
      <w:proofErr w:type="spellEnd"/>
      <w:r w:rsidRPr="00482110">
        <w:rPr>
          <w:rFonts w:ascii="Times New Roman" w:hAnsi="Times New Roman" w:cs="Times New Roman"/>
          <w:lang w:val="ru-RU"/>
        </w:rPr>
        <w:t xml:space="preserve"> </w:t>
      </w:r>
      <w:r w:rsidRPr="00482110">
        <w:rPr>
          <w:rFonts w:ascii="Times New Roman" w:hAnsi="Times New Roman" w:cs="Times New Roman"/>
        </w:rPr>
        <w:t>et</w:t>
      </w:r>
      <w:r w:rsidRPr="00482110">
        <w:rPr>
          <w:rFonts w:ascii="Times New Roman" w:hAnsi="Times New Roman" w:cs="Times New Roman"/>
          <w:lang w:val="ru-RU"/>
        </w:rPr>
        <w:t xml:space="preserve"> </w:t>
      </w:r>
      <w:r w:rsidRPr="00482110">
        <w:rPr>
          <w:rFonts w:ascii="Times New Roman" w:hAnsi="Times New Roman" w:cs="Times New Roman"/>
        </w:rPr>
        <w:t>al</w:t>
      </w:r>
      <w:r w:rsidRPr="00482110">
        <w:rPr>
          <w:rFonts w:ascii="Times New Roman" w:hAnsi="Times New Roman" w:cs="Times New Roman"/>
          <w:lang w:val="ru-RU"/>
        </w:rPr>
        <w:t>., 2024). Тем не менее, даже самые передовые культуральные методы не воспроизводят организм в целом, а также требуют специфических навыков и оборудования, которое может быть труднодоступно.</w:t>
      </w:r>
      <w:commentRangeStart w:id="80"/>
      <w:commentRangeEnd w:id="80"/>
      <w:r w:rsidRPr="00482110">
        <w:rPr>
          <w:rStyle w:val="af"/>
          <w:rFonts w:ascii="Times New Roman" w:hAnsi="Times New Roman" w:cs="Times New Roman"/>
        </w:rPr>
        <w:commentReference w:id="80"/>
      </w:r>
    </w:p>
    <w:p w14:paraId="350AA528" w14:textId="77777777" w:rsidR="009837B8" w:rsidRDefault="009837B8" w:rsidP="009837B8">
      <w:pPr>
        <w:spacing w:line="276" w:lineRule="auto"/>
        <w:ind w:firstLine="567"/>
        <w:jc w:val="both"/>
        <w:rPr>
          <w:rFonts w:ascii="Times New Roman" w:hAnsi="Times New Roman" w:cs="Times New Roman"/>
          <w:lang w:val="ru-RU"/>
        </w:rPr>
      </w:pPr>
      <w:r w:rsidRPr="00965DD5">
        <w:rPr>
          <w:rFonts w:ascii="Times New Roman" w:hAnsi="Times New Roman" w:cs="Times New Roman"/>
          <w:highlight w:val="lightGray"/>
          <w:lang w:val="ru-RU"/>
          <w:rPrChange w:id="81" w:author="Пахарукова Мария Юрьевна" w:date="2026-10-19T14:05:00Z">
            <w:rPr>
              <w:rFonts w:ascii="Times New Roman" w:hAnsi="Times New Roman" w:cs="Times New Roman"/>
              <w:lang w:val="ru-RU"/>
            </w:rPr>
          </w:rPrChange>
        </w:rPr>
        <w:t>Другим методом моделирования, набирающим популярность последние несколько десятилетий, является компьютерное моделирование. Данный вид моделирования позволяет изучать биохимические процессы, предсказывать структуру и взаимодействие белков, регуляцию генов и другие фундаментальные процессы, лежащие в основе живого (</w:t>
      </w:r>
      <w:proofErr w:type="spellStart"/>
      <w:r w:rsidRPr="00965DD5">
        <w:rPr>
          <w:rFonts w:ascii="Times New Roman" w:hAnsi="Times New Roman" w:cs="Times New Roman"/>
          <w:highlight w:val="lightGray"/>
          <w:lang w:val="ru-RU"/>
          <w:rPrChange w:id="82" w:author="Пахарукова Мария Юрьевна" w:date="2026-10-19T14:05:00Z">
            <w:rPr>
              <w:rFonts w:ascii="Times New Roman" w:hAnsi="Times New Roman" w:cs="Times New Roman"/>
              <w:lang w:val="ru-RU"/>
            </w:rPr>
          </w:rPrChange>
        </w:rPr>
        <w:t>Bhanwar</w:t>
      </w:r>
      <w:proofErr w:type="spellEnd"/>
      <w:r w:rsidRPr="00965DD5">
        <w:rPr>
          <w:rFonts w:ascii="Times New Roman" w:hAnsi="Times New Roman" w:cs="Times New Roman"/>
          <w:highlight w:val="lightGray"/>
          <w:lang w:val="ru-RU"/>
          <w:rPrChange w:id="83"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84" w:author="Пахарукова Мария Юрьевна" w:date="2026-10-19T14:05:00Z">
            <w:rPr>
              <w:rFonts w:ascii="Times New Roman" w:hAnsi="Times New Roman" w:cs="Times New Roman"/>
              <w:lang w:val="ru-RU"/>
            </w:rPr>
          </w:rPrChange>
        </w:rPr>
        <w:t>et</w:t>
      </w:r>
      <w:proofErr w:type="spellEnd"/>
      <w:r w:rsidRPr="00965DD5">
        <w:rPr>
          <w:rFonts w:ascii="Times New Roman" w:hAnsi="Times New Roman" w:cs="Times New Roman"/>
          <w:highlight w:val="lightGray"/>
          <w:lang w:val="ru-RU"/>
          <w:rPrChange w:id="85"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86" w:author="Пахарукова Мария Юрьевна" w:date="2026-10-19T14:05:00Z">
            <w:rPr>
              <w:rFonts w:ascii="Times New Roman" w:hAnsi="Times New Roman" w:cs="Times New Roman"/>
              <w:lang w:val="ru-RU"/>
            </w:rPr>
          </w:rPrChange>
        </w:rPr>
        <w:t>al</w:t>
      </w:r>
      <w:proofErr w:type="spellEnd"/>
      <w:r w:rsidRPr="00965DD5">
        <w:rPr>
          <w:rFonts w:ascii="Times New Roman" w:hAnsi="Times New Roman" w:cs="Times New Roman"/>
          <w:highlight w:val="lightGray"/>
          <w:lang w:val="ru-RU"/>
          <w:rPrChange w:id="87" w:author="Пахарукова Мария Юрьевна" w:date="2026-10-19T14:05:00Z">
            <w:rPr>
              <w:rFonts w:ascii="Times New Roman" w:hAnsi="Times New Roman" w:cs="Times New Roman"/>
              <w:lang w:val="ru-RU"/>
            </w:rPr>
          </w:rPrChange>
        </w:rPr>
        <w:t>., 2024) с высоким уровнем достоверности. Очевидным применением компьютерного моделирования является исследование популяционных процессов. Компьютерное моделирование было крайне полезно в оценке динамики распространения COVID-19 (</w:t>
      </w:r>
      <w:proofErr w:type="spellStart"/>
      <w:r w:rsidRPr="00965DD5">
        <w:rPr>
          <w:rFonts w:ascii="Times New Roman" w:hAnsi="Times New Roman" w:cs="Times New Roman"/>
          <w:highlight w:val="lightGray"/>
          <w:lang w:val="ru-RU"/>
          <w:rPrChange w:id="88" w:author="Пахарукова Мария Юрьевна" w:date="2026-10-19T14:05:00Z">
            <w:rPr>
              <w:rFonts w:ascii="Times New Roman" w:hAnsi="Times New Roman" w:cs="Times New Roman"/>
              <w:lang w:val="ru-RU"/>
            </w:rPr>
          </w:rPrChange>
        </w:rPr>
        <w:t>Ghosh</w:t>
      </w:r>
      <w:proofErr w:type="spellEnd"/>
      <w:r w:rsidRPr="00965DD5">
        <w:rPr>
          <w:rFonts w:ascii="Times New Roman" w:hAnsi="Times New Roman" w:cs="Times New Roman"/>
          <w:highlight w:val="lightGray"/>
          <w:lang w:val="ru-RU"/>
          <w:rPrChange w:id="89"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90" w:author="Пахарукова Мария Юрьевна" w:date="2026-10-19T14:05:00Z">
            <w:rPr>
              <w:rFonts w:ascii="Times New Roman" w:hAnsi="Times New Roman" w:cs="Times New Roman"/>
              <w:lang w:val="ru-RU"/>
            </w:rPr>
          </w:rPrChange>
        </w:rPr>
        <w:t>and</w:t>
      </w:r>
      <w:proofErr w:type="spellEnd"/>
      <w:r w:rsidRPr="00965DD5">
        <w:rPr>
          <w:rFonts w:ascii="Times New Roman" w:hAnsi="Times New Roman" w:cs="Times New Roman"/>
          <w:highlight w:val="lightGray"/>
          <w:lang w:val="ru-RU"/>
          <w:rPrChange w:id="91"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92" w:author="Пахарукова Мария Юрьевна" w:date="2026-10-19T14:05:00Z">
            <w:rPr>
              <w:rFonts w:ascii="Times New Roman" w:hAnsi="Times New Roman" w:cs="Times New Roman"/>
              <w:lang w:val="ru-RU"/>
            </w:rPr>
          </w:rPrChange>
        </w:rPr>
        <w:t>Bhattacharya</w:t>
      </w:r>
      <w:proofErr w:type="spellEnd"/>
      <w:r w:rsidRPr="00965DD5">
        <w:rPr>
          <w:rFonts w:ascii="Times New Roman" w:hAnsi="Times New Roman" w:cs="Times New Roman"/>
          <w:highlight w:val="lightGray"/>
          <w:lang w:val="ru-RU"/>
          <w:rPrChange w:id="93" w:author="Пахарукова Мария Юрьевна" w:date="2026-10-19T14:05:00Z">
            <w:rPr>
              <w:rFonts w:ascii="Times New Roman" w:hAnsi="Times New Roman" w:cs="Times New Roman"/>
              <w:lang w:val="ru-RU"/>
            </w:rPr>
          </w:rPrChange>
        </w:rPr>
        <w:t xml:space="preserve">, 2021; </w:t>
      </w:r>
      <w:proofErr w:type="spellStart"/>
      <w:r w:rsidRPr="00965DD5">
        <w:rPr>
          <w:rFonts w:ascii="Times New Roman" w:hAnsi="Times New Roman" w:cs="Times New Roman"/>
          <w:highlight w:val="lightGray"/>
          <w:lang w:val="ru-RU"/>
          <w:rPrChange w:id="94" w:author="Пахарукова Мария Юрьевна" w:date="2026-10-19T14:05:00Z">
            <w:rPr>
              <w:rFonts w:ascii="Times New Roman" w:hAnsi="Times New Roman" w:cs="Times New Roman"/>
              <w:lang w:val="ru-RU"/>
            </w:rPr>
          </w:rPrChange>
        </w:rPr>
        <w:t>Seprianus</w:t>
      </w:r>
      <w:proofErr w:type="spellEnd"/>
      <w:r w:rsidRPr="00965DD5">
        <w:rPr>
          <w:rFonts w:ascii="Times New Roman" w:hAnsi="Times New Roman" w:cs="Times New Roman"/>
          <w:highlight w:val="lightGray"/>
          <w:lang w:val="ru-RU"/>
          <w:rPrChange w:id="95"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96" w:author="Пахарукова Мария Юрьевна" w:date="2026-10-19T14:05:00Z">
            <w:rPr>
              <w:rFonts w:ascii="Times New Roman" w:hAnsi="Times New Roman" w:cs="Times New Roman"/>
              <w:lang w:val="ru-RU"/>
            </w:rPr>
          </w:rPrChange>
        </w:rPr>
        <w:t>Nuraini</w:t>
      </w:r>
      <w:proofErr w:type="spellEnd"/>
      <w:r w:rsidRPr="00965DD5">
        <w:rPr>
          <w:rFonts w:ascii="Times New Roman" w:hAnsi="Times New Roman" w:cs="Times New Roman"/>
          <w:highlight w:val="lightGray"/>
          <w:lang w:val="ru-RU"/>
          <w:rPrChange w:id="97" w:author="Пахарукова Мария Юрьевна" w:date="2026-10-19T14:05:00Z">
            <w:rPr>
              <w:rFonts w:ascii="Times New Roman" w:hAnsi="Times New Roman" w:cs="Times New Roman"/>
              <w:lang w:val="ru-RU"/>
            </w:rPr>
          </w:rPrChange>
        </w:rPr>
        <w:t xml:space="preserve"> &amp; </w:t>
      </w:r>
      <w:proofErr w:type="spellStart"/>
      <w:r w:rsidRPr="00965DD5">
        <w:rPr>
          <w:rFonts w:ascii="Times New Roman" w:hAnsi="Times New Roman" w:cs="Times New Roman"/>
          <w:highlight w:val="lightGray"/>
          <w:lang w:val="ru-RU"/>
          <w:rPrChange w:id="98" w:author="Пахарукова Мария Юрьевна" w:date="2026-10-19T14:05:00Z">
            <w:rPr>
              <w:rFonts w:ascii="Times New Roman" w:hAnsi="Times New Roman" w:cs="Times New Roman"/>
              <w:lang w:val="ru-RU"/>
            </w:rPr>
          </w:rPrChange>
        </w:rPr>
        <w:t>Saputro</w:t>
      </w:r>
      <w:proofErr w:type="spellEnd"/>
      <w:r w:rsidRPr="00965DD5">
        <w:rPr>
          <w:rFonts w:ascii="Times New Roman" w:hAnsi="Times New Roman" w:cs="Times New Roman"/>
          <w:highlight w:val="lightGray"/>
          <w:lang w:val="ru-RU"/>
          <w:rPrChange w:id="99" w:author="Пахарукова Мария Юрьевна" w:date="2026-10-19T14:05:00Z">
            <w:rPr>
              <w:rFonts w:ascii="Times New Roman" w:hAnsi="Times New Roman" w:cs="Times New Roman"/>
              <w:lang w:val="ru-RU"/>
            </w:rPr>
          </w:rPrChange>
        </w:rPr>
        <w:t xml:space="preserve">, 2024), а также в менеджменте этой пандемии. За последние десять лет компьютерное моделирование продвинулось далеко вперед. Самым ярким примером является разработка </w:t>
      </w:r>
      <w:proofErr w:type="spellStart"/>
      <w:r w:rsidRPr="00965DD5">
        <w:rPr>
          <w:rFonts w:ascii="Times New Roman" w:hAnsi="Times New Roman" w:cs="Times New Roman"/>
          <w:highlight w:val="lightGray"/>
          <w:lang w:val="ru-RU"/>
          <w:rPrChange w:id="100" w:author="Пахарукова Мария Юрьевна" w:date="2026-10-19T14:05:00Z">
            <w:rPr>
              <w:rFonts w:ascii="Times New Roman" w:hAnsi="Times New Roman" w:cs="Times New Roman"/>
              <w:lang w:val="ru-RU"/>
            </w:rPr>
          </w:rPrChange>
        </w:rPr>
        <w:t>коннектомов</w:t>
      </w:r>
      <w:proofErr w:type="spellEnd"/>
      <w:r w:rsidRPr="00965DD5">
        <w:rPr>
          <w:rFonts w:ascii="Times New Roman" w:hAnsi="Times New Roman" w:cs="Times New Roman"/>
          <w:highlight w:val="lightGray"/>
          <w:lang w:val="ru-RU"/>
          <w:rPrChange w:id="101"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102" w:author="Пахарукова Мария Юрьевна" w:date="2026-10-19T14:05:00Z">
            <w:rPr>
              <w:rFonts w:ascii="Times New Roman" w:hAnsi="Times New Roman" w:cs="Times New Roman"/>
              <w:lang w:val="ru-RU"/>
            </w:rPr>
          </w:rPrChange>
        </w:rPr>
        <w:t>map</w:t>
      </w:r>
      <w:proofErr w:type="spellEnd"/>
      <w:r w:rsidRPr="00965DD5">
        <w:rPr>
          <w:rFonts w:ascii="Times New Roman" w:hAnsi="Times New Roman" w:cs="Times New Roman"/>
          <w:highlight w:val="lightGray"/>
          <w:lang w:val="ru-RU"/>
          <w:rPrChange w:id="103"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104" w:author="Пахарукова Мария Юрьевна" w:date="2026-10-19T14:05:00Z">
            <w:rPr>
              <w:rFonts w:ascii="Times New Roman" w:hAnsi="Times New Roman" w:cs="Times New Roman"/>
              <w:lang w:val="ru-RU"/>
            </w:rPr>
          </w:rPrChange>
        </w:rPr>
        <w:t>of</w:t>
      </w:r>
      <w:proofErr w:type="spellEnd"/>
      <w:r w:rsidRPr="00965DD5">
        <w:rPr>
          <w:rFonts w:ascii="Times New Roman" w:hAnsi="Times New Roman" w:cs="Times New Roman"/>
          <w:highlight w:val="lightGray"/>
          <w:lang w:val="ru-RU"/>
          <w:rPrChange w:id="105"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106" w:author="Пахарукова Мария Юрьевна" w:date="2026-10-19T14:05:00Z">
            <w:rPr>
              <w:rFonts w:ascii="Times New Roman" w:hAnsi="Times New Roman" w:cs="Times New Roman"/>
              <w:lang w:val="ru-RU"/>
            </w:rPr>
          </w:rPrChange>
        </w:rPr>
        <w:t>all</w:t>
      </w:r>
      <w:proofErr w:type="spellEnd"/>
      <w:r w:rsidRPr="00965DD5">
        <w:rPr>
          <w:rFonts w:ascii="Times New Roman" w:hAnsi="Times New Roman" w:cs="Times New Roman"/>
          <w:highlight w:val="lightGray"/>
          <w:lang w:val="ru-RU"/>
          <w:rPrChange w:id="107"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108" w:author="Пахарукова Мария Юрьевна" w:date="2026-10-19T14:05:00Z">
            <w:rPr>
              <w:rFonts w:ascii="Times New Roman" w:hAnsi="Times New Roman" w:cs="Times New Roman"/>
              <w:lang w:val="ru-RU"/>
            </w:rPr>
          </w:rPrChange>
        </w:rPr>
        <w:t>brain</w:t>
      </w:r>
      <w:proofErr w:type="spellEnd"/>
      <w:r w:rsidRPr="00965DD5">
        <w:rPr>
          <w:rFonts w:ascii="Times New Roman" w:hAnsi="Times New Roman" w:cs="Times New Roman"/>
          <w:highlight w:val="lightGray"/>
          <w:lang w:val="ru-RU"/>
          <w:rPrChange w:id="109"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110" w:author="Пахарукова Мария Юрьевна" w:date="2026-10-19T14:05:00Z">
            <w:rPr>
              <w:rFonts w:ascii="Times New Roman" w:hAnsi="Times New Roman" w:cs="Times New Roman"/>
              <w:lang w:val="ru-RU"/>
            </w:rPr>
          </w:rPrChange>
        </w:rPr>
        <w:t>cells</w:t>
      </w:r>
      <w:proofErr w:type="spellEnd"/>
      <w:r w:rsidRPr="00965DD5">
        <w:rPr>
          <w:rFonts w:ascii="Times New Roman" w:hAnsi="Times New Roman" w:cs="Times New Roman"/>
          <w:highlight w:val="lightGray"/>
          <w:lang w:val="ru-RU"/>
          <w:rPrChange w:id="111"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112" w:author="Пахарукова Мария Юрьевна" w:date="2026-10-19T14:05:00Z">
            <w:rPr>
              <w:rFonts w:ascii="Times New Roman" w:hAnsi="Times New Roman" w:cs="Times New Roman"/>
              <w:lang w:val="ru-RU"/>
            </w:rPr>
          </w:rPrChange>
        </w:rPr>
        <w:t>and</w:t>
      </w:r>
      <w:proofErr w:type="spellEnd"/>
      <w:r w:rsidRPr="00965DD5">
        <w:rPr>
          <w:rFonts w:ascii="Times New Roman" w:hAnsi="Times New Roman" w:cs="Times New Roman"/>
          <w:highlight w:val="lightGray"/>
          <w:lang w:val="ru-RU"/>
          <w:rPrChange w:id="113"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114" w:author="Пахарукова Мария Юрьевна" w:date="2026-10-19T14:05:00Z">
            <w:rPr>
              <w:rFonts w:ascii="Times New Roman" w:hAnsi="Times New Roman" w:cs="Times New Roman"/>
              <w:lang w:val="ru-RU"/>
            </w:rPr>
          </w:rPrChange>
        </w:rPr>
        <w:t>their</w:t>
      </w:r>
      <w:proofErr w:type="spellEnd"/>
      <w:r w:rsidRPr="00965DD5">
        <w:rPr>
          <w:rFonts w:ascii="Times New Roman" w:hAnsi="Times New Roman" w:cs="Times New Roman"/>
          <w:highlight w:val="lightGray"/>
          <w:lang w:val="ru-RU"/>
          <w:rPrChange w:id="115"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116" w:author="Пахарукова Мария Юрьевна" w:date="2026-10-19T14:05:00Z">
            <w:rPr>
              <w:rFonts w:ascii="Times New Roman" w:hAnsi="Times New Roman" w:cs="Times New Roman"/>
              <w:lang w:val="ru-RU"/>
            </w:rPr>
          </w:rPrChange>
        </w:rPr>
        <w:t>interconnections</w:t>
      </w:r>
      <w:proofErr w:type="spellEnd"/>
      <w:r w:rsidRPr="00965DD5">
        <w:rPr>
          <w:rFonts w:ascii="Times New Roman" w:hAnsi="Times New Roman" w:cs="Times New Roman"/>
          <w:highlight w:val="lightGray"/>
          <w:lang w:val="ru-RU"/>
          <w:rPrChange w:id="117" w:author="Пахарукова Мария Юрьевна" w:date="2026-10-19T14:05:00Z">
            <w:rPr>
              <w:rFonts w:ascii="Times New Roman" w:hAnsi="Times New Roman" w:cs="Times New Roman"/>
              <w:lang w:val="ru-RU"/>
            </w:rPr>
          </w:rPrChange>
        </w:rPr>
        <w:t xml:space="preserve">), в основе которых лежит идея смоделировать мозг человека </w:t>
      </w:r>
      <w:proofErr w:type="spellStart"/>
      <w:r w:rsidRPr="00965DD5">
        <w:rPr>
          <w:rFonts w:ascii="Times New Roman" w:hAnsi="Times New Roman" w:cs="Times New Roman"/>
          <w:highlight w:val="lightGray"/>
          <w:lang w:val="ru-RU"/>
          <w:rPrChange w:id="118" w:author="Пахарукова Мария Юрьевна" w:date="2026-10-19T14:05:00Z">
            <w:rPr>
              <w:rFonts w:ascii="Times New Roman" w:hAnsi="Times New Roman" w:cs="Times New Roman"/>
              <w:lang w:val="ru-RU"/>
            </w:rPr>
          </w:rPrChange>
        </w:rPr>
        <w:t>in</w:t>
      </w:r>
      <w:proofErr w:type="spellEnd"/>
      <w:r w:rsidRPr="00965DD5">
        <w:rPr>
          <w:rFonts w:ascii="Times New Roman" w:hAnsi="Times New Roman" w:cs="Times New Roman"/>
          <w:highlight w:val="lightGray"/>
          <w:lang w:val="ru-RU"/>
          <w:rPrChange w:id="119"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120" w:author="Пахарукова Мария Юрьевна" w:date="2026-10-19T14:05:00Z">
            <w:rPr>
              <w:rFonts w:ascii="Times New Roman" w:hAnsi="Times New Roman" w:cs="Times New Roman"/>
              <w:lang w:val="ru-RU"/>
            </w:rPr>
          </w:rPrChange>
        </w:rPr>
        <w:t>silica</w:t>
      </w:r>
      <w:proofErr w:type="spellEnd"/>
      <w:r w:rsidRPr="00965DD5">
        <w:rPr>
          <w:rFonts w:ascii="Times New Roman" w:hAnsi="Times New Roman" w:cs="Times New Roman"/>
          <w:highlight w:val="lightGray"/>
          <w:lang w:val="ru-RU"/>
          <w:rPrChange w:id="121" w:author="Пахарукова Мария Юрьевна" w:date="2026-10-19T14:05:00Z">
            <w:rPr>
              <w:rFonts w:ascii="Times New Roman" w:hAnsi="Times New Roman" w:cs="Times New Roman"/>
              <w:lang w:val="ru-RU"/>
            </w:rPr>
          </w:rPrChange>
        </w:rPr>
        <w:t xml:space="preserve">. На данный момент, решение этой задачи представляется делом далекого будущего, что связано невероятной сложностью этой задачи. В человеческом мозге насчитывается около 86 </w:t>
      </w:r>
      <w:proofErr w:type="spellStart"/>
      <w:r w:rsidRPr="00965DD5">
        <w:rPr>
          <w:rFonts w:ascii="Times New Roman" w:hAnsi="Times New Roman" w:cs="Times New Roman"/>
          <w:highlight w:val="lightGray"/>
          <w:lang w:val="ru-RU"/>
          <w:rPrChange w:id="122" w:author="Пахарукова Мария Юрьевна" w:date="2026-10-19T14:05:00Z">
            <w:rPr>
              <w:rFonts w:ascii="Times New Roman" w:hAnsi="Times New Roman" w:cs="Times New Roman"/>
              <w:lang w:val="ru-RU"/>
            </w:rPr>
          </w:rPrChange>
        </w:rPr>
        <w:t>bn</w:t>
      </w:r>
      <w:proofErr w:type="spellEnd"/>
      <w:r w:rsidRPr="00965DD5">
        <w:rPr>
          <w:rFonts w:ascii="Times New Roman" w:hAnsi="Times New Roman" w:cs="Times New Roman"/>
          <w:highlight w:val="lightGray"/>
          <w:lang w:val="ru-RU"/>
          <w:rPrChange w:id="123" w:author="Пахарукова Мария Юрьевна" w:date="2026-10-19T14:05:00Z">
            <w:rPr>
              <w:rFonts w:ascii="Times New Roman" w:hAnsi="Times New Roman" w:cs="Times New Roman"/>
              <w:lang w:val="ru-RU"/>
            </w:rPr>
          </w:rPrChange>
        </w:rPr>
        <w:t xml:space="preserve"> нейронов, а количество синаптических связей исчисляется сотнями триллионов (</w:t>
      </w:r>
      <w:proofErr w:type="spellStart"/>
      <w:r w:rsidRPr="00965DD5">
        <w:rPr>
          <w:rFonts w:ascii="Times New Roman" w:hAnsi="Times New Roman" w:cs="Times New Roman"/>
          <w:highlight w:val="lightGray"/>
          <w:lang w:val="ru-RU"/>
          <w:rPrChange w:id="124" w:author="Пахарукова Мария Юрьевна" w:date="2026-10-19T14:05:00Z">
            <w:rPr>
              <w:rFonts w:ascii="Times New Roman" w:hAnsi="Times New Roman" w:cs="Times New Roman"/>
              <w:lang w:val="ru-RU"/>
            </w:rPr>
          </w:rPrChange>
        </w:rPr>
        <w:t>Goriely</w:t>
      </w:r>
      <w:proofErr w:type="spellEnd"/>
      <w:r w:rsidRPr="00965DD5">
        <w:rPr>
          <w:rFonts w:ascii="Times New Roman" w:hAnsi="Times New Roman" w:cs="Times New Roman"/>
          <w:highlight w:val="lightGray"/>
          <w:lang w:val="ru-RU"/>
          <w:rPrChange w:id="125" w:author="Пахарукова Мария Юрьевна" w:date="2026-10-19T14:05:00Z">
            <w:rPr>
              <w:rFonts w:ascii="Times New Roman" w:hAnsi="Times New Roman" w:cs="Times New Roman"/>
              <w:lang w:val="ru-RU"/>
            </w:rPr>
          </w:rPrChange>
        </w:rPr>
        <w:t xml:space="preserve"> A., 2025) При реконструкции 1 </w:t>
      </w:r>
      <w:proofErr w:type="spellStart"/>
      <w:r w:rsidRPr="00965DD5">
        <w:rPr>
          <w:rFonts w:ascii="Times New Roman" w:hAnsi="Times New Roman" w:cs="Times New Roman"/>
          <w:highlight w:val="lightGray"/>
          <w:lang w:val="ru-RU"/>
          <w:rPrChange w:id="126" w:author="Пахарукова Мария Юрьевна" w:date="2026-10-19T14:05:00Z">
            <w:rPr>
              <w:rFonts w:ascii="Times New Roman" w:hAnsi="Times New Roman" w:cs="Times New Roman"/>
              <w:lang w:val="ru-RU"/>
            </w:rPr>
          </w:rPrChange>
        </w:rPr>
        <w:t>mm3</w:t>
      </w:r>
      <w:proofErr w:type="spellEnd"/>
      <w:r w:rsidRPr="00965DD5">
        <w:rPr>
          <w:rFonts w:ascii="Times New Roman" w:hAnsi="Times New Roman" w:cs="Times New Roman"/>
          <w:highlight w:val="lightGray"/>
          <w:lang w:val="ru-RU"/>
          <w:rPrChange w:id="127"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128" w:author="Пахарукова Мария Юрьевна" w:date="2026-10-19T14:05:00Z">
            <w:rPr>
              <w:rFonts w:ascii="Times New Roman" w:hAnsi="Times New Roman" w:cs="Times New Roman"/>
              <w:lang w:val="ru-RU"/>
            </w:rPr>
          </w:rPrChange>
        </w:rPr>
        <w:t>of</w:t>
      </w:r>
      <w:proofErr w:type="spellEnd"/>
      <w:r w:rsidRPr="00965DD5">
        <w:rPr>
          <w:rFonts w:ascii="Times New Roman" w:hAnsi="Times New Roman" w:cs="Times New Roman"/>
          <w:highlight w:val="lightGray"/>
          <w:lang w:val="ru-RU"/>
          <w:rPrChange w:id="129"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130" w:author="Пахарукова Мария Юрьевна" w:date="2026-10-19T14:05:00Z">
            <w:rPr>
              <w:rFonts w:ascii="Times New Roman" w:hAnsi="Times New Roman" w:cs="Times New Roman"/>
              <w:lang w:val="ru-RU"/>
            </w:rPr>
          </w:rPrChange>
        </w:rPr>
        <w:t>human</w:t>
      </w:r>
      <w:proofErr w:type="spellEnd"/>
      <w:r w:rsidRPr="00965DD5">
        <w:rPr>
          <w:rFonts w:ascii="Times New Roman" w:hAnsi="Times New Roman" w:cs="Times New Roman"/>
          <w:highlight w:val="lightGray"/>
          <w:lang w:val="ru-RU"/>
          <w:rPrChange w:id="131"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132" w:author="Пахарукова Мария Юрьевна" w:date="2026-10-19T14:05:00Z">
            <w:rPr>
              <w:rFonts w:ascii="Times New Roman" w:hAnsi="Times New Roman" w:cs="Times New Roman"/>
              <w:lang w:val="ru-RU"/>
            </w:rPr>
          </w:rPrChange>
        </w:rPr>
        <w:t>temporal</w:t>
      </w:r>
      <w:proofErr w:type="spellEnd"/>
      <w:r w:rsidRPr="00965DD5">
        <w:rPr>
          <w:rFonts w:ascii="Times New Roman" w:hAnsi="Times New Roman" w:cs="Times New Roman"/>
          <w:highlight w:val="lightGray"/>
          <w:lang w:val="ru-RU"/>
          <w:rPrChange w:id="133"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134" w:author="Пахарукова Мария Юрьевна" w:date="2026-10-19T14:05:00Z">
            <w:rPr>
              <w:rFonts w:ascii="Times New Roman" w:hAnsi="Times New Roman" w:cs="Times New Roman"/>
              <w:lang w:val="ru-RU"/>
            </w:rPr>
          </w:rPrChange>
        </w:rPr>
        <w:t>cortex</w:t>
      </w:r>
      <w:proofErr w:type="spellEnd"/>
      <w:r w:rsidRPr="00965DD5">
        <w:rPr>
          <w:rFonts w:ascii="Times New Roman" w:hAnsi="Times New Roman" w:cs="Times New Roman"/>
          <w:highlight w:val="lightGray"/>
          <w:lang w:val="ru-RU"/>
          <w:rPrChange w:id="135" w:author="Пахарукова Мария Юрьевна" w:date="2026-10-19T14:05:00Z">
            <w:rPr>
              <w:rFonts w:ascii="Times New Roman" w:hAnsi="Times New Roman" w:cs="Times New Roman"/>
              <w:lang w:val="ru-RU"/>
            </w:rPr>
          </w:rPrChange>
        </w:rPr>
        <w:t xml:space="preserve"> было получено около 57000 клеток, 230 миллиметров сосудов и около 150 миллионов синапсов (</w:t>
      </w:r>
      <w:proofErr w:type="spellStart"/>
      <w:r w:rsidRPr="00965DD5">
        <w:rPr>
          <w:rFonts w:ascii="Times New Roman" w:hAnsi="Times New Roman" w:cs="Times New Roman"/>
          <w:highlight w:val="lightGray"/>
          <w:lang w:val="ru-RU"/>
          <w:rPrChange w:id="136" w:author="Пахарукова Мария Юрьевна" w:date="2026-10-19T14:05:00Z">
            <w:rPr>
              <w:rFonts w:ascii="Times New Roman" w:hAnsi="Times New Roman" w:cs="Times New Roman"/>
              <w:lang w:val="ru-RU"/>
            </w:rPr>
          </w:rPrChange>
        </w:rPr>
        <w:t>Alexander</w:t>
      </w:r>
      <w:proofErr w:type="spellEnd"/>
      <w:r w:rsidRPr="00965DD5">
        <w:rPr>
          <w:rFonts w:ascii="Times New Roman" w:hAnsi="Times New Roman" w:cs="Times New Roman"/>
          <w:highlight w:val="lightGray"/>
          <w:lang w:val="ru-RU"/>
          <w:rPrChange w:id="137"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138" w:author="Пахарукова Мария Юрьевна" w:date="2026-10-19T14:05:00Z">
            <w:rPr>
              <w:rFonts w:ascii="Times New Roman" w:hAnsi="Times New Roman" w:cs="Times New Roman"/>
              <w:lang w:val="ru-RU"/>
            </w:rPr>
          </w:rPrChange>
        </w:rPr>
        <w:t>Shapson-Coe</w:t>
      </w:r>
      <w:proofErr w:type="spellEnd"/>
      <w:r w:rsidRPr="00965DD5">
        <w:rPr>
          <w:rFonts w:ascii="Times New Roman" w:hAnsi="Times New Roman" w:cs="Times New Roman"/>
          <w:highlight w:val="lightGray"/>
          <w:lang w:val="ru-RU"/>
          <w:rPrChange w:id="139"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140" w:author="Пахарукова Мария Юрьевна" w:date="2026-10-19T14:05:00Z">
            <w:rPr>
              <w:rFonts w:ascii="Times New Roman" w:hAnsi="Times New Roman" w:cs="Times New Roman"/>
              <w:lang w:val="ru-RU"/>
            </w:rPr>
          </w:rPrChange>
        </w:rPr>
        <w:t>et</w:t>
      </w:r>
      <w:proofErr w:type="spellEnd"/>
      <w:r w:rsidRPr="00965DD5">
        <w:rPr>
          <w:rFonts w:ascii="Times New Roman" w:hAnsi="Times New Roman" w:cs="Times New Roman"/>
          <w:highlight w:val="lightGray"/>
          <w:lang w:val="ru-RU"/>
          <w:rPrChange w:id="141"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142" w:author="Пахарукова Мария Юрьевна" w:date="2026-10-19T14:05:00Z">
            <w:rPr>
              <w:rFonts w:ascii="Times New Roman" w:hAnsi="Times New Roman" w:cs="Times New Roman"/>
              <w:lang w:val="ru-RU"/>
            </w:rPr>
          </w:rPrChange>
        </w:rPr>
        <w:t>al</w:t>
      </w:r>
      <w:proofErr w:type="spellEnd"/>
      <w:r w:rsidRPr="00965DD5">
        <w:rPr>
          <w:rFonts w:ascii="Times New Roman" w:hAnsi="Times New Roman" w:cs="Times New Roman"/>
          <w:highlight w:val="lightGray"/>
          <w:lang w:val="ru-RU"/>
          <w:rPrChange w:id="143" w:author="Пахарукова Мария Юрьевна" w:date="2026-10-19T14:05:00Z">
            <w:rPr>
              <w:rFonts w:ascii="Times New Roman" w:hAnsi="Times New Roman" w:cs="Times New Roman"/>
              <w:lang w:val="ru-RU"/>
            </w:rPr>
          </w:rPrChange>
        </w:rPr>
        <w:t xml:space="preserve">., 2024). Недавно были созданы </w:t>
      </w:r>
      <w:proofErr w:type="spellStart"/>
      <w:r w:rsidRPr="00965DD5">
        <w:rPr>
          <w:rFonts w:ascii="Times New Roman" w:hAnsi="Times New Roman" w:cs="Times New Roman"/>
          <w:highlight w:val="lightGray"/>
          <w:lang w:val="ru-RU"/>
          <w:rPrChange w:id="144" w:author="Пахарукова Мария Юрьевна" w:date="2026-10-19T14:05:00Z">
            <w:rPr>
              <w:rFonts w:ascii="Times New Roman" w:hAnsi="Times New Roman" w:cs="Times New Roman"/>
              <w:lang w:val="ru-RU"/>
            </w:rPr>
          </w:rPrChange>
        </w:rPr>
        <w:t>коннектомы</w:t>
      </w:r>
      <w:proofErr w:type="spellEnd"/>
      <w:r w:rsidRPr="00965DD5">
        <w:rPr>
          <w:rFonts w:ascii="Times New Roman" w:hAnsi="Times New Roman" w:cs="Times New Roman"/>
          <w:highlight w:val="lightGray"/>
          <w:lang w:val="ru-RU"/>
          <w:rPrChange w:id="145" w:author="Пахарукова Мария Юрьевна" w:date="2026-10-19T14:05:00Z">
            <w:rPr>
              <w:rFonts w:ascii="Times New Roman" w:hAnsi="Times New Roman" w:cs="Times New Roman"/>
              <w:lang w:val="ru-RU"/>
            </w:rPr>
          </w:rPrChange>
        </w:rPr>
        <w:t xml:space="preserve"> относительно «простых» в строении организмов, например круглого червя </w:t>
      </w:r>
      <w:proofErr w:type="spellStart"/>
      <w:r w:rsidRPr="00965DD5">
        <w:rPr>
          <w:rFonts w:ascii="Times New Roman" w:hAnsi="Times New Roman" w:cs="Times New Roman"/>
          <w:highlight w:val="lightGray"/>
          <w:lang w:val="ru-RU"/>
          <w:rPrChange w:id="146" w:author="Пахарукова Мария Юрьевна" w:date="2026-10-19T14:05:00Z">
            <w:rPr>
              <w:rFonts w:ascii="Times New Roman" w:hAnsi="Times New Roman" w:cs="Times New Roman"/>
              <w:lang w:val="ru-RU"/>
            </w:rPr>
          </w:rPrChange>
        </w:rPr>
        <w:t>Caenorhabditis</w:t>
      </w:r>
      <w:proofErr w:type="spellEnd"/>
      <w:r w:rsidRPr="00965DD5">
        <w:rPr>
          <w:rFonts w:ascii="Times New Roman" w:hAnsi="Times New Roman" w:cs="Times New Roman"/>
          <w:highlight w:val="lightGray"/>
          <w:lang w:val="ru-RU"/>
          <w:rPrChange w:id="147"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148" w:author="Пахарукова Мария Юрьевна" w:date="2026-10-19T14:05:00Z">
            <w:rPr>
              <w:rFonts w:ascii="Times New Roman" w:hAnsi="Times New Roman" w:cs="Times New Roman"/>
              <w:lang w:val="ru-RU"/>
            </w:rPr>
          </w:rPrChange>
        </w:rPr>
        <w:t>elegans</w:t>
      </w:r>
      <w:proofErr w:type="spellEnd"/>
      <w:r w:rsidRPr="00965DD5">
        <w:rPr>
          <w:rFonts w:ascii="Times New Roman" w:hAnsi="Times New Roman" w:cs="Times New Roman"/>
          <w:highlight w:val="lightGray"/>
          <w:lang w:val="ru-RU"/>
          <w:rPrChange w:id="149"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150" w:author="Пахарукова Мария Юрьевна" w:date="2026-10-19T14:05:00Z">
            <w:rPr>
              <w:rFonts w:ascii="Times New Roman" w:hAnsi="Times New Roman" w:cs="Times New Roman"/>
              <w:lang w:val="ru-RU"/>
            </w:rPr>
          </w:rPrChange>
        </w:rPr>
        <w:t>Ripoll-Sánchez</w:t>
      </w:r>
      <w:proofErr w:type="spellEnd"/>
      <w:r w:rsidRPr="00965DD5">
        <w:rPr>
          <w:rFonts w:ascii="Times New Roman" w:hAnsi="Times New Roman" w:cs="Times New Roman"/>
          <w:highlight w:val="lightGray"/>
          <w:lang w:val="ru-RU"/>
          <w:rPrChange w:id="151"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152" w:author="Пахарукова Мария Юрьевна" w:date="2026-10-19T14:05:00Z">
            <w:rPr>
              <w:rFonts w:ascii="Times New Roman" w:hAnsi="Times New Roman" w:cs="Times New Roman"/>
              <w:lang w:val="ru-RU"/>
            </w:rPr>
          </w:rPrChange>
        </w:rPr>
        <w:t>et</w:t>
      </w:r>
      <w:proofErr w:type="spellEnd"/>
      <w:r w:rsidRPr="00965DD5">
        <w:rPr>
          <w:rFonts w:ascii="Times New Roman" w:hAnsi="Times New Roman" w:cs="Times New Roman"/>
          <w:highlight w:val="lightGray"/>
          <w:lang w:val="ru-RU"/>
          <w:rPrChange w:id="153"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154" w:author="Пахарукова Мария Юрьевна" w:date="2026-10-19T14:05:00Z">
            <w:rPr>
              <w:rFonts w:ascii="Times New Roman" w:hAnsi="Times New Roman" w:cs="Times New Roman"/>
              <w:lang w:val="ru-RU"/>
            </w:rPr>
          </w:rPrChange>
        </w:rPr>
        <w:t>al</w:t>
      </w:r>
      <w:proofErr w:type="spellEnd"/>
      <w:r w:rsidRPr="00965DD5">
        <w:rPr>
          <w:rFonts w:ascii="Times New Roman" w:hAnsi="Times New Roman" w:cs="Times New Roman"/>
          <w:highlight w:val="lightGray"/>
          <w:lang w:val="ru-RU"/>
          <w:rPrChange w:id="155" w:author="Пахарукова Мария Юрьевна" w:date="2026-10-19T14:05:00Z">
            <w:rPr>
              <w:rFonts w:ascii="Times New Roman" w:hAnsi="Times New Roman" w:cs="Times New Roman"/>
              <w:lang w:val="ru-RU"/>
            </w:rPr>
          </w:rPrChange>
        </w:rPr>
        <w:t xml:space="preserve">., 2023) или плодовой мушки </w:t>
      </w:r>
      <w:proofErr w:type="spellStart"/>
      <w:r w:rsidRPr="00965DD5">
        <w:rPr>
          <w:rFonts w:ascii="Times New Roman" w:hAnsi="Times New Roman" w:cs="Times New Roman"/>
          <w:highlight w:val="lightGray"/>
          <w:lang w:val="ru-RU"/>
          <w:rPrChange w:id="156" w:author="Пахарукова Мария Юрьевна" w:date="2026-10-19T14:05:00Z">
            <w:rPr>
              <w:rFonts w:ascii="Times New Roman" w:hAnsi="Times New Roman" w:cs="Times New Roman"/>
              <w:lang w:val="ru-RU"/>
            </w:rPr>
          </w:rPrChange>
        </w:rPr>
        <w:t>Drosophila</w:t>
      </w:r>
      <w:proofErr w:type="spellEnd"/>
      <w:r w:rsidRPr="00965DD5">
        <w:rPr>
          <w:rFonts w:ascii="Times New Roman" w:hAnsi="Times New Roman" w:cs="Times New Roman"/>
          <w:highlight w:val="lightGray"/>
          <w:lang w:val="ru-RU"/>
          <w:rPrChange w:id="157"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158" w:author="Пахарукова Мария Юрьевна" w:date="2026-10-19T14:05:00Z">
            <w:rPr>
              <w:rFonts w:ascii="Times New Roman" w:hAnsi="Times New Roman" w:cs="Times New Roman"/>
              <w:lang w:val="ru-RU"/>
            </w:rPr>
          </w:rPrChange>
        </w:rPr>
        <w:t>melanogaster</w:t>
      </w:r>
      <w:proofErr w:type="spellEnd"/>
      <w:r w:rsidRPr="00965DD5">
        <w:rPr>
          <w:rFonts w:ascii="Times New Roman" w:hAnsi="Times New Roman" w:cs="Times New Roman"/>
          <w:highlight w:val="lightGray"/>
          <w:lang w:val="ru-RU"/>
          <w:rPrChange w:id="159"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160" w:author="Пахарукова Мария Юрьевна" w:date="2026-10-19T14:05:00Z">
            <w:rPr>
              <w:rFonts w:ascii="Times New Roman" w:hAnsi="Times New Roman" w:cs="Times New Roman"/>
              <w:lang w:val="ru-RU"/>
            </w:rPr>
          </w:rPrChange>
        </w:rPr>
        <w:t>Berg</w:t>
      </w:r>
      <w:proofErr w:type="spellEnd"/>
      <w:r w:rsidRPr="00965DD5">
        <w:rPr>
          <w:rFonts w:ascii="Times New Roman" w:hAnsi="Times New Roman" w:cs="Times New Roman"/>
          <w:highlight w:val="lightGray"/>
          <w:lang w:val="ru-RU"/>
          <w:rPrChange w:id="161"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162" w:author="Пахарукова Мария Юрьевна" w:date="2026-10-19T14:05:00Z">
            <w:rPr>
              <w:rFonts w:ascii="Times New Roman" w:hAnsi="Times New Roman" w:cs="Times New Roman"/>
              <w:lang w:val="ru-RU"/>
            </w:rPr>
          </w:rPrChange>
        </w:rPr>
        <w:t>et</w:t>
      </w:r>
      <w:proofErr w:type="spellEnd"/>
      <w:r w:rsidRPr="00965DD5">
        <w:rPr>
          <w:rFonts w:ascii="Times New Roman" w:hAnsi="Times New Roman" w:cs="Times New Roman"/>
          <w:highlight w:val="lightGray"/>
          <w:lang w:val="ru-RU"/>
          <w:rPrChange w:id="163"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164" w:author="Пахарукова Мария Юрьевна" w:date="2026-10-19T14:05:00Z">
            <w:rPr>
              <w:rFonts w:ascii="Times New Roman" w:hAnsi="Times New Roman" w:cs="Times New Roman"/>
              <w:lang w:val="ru-RU"/>
            </w:rPr>
          </w:rPrChange>
        </w:rPr>
        <w:t>al</w:t>
      </w:r>
      <w:proofErr w:type="spellEnd"/>
      <w:r w:rsidRPr="00965DD5">
        <w:rPr>
          <w:rFonts w:ascii="Times New Roman" w:hAnsi="Times New Roman" w:cs="Times New Roman"/>
          <w:highlight w:val="lightGray"/>
          <w:lang w:val="ru-RU"/>
          <w:rPrChange w:id="165" w:author="Пахарукова Мария Юрьевна" w:date="2026-10-19T14:05:00Z">
            <w:rPr>
              <w:rFonts w:ascii="Times New Roman" w:hAnsi="Times New Roman" w:cs="Times New Roman"/>
              <w:lang w:val="ru-RU"/>
            </w:rPr>
          </w:rPrChange>
        </w:rPr>
        <w:t xml:space="preserve">., 2026), однако даже их создание требует значительных усилий и вычислительных мощностей. В обозримом будущем мы вряд ли сможем смоделировать мозг человека, тем более весь организм во всей его сложности и разнообразии </w:t>
      </w:r>
      <w:proofErr w:type="spellStart"/>
      <w:r w:rsidRPr="00965DD5">
        <w:rPr>
          <w:rFonts w:ascii="Times New Roman" w:hAnsi="Times New Roman" w:cs="Times New Roman"/>
          <w:highlight w:val="lightGray"/>
          <w:lang w:val="ru-RU"/>
          <w:rPrChange w:id="166" w:author="Пахарукова Мария Юрьевна" w:date="2026-10-19T14:05:00Z">
            <w:rPr>
              <w:rFonts w:ascii="Times New Roman" w:hAnsi="Times New Roman" w:cs="Times New Roman"/>
              <w:lang w:val="ru-RU"/>
            </w:rPr>
          </w:rPrChange>
        </w:rPr>
        <w:t>in</w:t>
      </w:r>
      <w:proofErr w:type="spellEnd"/>
      <w:r w:rsidRPr="00965DD5">
        <w:rPr>
          <w:rFonts w:ascii="Times New Roman" w:hAnsi="Times New Roman" w:cs="Times New Roman"/>
          <w:highlight w:val="lightGray"/>
          <w:lang w:val="ru-RU"/>
          <w:rPrChange w:id="167" w:author="Пахарукова Мария Юрьевна" w:date="2026-10-19T14:05:00Z">
            <w:rPr>
              <w:rFonts w:ascii="Times New Roman" w:hAnsi="Times New Roman" w:cs="Times New Roman"/>
              <w:lang w:val="ru-RU"/>
            </w:rPr>
          </w:rPrChange>
        </w:rPr>
        <w:t xml:space="preserve"> </w:t>
      </w:r>
      <w:proofErr w:type="spellStart"/>
      <w:r w:rsidRPr="00965DD5">
        <w:rPr>
          <w:rFonts w:ascii="Times New Roman" w:hAnsi="Times New Roman" w:cs="Times New Roman"/>
          <w:highlight w:val="lightGray"/>
          <w:lang w:val="ru-RU"/>
          <w:rPrChange w:id="168" w:author="Пахарукова Мария Юрьевна" w:date="2026-10-19T14:05:00Z">
            <w:rPr>
              <w:rFonts w:ascii="Times New Roman" w:hAnsi="Times New Roman" w:cs="Times New Roman"/>
              <w:lang w:val="ru-RU"/>
            </w:rPr>
          </w:rPrChange>
        </w:rPr>
        <w:t>silica</w:t>
      </w:r>
      <w:proofErr w:type="spellEnd"/>
      <w:r w:rsidRPr="00965DD5">
        <w:rPr>
          <w:rFonts w:ascii="Times New Roman" w:hAnsi="Times New Roman" w:cs="Times New Roman"/>
          <w:highlight w:val="lightGray"/>
          <w:lang w:val="ru-RU"/>
          <w:rPrChange w:id="169" w:author="Пахарукова Мария Юрьевна" w:date="2026-10-19T14:05:00Z">
            <w:rPr>
              <w:rFonts w:ascii="Times New Roman" w:hAnsi="Times New Roman" w:cs="Times New Roman"/>
              <w:lang w:val="ru-RU"/>
            </w:rPr>
          </w:rPrChange>
        </w:rPr>
        <w:t>. Подобный вид моделирования требует полного понимания физиологических процессов, лежащих в основе работы организма, значительной вычислительной базы, а также колоссальных усилий.</w:t>
      </w:r>
      <w:r w:rsidRPr="00482110">
        <w:rPr>
          <w:rFonts w:ascii="Times New Roman" w:hAnsi="Times New Roman" w:cs="Times New Roman"/>
          <w:lang w:val="ru-RU"/>
        </w:rPr>
        <w:t xml:space="preserve">  </w:t>
      </w:r>
    </w:p>
    <w:p w14:paraId="746EAE9E" w14:textId="77777777" w:rsidR="009837B8" w:rsidRDefault="009837B8" w:rsidP="009837B8">
      <w:pPr>
        <w:spacing w:line="276" w:lineRule="auto"/>
        <w:ind w:firstLine="567"/>
        <w:jc w:val="both"/>
        <w:rPr>
          <w:rFonts w:ascii="Times New Roman" w:hAnsi="Times New Roman" w:cs="Times New Roman"/>
          <w:lang w:val="ru-RU"/>
        </w:rPr>
      </w:pPr>
      <w:r w:rsidRPr="00482110">
        <w:rPr>
          <w:rFonts w:ascii="Times New Roman" w:hAnsi="Times New Roman" w:cs="Times New Roman"/>
          <w:lang w:val="ru-RU"/>
        </w:rPr>
        <w:t>В связи с вышеперечисленными ограничениями,</w:t>
      </w:r>
      <w:r>
        <w:rPr>
          <w:rFonts w:ascii="Times New Roman" w:hAnsi="Times New Roman" w:cs="Times New Roman"/>
          <w:lang w:val="ru-RU"/>
        </w:rPr>
        <w:t xml:space="preserve"> моделирование патологии на животных часто остается единственным доступным вариантом. В контексте изучения инфекционных заболеваний, в том числе описторхоза,</w:t>
      </w:r>
      <w:r w:rsidRPr="00482110">
        <w:rPr>
          <w:rFonts w:ascii="Times New Roman" w:hAnsi="Times New Roman" w:cs="Times New Roman"/>
          <w:lang w:val="ru-RU"/>
        </w:rPr>
        <w:t xml:space="preserve"> определить адекватную модель исследования является критически важной задачей</w:t>
      </w:r>
      <w:r>
        <w:rPr>
          <w:rFonts w:ascii="Times New Roman" w:hAnsi="Times New Roman" w:cs="Times New Roman"/>
          <w:lang w:val="ru-RU"/>
        </w:rPr>
        <w:t>, если мы хотим транслировать полученные результаты на человека</w:t>
      </w:r>
      <w:r w:rsidRPr="00482110">
        <w:rPr>
          <w:rFonts w:ascii="Times New Roman" w:hAnsi="Times New Roman" w:cs="Times New Roman"/>
          <w:lang w:val="ru-RU"/>
        </w:rPr>
        <w:t>.</w:t>
      </w:r>
      <w:r>
        <w:rPr>
          <w:rFonts w:ascii="Times New Roman" w:hAnsi="Times New Roman" w:cs="Times New Roman"/>
          <w:lang w:val="ru-RU"/>
        </w:rPr>
        <w:t xml:space="preserve"> </w:t>
      </w:r>
      <w:r w:rsidRPr="00482110">
        <w:rPr>
          <w:rFonts w:ascii="Times New Roman" w:hAnsi="Times New Roman" w:cs="Times New Roman"/>
          <w:lang w:val="ru-RU"/>
        </w:rPr>
        <w:t xml:space="preserve">Резистентный или частично восприимчивый вид может </w:t>
      </w:r>
      <w:r w:rsidRPr="00482110">
        <w:rPr>
          <w:rFonts w:ascii="Times New Roman" w:hAnsi="Times New Roman" w:cs="Times New Roman"/>
          <w:lang w:val="ru-RU"/>
        </w:rPr>
        <w:lastRenderedPageBreak/>
        <w:t xml:space="preserve">не воспроизводить патогенез заболевания в полной мере, что может привести к неверным выводам исследования </w:t>
      </w:r>
      <w:r>
        <w:rPr>
          <w:rFonts w:ascii="Times New Roman" w:hAnsi="Times New Roman" w:cs="Times New Roman"/>
          <w:lang w:val="ru-RU"/>
        </w:rPr>
        <w:t xml:space="preserve">и невозможности их экстраполяции на человека </w:t>
      </w:r>
      <w:r w:rsidRPr="00482110">
        <w:rPr>
          <w:rFonts w:ascii="Times New Roman" w:hAnsi="Times New Roman" w:cs="Times New Roman"/>
          <w:lang w:val="ru-RU"/>
        </w:rPr>
        <w:t>(</w:t>
      </w:r>
      <w:proofErr w:type="spellStart"/>
      <w:r w:rsidRPr="00482110">
        <w:rPr>
          <w:rFonts w:ascii="Times New Roman" w:hAnsi="Times New Roman" w:cs="Times New Roman"/>
          <w:lang w:val="ru-RU"/>
        </w:rPr>
        <w:t>Tangkawattana</w:t>
      </w:r>
      <w:proofErr w:type="spellEnd"/>
      <w:r w:rsidRPr="00482110">
        <w:rPr>
          <w:rFonts w:ascii="Times New Roman" w:hAnsi="Times New Roman" w:cs="Times New Roman"/>
          <w:lang w:val="ru-RU"/>
        </w:rPr>
        <w:t xml:space="preserve"> </w:t>
      </w:r>
      <w:r w:rsidRPr="00482110">
        <w:rPr>
          <w:rFonts w:ascii="Times New Roman" w:eastAsiaTheme="minorEastAsia" w:hAnsi="Times New Roman" w:cs="Times New Roman"/>
        </w:rPr>
        <w:t>et</w:t>
      </w:r>
      <w:r w:rsidRPr="00482110">
        <w:rPr>
          <w:rFonts w:ascii="Times New Roman" w:eastAsiaTheme="minorEastAsia" w:hAnsi="Times New Roman" w:cs="Times New Roman"/>
          <w:lang w:val="ru-RU"/>
        </w:rPr>
        <w:t xml:space="preserve"> </w:t>
      </w:r>
      <w:r w:rsidRPr="00482110">
        <w:rPr>
          <w:rFonts w:ascii="Times New Roman" w:eastAsiaTheme="minorEastAsia" w:hAnsi="Times New Roman" w:cs="Times New Roman"/>
        </w:rPr>
        <w:t>al</w:t>
      </w:r>
      <w:r w:rsidRPr="00482110">
        <w:rPr>
          <w:rFonts w:ascii="Times New Roman" w:hAnsi="Times New Roman" w:cs="Times New Roman"/>
          <w:lang w:val="ru-RU"/>
        </w:rPr>
        <w:t xml:space="preserve">., 2024). </w:t>
      </w:r>
    </w:p>
    <w:p w14:paraId="552DE15A" w14:textId="77777777" w:rsidR="009837B8" w:rsidRDefault="009837B8" w:rsidP="009837B8">
      <w:pPr>
        <w:spacing w:after="0" w:line="276" w:lineRule="auto"/>
        <w:ind w:firstLine="567"/>
        <w:jc w:val="both"/>
        <w:rPr>
          <w:rFonts w:ascii="Times New Roman" w:hAnsi="Times New Roman" w:cs="Times New Roman"/>
          <w:color w:val="000000"/>
          <w:lang w:val="ru-RU"/>
        </w:rPr>
      </w:pPr>
      <w:r w:rsidRPr="00482110">
        <w:rPr>
          <w:rFonts w:ascii="Times New Roman" w:hAnsi="Times New Roman" w:cs="Times New Roman"/>
          <w:lang w:val="ru-RU"/>
        </w:rPr>
        <w:t xml:space="preserve">Эта проблема особенно актуальна применительно к изучению </w:t>
      </w:r>
      <w:r>
        <w:rPr>
          <w:rFonts w:ascii="Times New Roman" w:hAnsi="Times New Roman" w:cs="Times New Roman"/>
          <w:lang w:val="ru-RU"/>
        </w:rPr>
        <w:t>патологического</w:t>
      </w:r>
      <w:r w:rsidRPr="00482110">
        <w:rPr>
          <w:rFonts w:ascii="Times New Roman" w:hAnsi="Times New Roman" w:cs="Times New Roman"/>
          <w:lang w:val="ru-RU"/>
        </w:rPr>
        <w:t xml:space="preserve"> ответа</w:t>
      </w:r>
      <w:r w:rsidRPr="005557AD">
        <w:rPr>
          <w:rFonts w:ascii="Times New Roman" w:hAnsi="Times New Roman" w:cs="Times New Roman"/>
          <w:lang w:val="ru-RU"/>
        </w:rPr>
        <w:t xml:space="preserve"> </w:t>
      </w:r>
      <w:r w:rsidRPr="00482110">
        <w:rPr>
          <w:rFonts w:ascii="Times New Roman" w:hAnsi="Times New Roman" w:cs="Times New Roman"/>
          <w:i/>
          <w:iCs/>
        </w:rPr>
        <w:t>O</w:t>
      </w:r>
      <w:r w:rsidRPr="005557AD">
        <w:rPr>
          <w:rFonts w:ascii="Times New Roman" w:hAnsi="Times New Roman" w:cs="Times New Roman"/>
          <w:i/>
          <w:iCs/>
          <w:lang w:val="ru-RU"/>
        </w:rPr>
        <w:t xml:space="preserve">. </w:t>
      </w:r>
      <w:r w:rsidRPr="00482110">
        <w:rPr>
          <w:rFonts w:ascii="Times New Roman" w:hAnsi="Times New Roman" w:cs="Times New Roman"/>
          <w:i/>
          <w:iCs/>
        </w:rPr>
        <w:t>felineus</w:t>
      </w:r>
      <w:r w:rsidRPr="005557AD">
        <w:rPr>
          <w:rFonts w:ascii="Times New Roman" w:hAnsi="Times New Roman" w:cs="Times New Roman"/>
          <w:lang w:val="ru-RU"/>
        </w:rPr>
        <w:t xml:space="preserve"> </w:t>
      </w:r>
      <w:r w:rsidRPr="00482110">
        <w:rPr>
          <w:rFonts w:ascii="Times New Roman" w:hAnsi="Times New Roman" w:cs="Times New Roman"/>
        </w:rPr>
        <w:t>infection</w:t>
      </w:r>
      <w:r w:rsidRPr="005557AD">
        <w:rPr>
          <w:rFonts w:ascii="Times New Roman" w:hAnsi="Times New Roman" w:cs="Times New Roman"/>
          <w:lang w:val="ru-RU"/>
        </w:rPr>
        <w:t xml:space="preserve">, </w:t>
      </w:r>
      <w:r w:rsidRPr="00482110">
        <w:rPr>
          <w:rFonts w:ascii="Times New Roman" w:hAnsi="Times New Roman" w:cs="Times New Roman"/>
          <w:lang w:val="ru-RU"/>
        </w:rPr>
        <w:t>где</w:t>
      </w:r>
      <w:r w:rsidRPr="005557AD">
        <w:rPr>
          <w:rFonts w:ascii="Times New Roman" w:hAnsi="Times New Roman" w:cs="Times New Roman"/>
          <w:lang w:val="ru-RU"/>
        </w:rPr>
        <w:t xml:space="preserve"> </w:t>
      </w:r>
      <w:r w:rsidRPr="00482110">
        <w:rPr>
          <w:rFonts w:ascii="Times New Roman" w:hAnsi="Times New Roman" w:cs="Times New Roman"/>
          <w:lang w:val="ru-RU"/>
        </w:rPr>
        <w:t>основной</w:t>
      </w:r>
      <w:r w:rsidRPr="005557AD">
        <w:rPr>
          <w:rFonts w:ascii="Times New Roman" w:hAnsi="Times New Roman" w:cs="Times New Roman"/>
          <w:lang w:val="ru-RU"/>
        </w:rPr>
        <w:t xml:space="preserve"> </w:t>
      </w:r>
      <w:r w:rsidRPr="00482110">
        <w:rPr>
          <w:rFonts w:ascii="Times New Roman" w:hAnsi="Times New Roman" w:cs="Times New Roman"/>
        </w:rPr>
        <w:t>animal</w:t>
      </w:r>
      <w:r w:rsidRPr="005557AD">
        <w:rPr>
          <w:rFonts w:ascii="Times New Roman" w:hAnsi="Times New Roman" w:cs="Times New Roman"/>
          <w:lang w:val="ru-RU"/>
        </w:rPr>
        <w:t xml:space="preserve"> </w:t>
      </w:r>
      <w:r w:rsidRPr="00482110">
        <w:rPr>
          <w:rFonts w:ascii="Times New Roman" w:hAnsi="Times New Roman" w:cs="Times New Roman"/>
        </w:rPr>
        <w:t>model</w:t>
      </w:r>
      <w:r w:rsidRPr="005557AD">
        <w:rPr>
          <w:rFonts w:ascii="Times New Roman" w:hAnsi="Times New Roman" w:cs="Times New Roman"/>
          <w:lang w:val="ru-RU"/>
        </w:rPr>
        <w:t xml:space="preserve"> </w:t>
      </w:r>
      <w:r w:rsidRPr="00482110">
        <w:rPr>
          <w:rFonts w:ascii="Times New Roman" w:hAnsi="Times New Roman" w:cs="Times New Roman"/>
          <w:lang w:val="ru-RU"/>
        </w:rPr>
        <w:t>выступает</w:t>
      </w:r>
      <w:r w:rsidRPr="005557AD">
        <w:rPr>
          <w:rFonts w:ascii="Times New Roman" w:hAnsi="Times New Roman" w:cs="Times New Roman"/>
          <w:lang w:val="ru-RU"/>
        </w:rPr>
        <w:t xml:space="preserve"> </w:t>
      </w:r>
      <w:r w:rsidRPr="00482110">
        <w:rPr>
          <w:rFonts w:ascii="Times New Roman" w:hAnsi="Times New Roman" w:cs="Times New Roman"/>
        </w:rPr>
        <w:t>Syrian</w:t>
      </w:r>
      <w:r w:rsidRPr="005557AD">
        <w:rPr>
          <w:rFonts w:ascii="Times New Roman" w:hAnsi="Times New Roman" w:cs="Times New Roman"/>
          <w:lang w:val="ru-RU"/>
        </w:rPr>
        <w:t xml:space="preserve"> </w:t>
      </w:r>
      <w:r w:rsidRPr="00482110">
        <w:rPr>
          <w:rFonts w:ascii="Times New Roman" w:hAnsi="Times New Roman" w:cs="Times New Roman"/>
        </w:rPr>
        <w:t>hamsters</w:t>
      </w:r>
      <w:r w:rsidRPr="005557AD">
        <w:rPr>
          <w:rFonts w:ascii="Times New Roman" w:hAnsi="Times New Roman" w:cs="Times New Roman"/>
          <w:lang w:val="ru-RU"/>
        </w:rPr>
        <w:t xml:space="preserve"> (</w:t>
      </w:r>
      <w:r w:rsidRPr="00482110">
        <w:rPr>
          <w:rFonts w:ascii="Times New Roman" w:hAnsi="Times New Roman" w:cs="Times New Roman"/>
        </w:rPr>
        <w:t>Mesocricetus</w:t>
      </w:r>
      <w:r w:rsidRPr="005557AD">
        <w:rPr>
          <w:rFonts w:ascii="Times New Roman" w:hAnsi="Times New Roman" w:cs="Times New Roman"/>
          <w:lang w:val="ru-RU"/>
        </w:rPr>
        <w:t xml:space="preserve"> </w:t>
      </w:r>
      <w:r w:rsidRPr="00482110">
        <w:rPr>
          <w:rFonts w:ascii="Times New Roman" w:hAnsi="Times New Roman" w:cs="Times New Roman"/>
        </w:rPr>
        <w:t>auratus</w:t>
      </w:r>
      <w:r w:rsidRPr="005557AD">
        <w:rPr>
          <w:rFonts w:ascii="Times New Roman" w:hAnsi="Times New Roman" w:cs="Times New Roman"/>
          <w:lang w:val="ru-RU"/>
        </w:rPr>
        <w:t>)</w:t>
      </w:r>
      <w:r w:rsidRPr="005557AD">
        <w:rPr>
          <w:rFonts w:ascii="Times New Roman" w:hAnsi="Times New Roman" w:cs="Times New Roman"/>
          <w:i/>
          <w:iCs/>
          <w:lang w:val="ru-RU"/>
        </w:rPr>
        <w:t>.</w:t>
      </w:r>
      <w:r w:rsidRPr="005557AD">
        <w:rPr>
          <w:rFonts w:ascii="Times New Roman" w:hAnsi="Times New Roman" w:cs="Times New Roman"/>
          <w:lang w:val="ru-RU"/>
        </w:rPr>
        <w:t xml:space="preserve"> </w:t>
      </w:r>
      <w:r>
        <w:rPr>
          <w:rFonts w:ascii="Times New Roman" w:hAnsi="Times New Roman" w:cs="Times New Roman"/>
          <w:lang w:val="ru-RU"/>
        </w:rPr>
        <w:t xml:space="preserve">Если мы хотим исследовать потенциальный эффект описторхоза на различные органы и системы, мы можем обнаружить, что многие методы не адаптированы под </w:t>
      </w:r>
      <w:r>
        <w:rPr>
          <w:rFonts w:ascii="Times New Roman" w:hAnsi="Times New Roman" w:cs="Times New Roman"/>
        </w:rPr>
        <w:t>M</w:t>
      </w:r>
      <w:r w:rsidRPr="00760379">
        <w:rPr>
          <w:rFonts w:ascii="Times New Roman" w:hAnsi="Times New Roman" w:cs="Times New Roman"/>
          <w:lang w:val="ru-RU"/>
        </w:rPr>
        <w:t xml:space="preserve">. </w:t>
      </w:r>
      <w:r>
        <w:rPr>
          <w:rFonts w:ascii="Times New Roman" w:hAnsi="Times New Roman" w:cs="Times New Roman"/>
        </w:rPr>
        <w:t>auratus</w:t>
      </w:r>
      <w:r w:rsidRPr="00760379">
        <w:rPr>
          <w:rFonts w:ascii="Times New Roman" w:hAnsi="Times New Roman" w:cs="Times New Roman"/>
          <w:i/>
          <w:iCs/>
          <w:lang w:val="ru-RU"/>
        </w:rPr>
        <w:t>.</w:t>
      </w:r>
      <w:r>
        <w:rPr>
          <w:rFonts w:ascii="Times New Roman" w:hAnsi="Times New Roman" w:cs="Times New Roman"/>
          <w:lang w:val="ru-RU"/>
        </w:rPr>
        <w:t xml:space="preserve"> Например, существуют данные, указывающие на осложнения неврологического характера при описторхозе, однако методы оценки функционального состояния нервной системы у лабораторных животных разработаны для мышей и крыс и мало адаптированы под Сирийских хомячков. Различные реагенты, например коммерчески доступные антитела, преимущественно разработаны и оттестированы на мышах и крысах и могут плохо проявлять себя на образцах, полученных от Сирийских хомячков.</w:t>
      </w:r>
      <w:r w:rsidRPr="00AB2D8C">
        <w:rPr>
          <w:rFonts w:ascii="Times New Roman" w:hAnsi="Times New Roman" w:cs="Times New Roman"/>
          <w:lang w:val="ru-RU"/>
        </w:rPr>
        <w:t xml:space="preserve"> </w:t>
      </w:r>
      <w:r>
        <w:rPr>
          <w:rFonts w:ascii="Times New Roman" w:hAnsi="Times New Roman" w:cs="Times New Roman"/>
          <w:lang w:val="ru-RU"/>
        </w:rPr>
        <w:t xml:space="preserve">Некоторые методы можно адаптировать под </w:t>
      </w:r>
      <w:r>
        <w:rPr>
          <w:rFonts w:ascii="Times New Roman" w:hAnsi="Times New Roman" w:cs="Times New Roman"/>
        </w:rPr>
        <w:t>M</w:t>
      </w:r>
      <w:r w:rsidRPr="0039717B">
        <w:rPr>
          <w:rFonts w:ascii="Times New Roman" w:hAnsi="Times New Roman" w:cs="Times New Roman"/>
          <w:lang w:val="ru-RU"/>
        </w:rPr>
        <w:t xml:space="preserve">. </w:t>
      </w:r>
      <w:r>
        <w:rPr>
          <w:rFonts w:ascii="Times New Roman" w:hAnsi="Times New Roman" w:cs="Times New Roman"/>
        </w:rPr>
        <w:t>auratus</w:t>
      </w:r>
      <w:r w:rsidRPr="002D54C1">
        <w:rPr>
          <w:rFonts w:ascii="Times New Roman" w:hAnsi="Times New Roman" w:cs="Times New Roman"/>
          <w:lang w:val="ru-RU"/>
        </w:rPr>
        <w:t>,</w:t>
      </w:r>
      <w:r>
        <w:rPr>
          <w:rFonts w:ascii="Times New Roman" w:hAnsi="Times New Roman" w:cs="Times New Roman"/>
          <w:lang w:val="ru-RU"/>
        </w:rPr>
        <w:t xml:space="preserve"> однако это может снижать потенциал сравнения полученных результатов с литературными данными. </w:t>
      </w:r>
    </w:p>
    <w:p w14:paraId="5C2B2092" w14:textId="77777777" w:rsidR="009837B8" w:rsidRDefault="009837B8" w:rsidP="009837B8">
      <w:pPr>
        <w:spacing w:after="0" w:line="276" w:lineRule="auto"/>
        <w:ind w:firstLine="567"/>
        <w:jc w:val="both"/>
        <w:rPr>
          <w:rFonts w:ascii="Times New Roman" w:hAnsi="Times New Roman" w:cs="Times New Roman"/>
          <w:lang w:val="ru-RU"/>
        </w:rPr>
      </w:pPr>
      <w:r>
        <w:rPr>
          <w:rFonts w:ascii="Times New Roman" w:hAnsi="Times New Roman" w:cs="Times New Roman"/>
          <w:color w:val="000000"/>
          <w:lang w:val="ru-RU"/>
        </w:rPr>
        <w:t xml:space="preserve">Еще одной причиной, из-за которой исследователи отдают предпочтение крысам и мышам заключается в том, что </w:t>
      </w:r>
      <w:r>
        <w:rPr>
          <w:rFonts w:ascii="Times New Roman" w:hAnsi="Times New Roman" w:cs="Times New Roman"/>
          <w:lang w:val="ru-RU"/>
        </w:rPr>
        <w:t xml:space="preserve">существует множество коммерчески доступных </w:t>
      </w:r>
      <w:r w:rsidRPr="001F342D">
        <w:rPr>
          <w:rFonts w:ascii="Times New Roman" w:hAnsi="Times New Roman" w:cs="Times New Roman"/>
          <w:color w:val="000000"/>
        </w:rPr>
        <w:t>transgenic</w:t>
      </w:r>
      <w:r w:rsidRPr="00630DBE">
        <w:rPr>
          <w:rFonts w:ascii="Times New Roman" w:hAnsi="Times New Roman" w:cs="Times New Roman"/>
          <w:color w:val="000000"/>
          <w:lang w:val="ru-RU"/>
        </w:rPr>
        <w:t xml:space="preserve"> </w:t>
      </w:r>
      <w:r w:rsidRPr="001F342D">
        <w:rPr>
          <w:rFonts w:ascii="Times New Roman" w:hAnsi="Times New Roman" w:cs="Times New Roman"/>
          <w:color w:val="000000"/>
        </w:rPr>
        <w:t>and</w:t>
      </w:r>
      <w:r w:rsidRPr="00630DBE">
        <w:rPr>
          <w:rFonts w:ascii="Times New Roman" w:hAnsi="Times New Roman" w:cs="Times New Roman"/>
          <w:color w:val="000000"/>
          <w:lang w:val="ru-RU"/>
        </w:rPr>
        <w:t xml:space="preserve"> </w:t>
      </w:r>
      <w:r w:rsidRPr="001F342D">
        <w:rPr>
          <w:rFonts w:ascii="Times New Roman" w:hAnsi="Times New Roman" w:cs="Times New Roman"/>
          <w:color w:val="000000"/>
        </w:rPr>
        <w:t>knock</w:t>
      </w:r>
      <w:r w:rsidRPr="00630DBE">
        <w:rPr>
          <w:rFonts w:ascii="Times New Roman" w:hAnsi="Times New Roman" w:cs="Times New Roman"/>
          <w:color w:val="000000"/>
          <w:lang w:val="ru-RU"/>
        </w:rPr>
        <w:t>-</w:t>
      </w:r>
      <w:r w:rsidRPr="001F342D">
        <w:rPr>
          <w:rFonts w:ascii="Times New Roman" w:hAnsi="Times New Roman" w:cs="Times New Roman"/>
          <w:color w:val="000000"/>
        </w:rPr>
        <w:t>out</w:t>
      </w:r>
      <w:r w:rsidRPr="00630DBE">
        <w:rPr>
          <w:rFonts w:ascii="Times New Roman" w:hAnsi="Times New Roman" w:cs="Times New Roman"/>
          <w:color w:val="000000"/>
          <w:lang w:val="ru-RU"/>
        </w:rPr>
        <w:t xml:space="preserve"> </w:t>
      </w:r>
      <w:r w:rsidRPr="001F342D">
        <w:rPr>
          <w:rFonts w:ascii="Times New Roman" w:hAnsi="Times New Roman" w:cs="Times New Roman"/>
          <w:color w:val="000000"/>
        </w:rPr>
        <w:t>mouse</w:t>
      </w:r>
      <w:r w:rsidRPr="00630DBE">
        <w:rPr>
          <w:rFonts w:ascii="Times New Roman" w:hAnsi="Times New Roman" w:cs="Times New Roman"/>
          <w:color w:val="000000"/>
          <w:lang w:val="ru-RU"/>
        </w:rPr>
        <w:t xml:space="preserve"> </w:t>
      </w:r>
      <w:r>
        <w:rPr>
          <w:rFonts w:ascii="Times New Roman" w:hAnsi="Times New Roman" w:cs="Times New Roman"/>
          <w:color w:val="000000"/>
        </w:rPr>
        <w:t>and</w:t>
      </w:r>
      <w:r w:rsidRPr="00CD305C">
        <w:rPr>
          <w:rFonts w:ascii="Times New Roman" w:hAnsi="Times New Roman" w:cs="Times New Roman"/>
          <w:color w:val="000000"/>
          <w:lang w:val="ru-RU"/>
        </w:rPr>
        <w:t xml:space="preserve"> </w:t>
      </w:r>
      <w:r>
        <w:rPr>
          <w:rFonts w:ascii="Times New Roman" w:hAnsi="Times New Roman" w:cs="Times New Roman"/>
          <w:color w:val="000000"/>
        </w:rPr>
        <w:t>rat</w:t>
      </w:r>
      <w:r w:rsidRPr="00CD305C">
        <w:rPr>
          <w:rFonts w:ascii="Times New Roman" w:hAnsi="Times New Roman" w:cs="Times New Roman"/>
          <w:color w:val="000000"/>
          <w:lang w:val="ru-RU"/>
        </w:rPr>
        <w:t xml:space="preserve"> </w:t>
      </w:r>
      <w:r w:rsidRPr="001F342D">
        <w:rPr>
          <w:rFonts w:ascii="Times New Roman" w:hAnsi="Times New Roman" w:cs="Times New Roman"/>
          <w:color w:val="000000"/>
        </w:rPr>
        <w:t>strains</w:t>
      </w:r>
      <w:r w:rsidRPr="00630DBE">
        <w:rPr>
          <w:rFonts w:ascii="Times New Roman" w:hAnsi="Times New Roman" w:cs="Times New Roman"/>
          <w:color w:val="000000"/>
          <w:lang w:val="ru-RU"/>
        </w:rPr>
        <w:t xml:space="preserve"> </w:t>
      </w:r>
      <w:r>
        <w:rPr>
          <w:rFonts w:ascii="Times New Roman" w:hAnsi="Times New Roman" w:cs="Times New Roman"/>
          <w:color w:val="000000"/>
          <w:lang w:val="ru-RU"/>
        </w:rPr>
        <w:t xml:space="preserve">для исследования различных патологий, как в их изолированном проявлении, так и в комбинации с другими заболеваниями. </w:t>
      </w:r>
      <w:r w:rsidRPr="00630DBE">
        <w:rPr>
          <w:rFonts w:ascii="Times New Roman" w:hAnsi="Times New Roman" w:cs="Times New Roman"/>
          <w:color w:val="000000"/>
          <w:lang w:val="ru-RU"/>
        </w:rPr>
        <w:t>(</w:t>
      </w:r>
      <w:r w:rsidRPr="001F342D">
        <w:rPr>
          <w:rFonts w:ascii="Times New Roman" w:hAnsi="Times New Roman" w:cs="Times New Roman"/>
        </w:rPr>
        <w:t>Wong</w:t>
      </w:r>
      <w:r w:rsidRPr="00630DBE">
        <w:rPr>
          <w:rFonts w:ascii="Times New Roman" w:hAnsi="Times New Roman" w:cs="Times New Roman"/>
          <w:lang w:val="ru-RU"/>
        </w:rPr>
        <w:t xml:space="preserve"> </w:t>
      </w:r>
      <w:r w:rsidRPr="001F342D">
        <w:rPr>
          <w:rFonts w:ascii="Times New Roman" w:hAnsi="Times New Roman" w:cs="Times New Roman"/>
        </w:rPr>
        <w:t>et</w:t>
      </w:r>
      <w:r w:rsidRPr="00630DBE">
        <w:rPr>
          <w:rFonts w:ascii="Times New Roman" w:hAnsi="Times New Roman" w:cs="Times New Roman"/>
          <w:lang w:val="ru-RU"/>
        </w:rPr>
        <w:t xml:space="preserve"> </w:t>
      </w:r>
      <w:r w:rsidRPr="001F342D">
        <w:rPr>
          <w:rFonts w:ascii="Times New Roman" w:hAnsi="Times New Roman" w:cs="Times New Roman"/>
        </w:rPr>
        <w:t>al</w:t>
      </w:r>
      <w:r w:rsidRPr="00630DBE">
        <w:rPr>
          <w:rFonts w:ascii="Times New Roman" w:hAnsi="Times New Roman" w:cs="Times New Roman"/>
          <w:lang w:val="ru-RU"/>
        </w:rPr>
        <w:t>., 2016</w:t>
      </w:r>
      <w:r w:rsidRPr="00630DBE">
        <w:rPr>
          <w:rFonts w:ascii="Times New Roman" w:hAnsi="Times New Roman" w:cs="Times New Roman"/>
          <w:color w:val="000000"/>
          <w:lang w:val="ru-RU"/>
        </w:rPr>
        <w:t>)</w:t>
      </w:r>
      <w:r>
        <w:rPr>
          <w:rFonts w:ascii="Times New Roman" w:hAnsi="Times New Roman" w:cs="Times New Roman"/>
          <w:color w:val="000000"/>
          <w:lang w:val="ru-RU"/>
        </w:rPr>
        <w:t xml:space="preserve">. </w:t>
      </w:r>
      <w:r w:rsidRPr="001F342D">
        <w:rPr>
          <w:rFonts w:ascii="Times New Roman" w:hAnsi="Times New Roman" w:cs="Times New Roman"/>
          <w:color w:val="000000"/>
        </w:rPr>
        <w:t>Coronavirus</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disease</w:t>
      </w:r>
      <w:r w:rsidRPr="00E94FE5">
        <w:rPr>
          <w:rFonts w:ascii="Times New Roman" w:hAnsi="Times New Roman" w:cs="Times New Roman"/>
          <w:color w:val="000000"/>
          <w:lang w:val="ru-RU"/>
        </w:rPr>
        <w:t xml:space="preserve">-19 </w:t>
      </w:r>
      <w:r w:rsidRPr="001F342D">
        <w:rPr>
          <w:rFonts w:ascii="Times New Roman" w:hAnsi="Times New Roman" w:cs="Times New Roman"/>
          <w:color w:val="000000"/>
        </w:rPr>
        <w:t>pushed</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hamster</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modeling</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to</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the</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forefront</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due</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to</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its</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advantages</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over</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mice</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in</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recapitulating</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human</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pathology</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and</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transmission</w:t>
      </w:r>
      <w:r w:rsidRPr="00E94FE5">
        <w:rPr>
          <w:rFonts w:ascii="Times New Roman" w:hAnsi="Times New Roman" w:cs="Times New Roman"/>
          <w:color w:val="000000"/>
          <w:lang w:val="ru-RU"/>
        </w:rPr>
        <w:t xml:space="preserve"> (</w:t>
      </w:r>
      <w:r w:rsidRPr="001F342D">
        <w:rPr>
          <w:rFonts w:ascii="Times New Roman" w:hAnsi="Times New Roman" w:cs="Times New Roman"/>
        </w:rPr>
        <w:t>Reyna</w:t>
      </w:r>
      <w:r w:rsidRPr="00E94FE5">
        <w:rPr>
          <w:rFonts w:ascii="Times New Roman" w:hAnsi="Times New Roman" w:cs="Times New Roman"/>
          <w:lang w:val="ru-RU"/>
        </w:rPr>
        <w:t xml:space="preserve"> </w:t>
      </w:r>
      <w:r w:rsidRPr="001F342D">
        <w:rPr>
          <w:rFonts w:ascii="Times New Roman" w:hAnsi="Times New Roman" w:cs="Times New Roman"/>
        </w:rPr>
        <w:t>et</w:t>
      </w:r>
      <w:r w:rsidRPr="00E94FE5">
        <w:rPr>
          <w:rFonts w:ascii="Times New Roman" w:hAnsi="Times New Roman" w:cs="Times New Roman"/>
          <w:lang w:val="ru-RU"/>
        </w:rPr>
        <w:t xml:space="preserve"> </w:t>
      </w:r>
      <w:r w:rsidRPr="001F342D">
        <w:rPr>
          <w:rFonts w:ascii="Times New Roman" w:hAnsi="Times New Roman" w:cs="Times New Roman"/>
        </w:rPr>
        <w:t>al</w:t>
      </w:r>
      <w:r w:rsidRPr="00E94FE5">
        <w:rPr>
          <w:rFonts w:ascii="Times New Roman" w:hAnsi="Times New Roman" w:cs="Times New Roman"/>
          <w:lang w:val="ru-RU"/>
        </w:rPr>
        <w:t>., 2025</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однако</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на</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данный</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момент</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мыши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крысы</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остаются</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основными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лабораторными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животными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для изучения различных заболеваний</w:t>
      </w:r>
      <w:r w:rsidRPr="00E94FE5">
        <w:rPr>
          <w:rFonts w:ascii="Times New Roman" w:hAnsi="Times New Roman" w:cs="Times New Roman"/>
          <w:color w:val="000000"/>
          <w:lang w:val="ru-RU"/>
        </w:rPr>
        <w:t>.</w:t>
      </w:r>
      <w:r>
        <w:rPr>
          <w:rFonts w:ascii="Times New Roman" w:hAnsi="Times New Roman" w:cs="Times New Roman"/>
          <w:color w:val="000000"/>
          <w:lang w:val="ru-RU"/>
        </w:rPr>
        <w:t xml:space="preserve"> </w:t>
      </w:r>
      <w:r w:rsidRPr="00166D23">
        <w:rPr>
          <w:rFonts w:ascii="Times New Roman" w:hAnsi="Times New Roman" w:cs="Times New Roman"/>
          <w:lang w:val="ru-RU"/>
        </w:rPr>
        <w:t xml:space="preserve">В этом контексте выбор </w:t>
      </w:r>
      <w:r>
        <w:rPr>
          <w:rFonts w:ascii="Times New Roman" w:hAnsi="Times New Roman" w:cs="Times New Roman"/>
          <w:lang w:val="ru-RU"/>
        </w:rPr>
        <w:t>оптимальной</w:t>
      </w:r>
      <w:r w:rsidRPr="00166D23">
        <w:rPr>
          <w:rFonts w:ascii="Times New Roman" w:hAnsi="Times New Roman" w:cs="Times New Roman"/>
          <w:lang w:val="ru-RU"/>
        </w:rPr>
        <w:t xml:space="preserve"> экспериментальной модели представляется принципиально важным для корректного изучения патогенеза</w:t>
      </w:r>
      <w:r>
        <w:rPr>
          <w:rFonts w:ascii="Times New Roman" w:hAnsi="Times New Roman" w:cs="Times New Roman"/>
          <w:lang w:val="ru-RU"/>
        </w:rPr>
        <w:t xml:space="preserve"> различных заболеваний, в том числе</w:t>
      </w:r>
      <w:r w:rsidRPr="00166D23">
        <w:rPr>
          <w:rFonts w:ascii="Times New Roman" w:hAnsi="Times New Roman" w:cs="Times New Roman"/>
          <w:lang w:val="ru-RU"/>
        </w:rPr>
        <w:t xml:space="preserve"> </w:t>
      </w:r>
      <w:r>
        <w:rPr>
          <w:rFonts w:ascii="Times New Roman" w:hAnsi="Times New Roman" w:cs="Times New Roman"/>
          <w:lang w:val="ru-RU"/>
        </w:rPr>
        <w:t>описторхоза</w:t>
      </w:r>
      <w:r w:rsidRPr="00166D23">
        <w:rPr>
          <w:rFonts w:ascii="Times New Roman" w:hAnsi="Times New Roman" w:cs="Times New Roman"/>
          <w:lang w:val="ru-RU"/>
        </w:rPr>
        <w:t>.</w:t>
      </w:r>
    </w:p>
    <w:p w14:paraId="7D8D69EF" w14:textId="77777777" w:rsidR="009837B8" w:rsidRDefault="009837B8" w:rsidP="009837B8">
      <w:pPr>
        <w:spacing w:after="0" w:line="276" w:lineRule="auto"/>
        <w:ind w:firstLine="567"/>
        <w:jc w:val="both"/>
        <w:rPr>
          <w:rFonts w:ascii="Times New Roman" w:hAnsi="Times New Roman" w:cs="Times New Roman"/>
          <w:lang w:val="ru-RU"/>
        </w:rPr>
      </w:pPr>
    </w:p>
    <w:p w14:paraId="3526016B" w14:textId="77777777" w:rsidR="009837B8" w:rsidRDefault="009837B8" w:rsidP="009837B8">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 xml:space="preserve">В рамках данного исследования мы сконцентрировали наше внимание на оценке </w:t>
      </w:r>
      <w:r>
        <w:rPr>
          <w:rFonts w:ascii="Times New Roman" w:hAnsi="Times New Roman" w:cs="Times New Roman"/>
        </w:rPr>
        <w:t>face</w:t>
      </w:r>
      <w:r w:rsidRPr="00FC48F7">
        <w:rPr>
          <w:rFonts w:ascii="Times New Roman" w:hAnsi="Times New Roman" w:cs="Times New Roman"/>
          <w:lang w:val="ru-RU"/>
        </w:rPr>
        <w:t xml:space="preserve"> </w:t>
      </w:r>
      <w:r>
        <w:rPr>
          <w:rFonts w:ascii="Times New Roman" w:hAnsi="Times New Roman" w:cs="Times New Roman"/>
        </w:rPr>
        <w:t>validity</w:t>
      </w:r>
      <w:r w:rsidRPr="00FC48F7">
        <w:rPr>
          <w:rFonts w:ascii="Times New Roman" w:hAnsi="Times New Roman" w:cs="Times New Roman"/>
          <w:lang w:val="ru-RU"/>
        </w:rPr>
        <w:t xml:space="preserve"> </w:t>
      </w:r>
      <w:r>
        <w:rPr>
          <w:rFonts w:ascii="Times New Roman" w:hAnsi="Times New Roman" w:cs="Times New Roman"/>
        </w:rPr>
        <w:t>of</w:t>
      </w:r>
      <w:r w:rsidRPr="00FC48F7">
        <w:rPr>
          <w:rFonts w:ascii="Times New Roman" w:hAnsi="Times New Roman" w:cs="Times New Roman"/>
          <w:lang w:val="ru-RU"/>
        </w:rPr>
        <w:t xml:space="preserve"> </w:t>
      </w:r>
      <w:r>
        <w:rPr>
          <w:rFonts w:ascii="Times New Roman" w:hAnsi="Times New Roman" w:cs="Times New Roman"/>
        </w:rPr>
        <w:t>O</w:t>
      </w:r>
      <w:r w:rsidRPr="00FC48F7">
        <w:rPr>
          <w:rFonts w:ascii="Times New Roman" w:hAnsi="Times New Roman" w:cs="Times New Roman"/>
          <w:lang w:val="ru-RU"/>
        </w:rPr>
        <w:t xml:space="preserve">. </w:t>
      </w:r>
      <w:r>
        <w:rPr>
          <w:rFonts w:ascii="Times New Roman" w:hAnsi="Times New Roman" w:cs="Times New Roman"/>
        </w:rPr>
        <w:t>felineus</w:t>
      </w:r>
      <w:r w:rsidRPr="00FC48F7">
        <w:rPr>
          <w:rFonts w:ascii="Times New Roman" w:hAnsi="Times New Roman" w:cs="Times New Roman"/>
          <w:lang w:val="ru-RU"/>
        </w:rPr>
        <w:t xml:space="preserve"> </w:t>
      </w:r>
      <w:r>
        <w:rPr>
          <w:rFonts w:ascii="Times New Roman" w:hAnsi="Times New Roman" w:cs="Times New Roman"/>
        </w:rPr>
        <w:t>infection</w:t>
      </w:r>
      <w:r w:rsidRPr="00FC48F7">
        <w:rPr>
          <w:rFonts w:ascii="Times New Roman" w:hAnsi="Times New Roman" w:cs="Times New Roman"/>
          <w:lang w:val="ru-RU"/>
        </w:rPr>
        <w:t xml:space="preserve"> </w:t>
      </w:r>
      <w:r>
        <w:rPr>
          <w:rFonts w:ascii="Times New Roman" w:hAnsi="Times New Roman" w:cs="Times New Roman"/>
          <w:lang w:val="ru-RU"/>
        </w:rPr>
        <w:t>на нескольких популярных лабораторных моделях</w:t>
      </w:r>
      <w:r w:rsidRPr="006F0FB3">
        <w:rPr>
          <w:rFonts w:ascii="Times New Roman" w:hAnsi="Times New Roman" w:cs="Times New Roman"/>
          <w:lang w:val="ru-RU"/>
        </w:rPr>
        <w:t xml:space="preserve">: </w:t>
      </w:r>
      <w:r>
        <w:rPr>
          <w:rFonts w:ascii="Times New Roman" w:hAnsi="Times New Roman" w:cs="Times New Roman"/>
          <w:lang w:val="ru-RU"/>
        </w:rPr>
        <w:t xml:space="preserve">крысах, мышах и хомячках. </w:t>
      </w:r>
    </w:p>
    <w:p w14:paraId="0E1128A3" w14:textId="7C4B4207" w:rsidR="009837B8" w:rsidRPr="00EB0E98" w:rsidRDefault="009837B8" w:rsidP="009837B8">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 xml:space="preserve">В начале мы оценивали способность лабораторных животных заражаться </w:t>
      </w:r>
      <w:r>
        <w:rPr>
          <w:rFonts w:ascii="Times New Roman" w:hAnsi="Times New Roman" w:cs="Times New Roman"/>
        </w:rPr>
        <w:t>O</w:t>
      </w:r>
      <w:r w:rsidRPr="003703F6">
        <w:rPr>
          <w:rFonts w:ascii="Times New Roman" w:hAnsi="Times New Roman" w:cs="Times New Roman"/>
          <w:lang w:val="ru-RU"/>
        </w:rPr>
        <w:t xml:space="preserve">. </w:t>
      </w:r>
      <w:r>
        <w:rPr>
          <w:rFonts w:ascii="Times New Roman" w:hAnsi="Times New Roman" w:cs="Times New Roman"/>
        </w:rPr>
        <w:t>felineus</w:t>
      </w:r>
      <w:r w:rsidRPr="003703F6">
        <w:rPr>
          <w:rFonts w:ascii="Times New Roman" w:hAnsi="Times New Roman" w:cs="Times New Roman"/>
          <w:lang w:val="ru-RU"/>
        </w:rPr>
        <w:t xml:space="preserve">. </w:t>
      </w:r>
      <w:r w:rsidRPr="00166D23">
        <w:rPr>
          <w:rFonts w:ascii="Times New Roman" w:hAnsi="Times New Roman" w:cs="Times New Roman"/>
          <w:lang w:val="ru-RU"/>
        </w:rPr>
        <w:t xml:space="preserve">Продукция яиц у хомячков </w:t>
      </w:r>
      <w:r w:rsidRPr="00166D23">
        <w:rPr>
          <w:rFonts w:ascii="Times New Roman" w:hAnsi="Times New Roman" w:cs="Times New Roman"/>
        </w:rPr>
        <w:t>M</w:t>
      </w:r>
      <w:r w:rsidRPr="00166D23">
        <w:rPr>
          <w:rFonts w:ascii="Times New Roman" w:hAnsi="Times New Roman" w:cs="Times New Roman"/>
          <w:lang w:val="ru-RU"/>
        </w:rPr>
        <w:t xml:space="preserve">. </w:t>
      </w:r>
      <w:r w:rsidRPr="00166D23">
        <w:rPr>
          <w:rFonts w:ascii="Times New Roman" w:hAnsi="Times New Roman" w:cs="Times New Roman"/>
        </w:rPr>
        <w:t>auratus</w:t>
      </w:r>
      <w:r w:rsidRPr="00166D23">
        <w:rPr>
          <w:rFonts w:ascii="Times New Roman" w:hAnsi="Times New Roman" w:cs="Times New Roman"/>
          <w:lang w:val="ru-RU"/>
        </w:rPr>
        <w:t xml:space="preserve"> наблюдалась преимущественно </w:t>
      </w:r>
      <w:r>
        <w:rPr>
          <w:rFonts w:ascii="Times New Roman" w:hAnsi="Times New Roman" w:cs="Times New Roman"/>
          <w:lang w:val="ru-RU"/>
        </w:rPr>
        <w:t>спустя</w:t>
      </w:r>
      <w:r w:rsidRPr="00166D23">
        <w:rPr>
          <w:rFonts w:ascii="Times New Roman" w:hAnsi="Times New Roman" w:cs="Times New Roman"/>
          <w:lang w:val="ru-RU"/>
        </w:rPr>
        <w:t xml:space="preserve"> 3 месяц</w:t>
      </w:r>
      <w:r>
        <w:rPr>
          <w:rFonts w:ascii="Times New Roman" w:hAnsi="Times New Roman" w:cs="Times New Roman"/>
          <w:lang w:val="ru-RU"/>
        </w:rPr>
        <w:t>а</w:t>
      </w:r>
      <w:r w:rsidRPr="00166D23">
        <w:rPr>
          <w:rFonts w:ascii="Times New Roman" w:hAnsi="Times New Roman" w:cs="Times New Roman"/>
          <w:lang w:val="ru-RU"/>
        </w:rPr>
        <w:t xml:space="preserve"> инфекции, </w:t>
      </w:r>
      <w:r>
        <w:rPr>
          <w:rFonts w:ascii="Times New Roman" w:hAnsi="Times New Roman" w:cs="Times New Roman"/>
          <w:lang w:val="ru-RU"/>
        </w:rPr>
        <w:t xml:space="preserve">то есть в хронический период заболевания, </w:t>
      </w:r>
      <w:r w:rsidRPr="00166D23">
        <w:rPr>
          <w:rFonts w:ascii="Times New Roman" w:hAnsi="Times New Roman" w:cs="Times New Roman"/>
          <w:lang w:val="ru-RU"/>
        </w:rPr>
        <w:t xml:space="preserve">что является нормальным для этой </w:t>
      </w:r>
      <w:r w:rsidRPr="00166D23">
        <w:rPr>
          <w:rFonts w:ascii="Times New Roman" w:hAnsi="Times New Roman" w:cs="Times New Roman"/>
        </w:rPr>
        <w:t>animal</w:t>
      </w:r>
      <w:r w:rsidRPr="00166D23">
        <w:rPr>
          <w:rFonts w:ascii="Times New Roman" w:hAnsi="Times New Roman" w:cs="Times New Roman"/>
          <w:lang w:val="ru-RU"/>
        </w:rPr>
        <w:t xml:space="preserve"> </w:t>
      </w:r>
      <w:r w:rsidRPr="00166D23">
        <w:rPr>
          <w:rFonts w:ascii="Times New Roman" w:hAnsi="Times New Roman" w:cs="Times New Roman"/>
        </w:rPr>
        <w:t>model</w:t>
      </w:r>
      <w:r w:rsidRPr="00166D23">
        <w:rPr>
          <w:rFonts w:ascii="Times New Roman" w:hAnsi="Times New Roman" w:cs="Times New Roman"/>
          <w:lang w:val="ru-RU"/>
        </w:rPr>
        <w:t xml:space="preserve">. Это связано с созреванием паразитических червей и достижения ими половой зрелости. У мышей C57Bl/6j и BALB/c прослеживалась аналогичная динамика, то есть количество яиц, обнаруженных в фекалиях, преобладало на третьем месяце по сравнению с первым. Несмотря на это, их количество на одного червя было значительно ниже, чем у </w:t>
      </w:r>
      <w:r w:rsidRPr="00166D23">
        <w:rPr>
          <w:rFonts w:ascii="Times New Roman" w:hAnsi="Times New Roman" w:cs="Times New Roman"/>
        </w:rPr>
        <w:t>M</w:t>
      </w:r>
      <w:r w:rsidRPr="00166D23">
        <w:rPr>
          <w:rFonts w:ascii="Times New Roman" w:hAnsi="Times New Roman" w:cs="Times New Roman"/>
          <w:lang w:val="ru-RU"/>
        </w:rPr>
        <w:t xml:space="preserve">. </w:t>
      </w:r>
      <w:r w:rsidRPr="00166D23">
        <w:rPr>
          <w:rFonts w:ascii="Times New Roman" w:hAnsi="Times New Roman" w:cs="Times New Roman"/>
        </w:rPr>
        <w:t>auratus</w:t>
      </w:r>
      <w:r>
        <w:rPr>
          <w:rFonts w:ascii="Times New Roman" w:hAnsi="Times New Roman" w:cs="Times New Roman"/>
          <w:lang w:val="ru-RU"/>
        </w:rPr>
        <w:t xml:space="preserve">. Помимо этого, у мышей не было детектировано образование </w:t>
      </w:r>
      <w:r>
        <w:rPr>
          <w:rFonts w:ascii="Times New Roman" w:hAnsi="Times New Roman" w:cs="Times New Roman"/>
        </w:rPr>
        <w:t>egg</w:t>
      </w:r>
      <w:r w:rsidRPr="000C6A68">
        <w:rPr>
          <w:rFonts w:ascii="Times New Roman" w:hAnsi="Times New Roman" w:cs="Times New Roman"/>
          <w:lang w:val="ru-RU"/>
        </w:rPr>
        <w:t xml:space="preserve"> </w:t>
      </w:r>
      <w:r>
        <w:rPr>
          <w:rFonts w:ascii="Times New Roman" w:hAnsi="Times New Roman" w:cs="Times New Roman"/>
        </w:rPr>
        <w:t>granulomas</w:t>
      </w:r>
      <w:r>
        <w:rPr>
          <w:rFonts w:ascii="Times New Roman" w:hAnsi="Times New Roman" w:cs="Times New Roman"/>
          <w:lang w:val="ru-RU"/>
        </w:rPr>
        <w:t xml:space="preserve"> в ткани печени, другого характерного признака</w:t>
      </w:r>
      <w:del w:id="170" w:author="Пахарукова Мария Юрьевна" w:date="2026-10-19T14:07:00Z">
        <w:r w:rsidDel="007B3A8D">
          <w:rPr>
            <w:rFonts w:ascii="Times New Roman" w:hAnsi="Times New Roman" w:cs="Times New Roman"/>
            <w:lang w:val="ru-RU"/>
          </w:rPr>
          <w:delText xml:space="preserve"> </w:delText>
        </w:r>
      </w:del>
      <w:ins w:id="171" w:author="Пахарукова Мария Юрьевна" w:date="2026-10-19T14:07:00Z">
        <w:r w:rsidR="007B3A8D">
          <w:rPr>
            <w:rFonts w:ascii="Times New Roman" w:hAnsi="Times New Roman" w:cs="Times New Roman"/>
            <w:lang w:val="ru-RU"/>
          </w:rPr>
          <w:t xml:space="preserve"> осложнений описторхоза</w:t>
        </w:r>
      </w:ins>
      <w:del w:id="172" w:author="Пахарукова Мария Юрьевна" w:date="2026-10-19T14:07:00Z">
        <w:r w:rsidDel="007B3A8D">
          <w:rPr>
            <w:rFonts w:ascii="Times New Roman" w:hAnsi="Times New Roman" w:cs="Times New Roman"/>
            <w:lang w:val="ru-RU"/>
          </w:rPr>
          <w:delText>половой зрелости описторхов</w:delText>
        </w:r>
      </w:del>
      <w:r>
        <w:rPr>
          <w:rFonts w:ascii="Times New Roman" w:hAnsi="Times New Roman" w:cs="Times New Roman"/>
          <w:lang w:val="ru-RU"/>
        </w:rPr>
        <w:t>. В совокупности, данные указывают</w:t>
      </w:r>
      <w:r w:rsidRPr="00166D23">
        <w:rPr>
          <w:rFonts w:ascii="Times New Roman" w:hAnsi="Times New Roman" w:cs="Times New Roman"/>
          <w:lang w:val="ru-RU"/>
        </w:rPr>
        <w:t xml:space="preserve"> на то, что у мышей </w:t>
      </w:r>
      <w:proofErr w:type="spellStart"/>
      <w:r w:rsidRPr="00166D23">
        <w:rPr>
          <w:rFonts w:ascii="Times New Roman" w:hAnsi="Times New Roman" w:cs="Times New Roman"/>
          <w:lang w:val="ru-RU"/>
        </w:rPr>
        <w:t>описторхи</w:t>
      </w:r>
      <w:proofErr w:type="spellEnd"/>
      <w:r>
        <w:rPr>
          <w:rFonts w:ascii="Times New Roman" w:hAnsi="Times New Roman" w:cs="Times New Roman"/>
          <w:lang w:val="ru-RU"/>
        </w:rPr>
        <w:t xml:space="preserve"> развиваются медленнее и </w:t>
      </w:r>
      <w:r w:rsidRPr="00166D23">
        <w:rPr>
          <w:rFonts w:ascii="Times New Roman" w:hAnsi="Times New Roman" w:cs="Times New Roman"/>
          <w:lang w:val="ru-RU"/>
        </w:rPr>
        <w:t>не достигают половой зрелости к 3-му месяцу.</w:t>
      </w:r>
      <w:r>
        <w:rPr>
          <w:rFonts w:ascii="Times New Roman" w:hAnsi="Times New Roman" w:cs="Times New Roman"/>
          <w:lang w:val="ru-RU"/>
        </w:rPr>
        <w:t xml:space="preserve"> К сожалению, не</w:t>
      </w:r>
      <w:del w:id="173" w:author="Пахарукова Мария Юрьевна" w:date="2026-10-19T14:08:00Z">
        <w:r w:rsidDel="007B3A8D">
          <w:rPr>
            <w:rFonts w:ascii="Times New Roman" w:hAnsi="Times New Roman" w:cs="Times New Roman"/>
            <w:lang w:val="ru-RU"/>
          </w:rPr>
          <w:delText xml:space="preserve"> </w:delText>
        </w:r>
      </w:del>
      <w:r>
        <w:rPr>
          <w:rFonts w:ascii="Times New Roman" w:hAnsi="Times New Roman" w:cs="Times New Roman"/>
          <w:lang w:val="ru-RU"/>
        </w:rPr>
        <w:t>известна дальнейшая динамика описторхоза у мышей. Если даже спустя три месяца описторхиды не достигают половой зрелости, существует вероятность, что и при большей длительности инфекции этого не происходит в полной мере.</w:t>
      </w:r>
      <w:r w:rsidRPr="00166D23">
        <w:rPr>
          <w:rFonts w:ascii="Times New Roman" w:hAnsi="Times New Roman" w:cs="Times New Roman"/>
          <w:lang w:val="ru-RU"/>
        </w:rPr>
        <w:t xml:space="preserve"> </w:t>
      </w:r>
    </w:p>
    <w:p w14:paraId="4350A29F" w14:textId="5487B7F6" w:rsidR="009837B8" w:rsidRPr="007B3A8D" w:rsidRDefault="009837B8" w:rsidP="009837B8">
      <w:pPr>
        <w:spacing w:after="0" w:line="276" w:lineRule="auto"/>
        <w:ind w:firstLine="567"/>
        <w:jc w:val="both"/>
        <w:rPr>
          <w:rFonts w:ascii="Times New Roman" w:hAnsi="Times New Roman" w:cs="Times New Roman"/>
          <w:lang w:val="ru-RU"/>
          <w:rPrChange w:id="174" w:author="Пахарукова Мария Юрьевна" w:date="2026-10-19T14:09:00Z">
            <w:rPr>
              <w:rFonts w:ascii="Times New Roman" w:hAnsi="Times New Roman" w:cs="Times New Roman"/>
              <w:lang w:val="ru-RU"/>
            </w:rPr>
          </w:rPrChange>
        </w:rPr>
      </w:pPr>
      <w:r w:rsidRPr="00166D23">
        <w:rPr>
          <w:rFonts w:ascii="Times New Roman" w:hAnsi="Times New Roman" w:cs="Times New Roman"/>
          <w:lang w:val="ru-RU"/>
        </w:rPr>
        <w:t>Также количество</w:t>
      </w:r>
      <w:r>
        <w:rPr>
          <w:rFonts w:ascii="Times New Roman" w:hAnsi="Times New Roman" w:cs="Times New Roman"/>
          <w:lang w:val="ru-RU"/>
        </w:rPr>
        <w:t xml:space="preserve"> выделенных из печени </w:t>
      </w:r>
      <w:r w:rsidRPr="00166D23">
        <w:rPr>
          <w:rFonts w:ascii="Times New Roman" w:hAnsi="Times New Roman" w:cs="Times New Roman"/>
          <w:lang w:val="ru-RU"/>
        </w:rPr>
        <w:t>червей</w:t>
      </w:r>
      <w:r>
        <w:rPr>
          <w:rFonts w:ascii="Times New Roman" w:hAnsi="Times New Roman" w:cs="Times New Roman"/>
          <w:lang w:val="ru-RU"/>
        </w:rPr>
        <w:t xml:space="preserve"> </w:t>
      </w:r>
      <w:r w:rsidRPr="00166D23">
        <w:rPr>
          <w:rFonts w:ascii="Times New Roman" w:hAnsi="Times New Roman" w:cs="Times New Roman"/>
          <w:lang w:val="ru-RU"/>
        </w:rPr>
        <w:t xml:space="preserve">у хомячков достигает наибольшего уровня. </w:t>
      </w:r>
      <w:r>
        <w:rPr>
          <w:rFonts w:ascii="Times New Roman" w:hAnsi="Times New Roman" w:cs="Times New Roman"/>
          <w:lang w:val="ru-RU"/>
        </w:rPr>
        <w:t xml:space="preserve">Мыши линии </w:t>
      </w:r>
      <w:r w:rsidRPr="00166D23">
        <w:rPr>
          <w:rFonts w:ascii="Times New Roman" w:hAnsi="Times New Roman" w:cs="Times New Roman"/>
          <w:lang w:val="ru-RU"/>
        </w:rPr>
        <w:t>BALB/c</w:t>
      </w:r>
      <w:r>
        <w:rPr>
          <w:rFonts w:ascii="Times New Roman" w:hAnsi="Times New Roman" w:cs="Times New Roman"/>
          <w:lang w:val="ru-RU"/>
        </w:rPr>
        <w:t xml:space="preserve"> и </w:t>
      </w:r>
      <w:r w:rsidRPr="00166D23">
        <w:rPr>
          <w:rFonts w:ascii="Times New Roman" w:hAnsi="Times New Roman" w:cs="Times New Roman"/>
          <w:lang w:val="ru-RU"/>
        </w:rPr>
        <w:t>C57Bl/6j</w:t>
      </w:r>
      <w:r>
        <w:rPr>
          <w:rFonts w:ascii="Times New Roman" w:hAnsi="Times New Roman" w:cs="Times New Roman"/>
          <w:lang w:val="ru-RU"/>
        </w:rPr>
        <w:t xml:space="preserve"> обладали заметно менее выраженной </w:t>
      </w:r>
      <w:r>
        <w:rPr>
          <w:rFonts w:ascii="Times New Roman" w:hAnsi="Times New Roman" w:cs="Times New Roman"/>
          <w:lang w:val="ru-RU"/>
        </w:rPr>
        <w:lastRenderedPageBreak/>
        <w:t>чувствительностью к описторхозу. Тем не менее, в небольшом количестве описторхиды приживились и у них. При этом, к</w:t>
      </w:r>
      <w:r w:rsidRPr="00166D23">
        <w:rPr>
          <w:rFonts w:ascii="Times New Roman" w:hAnsi="Times New Roman" w:cs="Times New Roman"/>
          <w:lang w:val="ru-RU"/>
        </w:rPr>
        <w:t xml:space="preserve">рысы линии </w:t>
      </w:r>
      <w:r w:rsidRPr="00166D23">
        <w:rPr>
          <w:rFonts w:ascii="Times New Roman" w:hAnsi="Times New Roman" w:cs="Times New Roman"/>
        </w:rPr>
        <w:t>WISTAR</w:t>
      </w:r>
      <w:r w:rsidRPr="00166D23">
        <w:rPr>
          <w:rFonts w:ascii="Times New Roman" w:hAnsi="Times New Roman" w:cs="Times New Roman"/>
          <w:lang w:val="ru-RU"/>
        </w:rPr>
        <w:t xml:space="preserve"> продемонстрировали полную резистентность к заражению </w:t>
      </w:r>
      <w:r w:rsidRPr="00166D23">
        <w:rPr>
          <w:rFonts w:ascii="Times New Roman" w:hAnsi="Times New Roman" w:cs="Times New Roman"/>
        </w:rPr>
        <w:t>O</w:t>
      </w:r>
      <w:r w:rsidRPr="00166D23">
        <w:rPr>
          <w:rFonts w:ascii="Times New Roman" w:hAnsi="Times New Roman" w:cs="Times New Roman"/>
          <w:lang w:val="ru-RU"/>
        </w:rPr>
        <w:t xml:space="preserve">. </w:t>
      </w:r>
      <w:r w:rsidRPr="00166D23">
        <w:rPr>
          <w:rFonts w:ascii="Times New Roman" w:hAnsi="Times New Roman" w:cs="Times New Roman"/>
        </w:rPr>
        <w:t>felineus</w:t>
      </w:r>
      <w:r>
        <w:rPr>
          <w:rFonts w:ascii="Times New Roman" w:hAnsi="Times New Roman" w:cs="Times New Roman"/>
          <w:lang w:val="ru-RU"/>
        </w:rPr>
        <w:t xml:space="preserve"> – яйца </w:t>
      </w:r>
      <w:proofErr w:type="spellStart"/>
      <w:r>
        <w:rPr>
          <w:rFonts w:ascii="Times New Roman" w:hAnsi="Times New Roman" w:cs="Times New Roman"/>
          <w:lang w:val="ru-RU"/>
        </w:rPr>
        <w:t>описторха</w:t>
      </w:r>
      <w:proofErr w:type="spellEnd"/>
      <w:r>
        <w:rPr>
          <w:rFonts w:ascii="Times New Roman" w:hAnsi="Times New Roman" w:cs="Times New Roman"/>
          <w:lang w:val="ru-RU"/>
        </w:rPr>
        <w:t>, а также паразитические черви не были детектированы.</w:t>
      </w:r>
      <w:ins w:id="175" w:author="Пахарукова Мария Юрьевна" w:date="2026-10-19T14:08:00Z">
        <w:r w:rsidR="007B3A8D">
          <w:rPr>
            <w:rFonts w:ascii="Times New Roman" w:hAnsi="Times New Roman" w:cs="Times New Roman"/>
            <w:lang w:val="ru-RU"/>
          </w:rPr>
          <w:t xml:space="preserve"> </w:t>
        </w:r>
      </w:ins>
    </w:p>
    <w:p w14:paraId="077B8A74" w14:textId="308C1277" w:rsidR="009837B8" w:rsidRPr="00166D23" w:rsidRDefault="007B3A8D" w:rsidP="009837B8">
      <w:pPr>
        <w:spacing w:after="0" w:line="276" w:lineRule="auto"/>
        <w:ind w:firstLine="567"/>
        <w:jc w:val="both"/>
        <w:rPr>
          <w:rFonts w:ascii="Times New Roman" w:hAnsi="Times New Roman" w:cs="Times New Roman"/>
          <w:lang w:val="ru-RU"/>
        </w:rPr>
      </w:pPr>
      <w:ins w:id="176" w:author="Пахарукова Мария Юрьевна" w:date="2026-10-19T14:10:00Z">
        <w:r>
          <w:rPr>
            <w:rFonts w:ascii="Times New Roman" w:hAnsi="Times New Roman" w:cs="Times New Roman"/>
            <w:lang w:val="ru-RU"/>
          </w:rPr>
          <w:t>Из всех выбранных модельных грызунов п</w:t>
        </w:r>
      </w:ins>
      <w:del w:id="177" w:author="Пахарукова Мария Юрьевна" w:date="2026-10-19T14:11:00Z">
        <w:r w:rsidR="009837B8" w:rsidDel="007B3A8D">
          <w:rPr>
            <w:rFonts w:ascii="Times New Roman" w:hAnsi="Times New Roman" w:cs="Times New Roman"/>
            <w:lang w:val="ru-RU"/>
          </w:rPr>
          <w:delText>П</w:delText>
        </w:r>
      </w:del>
      <w:r w:rsidR="009837B8">
        <w:rPr>
          <w:rFonts w:ascii="Times New Roman" w:hAnsi="Times New Roman" w:cs="Times New Roman"/>
          <w:lang w:val="ru-RU"/>
        </w:rPr>
        <w:t>роявления</w:t>
      </w:r>
      <w:r w:rsidR="009837B8" w:rsidRPr="00166D23">
        <w:rPr>
          <w:rFonts w:ascii="Times New Roman" w:hAnsi="Times New Roman" w:cs="Times New Roman"/>
          <w:lang w:val="ru-RU"/>
        </w:rPr>
        <w:t xml:space="preserve"> инвазии </w:t>
      </w:r>
      <w:r w:rsidR="009837B8" w:rsidRPr="00166D23">
        <w:rPr>
          <w:rFonts w:ascii="Times New Roman" w:hAnsi="Times New Roman" w:cs="Times New Roman"/>
        </w:rPr>
        <w:t>O</w:t>
      </w:r>
      <w:r w:rsidR="009837B8" w:rsidRPr="00166D23">
        <w:rPr>
          <w:rFonts w:ascii="Times New Roman" w:hAnsi="Times New Roman" w:cs="Times New Roman"/>
          <w:lang w:val="ru-RU"/>
        </w:rPr>
        <w:t xml:space="preserve">. </w:t>
      </w:r>
      <w:r w:rsidR="009837B8" w:rsidRPr="00166D23">
        <w:rPr>
          <w:rFonts w:ascii="Times New Roman" w:hAnsi="Times New Roman" w:cs="Times New Roman"/>
        </w:rPr>
        <w:t>felineus</w:t>
      </w:r>
      <w:r w:rsidR="009837B8" w:rsidRPr="00166D23">
        <w:rPr>
          <w:rFonts w:ascii="Times New Roman" w:hAnsi="Times New Roman" w:cs="Times New Roman"/>
          <w:lang w:val="ru-RU"/>
        </w:rPr>
        <w:t xml:space="preserve"> – воспаление, фиброз</w:t>
      </w:r>
      <w:r w:rsidR="009837B8">
        <w:rPr>
          <w:rFonts w:ascii="Times New Roman" w:hAnsi="Times New Roman" w:cs="Times New Roman"/>
          <w:lang w:val="ru-RU"/>
        </w:rPr>
        <w:t xml:space="preserve"> и гиперплазия – также были в наибольшей степени выражены у Сирийских хомячков. Это</w:t>
      </w:r>
      <w:r w:rsidR="009837B8" w:rsidRPr="00166D23">
        <w:rPr>
          <w:rFonts w:ascii="Times New Roman" w:hAnsi="Times New Roman" w:cs="Times New Roman"/>
          <w:lang w:val="ru-RU"/>
        </w:rPr>
        <w:t xml:space="preserve"> согласуются с </w:t>
      </w:r>
      <w:r w:rsidR="009837B8">
        <w:rPr>
          <w:rFonts w:ascii="Times New Roman" w:hAnsi="Times New Roman" w:cs="Times New Roman"/>
          <w:lang w:val="ru-RU"/>
        </w:rPr>
        <w:t>изменениями, характерными для</w:t>
      </w:r>
      <w:r w:rsidR="009837B8" w:rsidRPr="00166D23">
        <w:rPr>
          <w:rFonts w:ascii="Times New Roman" w:hAnsi="Times New Roman" w:cs="Times New Roman"/>
          <w:lang w:val="ru-RU"/>
        </w:rPr>
        <w:t xml:space="preserve"> людей, с хронической формой </w:t>
      </w:r>
      <w:r w:rsidR="009837B8" w:rsidRPr="00166D23">
        <w:rPr>
          <w:rFonts w:ascii="Times New Roman" w:hAnsi="Times New Roman" w:cs="Times New Roman"/>
          <w:i/>
          <w:iCs/>
        </w:rPr>
        <w:t>O</w:t>
      </w:r>
      <w:r w:rsidR="009837B8" w:rsidRPr="00166D23">
        <w:rPr>
          <w:rFonts w:ascii="Times New Roman" w:hAnsi="Times New Roman" w:cs="Times New Roman"/>
          <w:i/>
          <w:iCs/>
          <w:lang w:val="ru-RU"/>
        </w:rPr>
        <w:t xml:space="preserve">. </w:t>
      </w:r>
      <w:r w:rsidR="009837B8" w:rsidRPr="00166D23">
        <w:rPr>
          <w:rFonts w:ascii="Times New Roman" w:hAnsi="Times New Roman" w:cs="Times New Roman"/>
          <w:i/>
          <w:iCs/>
        </w:rPr>
        <w:t>felineus</w:t>
      </w:r>
      <w:r w:rsidR="009837B8" w:rsidRPr="00166D23">
        <w:rPr>
          <w:rFonts w:ascii="Times New Roman" w:hAnsi="Times New Roman" w:cs="Times New Roman"/>
          <w:lang w:val="ru-RU"/>
        </w:rPr>
        <w:t xml:space="preserve"> инфекции </w:t>
      </w:r>
      <w:r w:rsidR="009837B8" w:rsidRPr="00166D23">
        <w:rPr>
          <w:rFonts w:ascii="Times New Roman" w:hAnsi="Times New Roman" w:cs="Times New Roman"/>
          <w:lang w:val="ru-RU"/>
        </w:rPr>
        <w:fldChar w:fldCharType="begin"/>
      </w:r>
      <w:r w:rsidR="009837B8" w:rsidRPr="00166D23">
        <w:rPr>
          <w:rFonts w:ascii="Times New Roman" w:hAnsi="Times New Roman" w:cs="Times New Roman"/>
          <w:lang w:val="ru-RU"/>
        </w:rPr>
        <w:instrText xml:space="preserve"> ADDIN ZOTERO_ITEM CSL_CITATION {"citationID":"Ij54zx6y","properties":{"unsorted":false,"formattedCitation":"(Lvova \\uc0\\u1080{} \\uc0\\u1076{}\\uc0\\u1088{}., 2012)","plainCitation":"(Lvova и др., 2012)","noteIndex":0},"citationItems":[{"id":48,"uris":["http://zotero.org/users/18479671/items/ZDU5WI7T"],"itemData":{"id":48,"type":"article-journal","container-title":"Parasitology International","DOI":"10.1016/j.parint.2011.08.005","ISSN":"13835769","issue":"1","journalAbbreviation":"Parasitology International","language":"en","license":"https://www.elsevier.com/tdm/userlicense/1.0/","page":"167-172","source":"DOI.org (Crossref)","title":"Comparative histopathology of Opisthorchis felineus and Opisthorchis viverrini in a hamster model: An implication of high pathogenicity of the European liver fluke","title-short":"Comparative histopathology of Opisthorchis felineus and Opisthorchis viverrini in a hamster model","volume":"61","author":[{"family":"Lvova","given":"Maria N."},{"family":"Tangkawattana","given":"Sirikachorn"},{"family":"Balthaisong","given":"Suwit"},{"family":"Katokhin","given":"Alexey V."},{"family":"Mordvinov","given":"Viatcheslav A."},{"family":"Sripa","given":"Banchob"}],"issued":{"date-parts":[["2012",3]]}}}],"schema":"https://github.com/citation-style-language/schema/raw/master/csl-citation.json"} </w:instrText>
      </w:r>
      <w:r w:rsidR="009837B8" w:rsidRPr="00166D23">
        <w:rPr>
          <w:rFonts w:ascii="Times New Roman" w:hAnsi="Times New Roman" w:cs="Times New Roman"/>
          <w:lang w:val="ru-RU"/>
        </w:rPr>
        <w:fldChar w:fldCharType="separate"/>
      </w:r>
      <w:r w:rsidR="009837B8" w:rsidRPr="00166D23">
        <w:rPr>
          <w:rFonts w:ascii="Times New Roman" w:eastAsiaTheme="minorEastAsia" w:hAnsi="Times New Roman" w:cs="Times New Roman"/>
          <w:lang w:val="ru-RU"/>
        </w:rPr>
        <w:t>(</w:t>
      </w:r>
      <w:r w:rsidR="009837B8" w:rsidRPr="00166D23">
        <w:rPr>
          <w:rFonts w:ascii="Times New Roman" w:eastAsiaTheme="minorEastAsia" w:hAnsi="Times New Roman" w:cs="Times New Roman"/>
        </w:rPr>
        <w:t>Lvova</w:t>
      </w:r>
      <w:r w:rsidR="009837B8" w:rsidRPr="00166D23">
        <w:rPr>
          <w:rFonts w:ascii="Times New Roman" w:eastAsiaTheme="minorEastAsia" w:hAnsi="Times New Roman" w:cs="Times New Roman"/>
          <w:lang w:val="ru-RU"/>
        </w:rPr>
        <w:t xml:space="preserve"> </w:t>
      </w:r>
      <w:r w:rsidR="009837B8" w:rsidRPr="00166D23">
        <w:rPr>
          <w:rFonts w:ascii="Times New Roman" w:eastAsiaTheme="minorEastAsia" w:hAnsi="Times New Roman" w:cs="Times New Roman"/>
        </w:rPr>
        <w:t>et</w:t>
      </w:r>
      <w:r w:rsidR="009837B8" w:rsidRPr="00166D23">
        <w:rPr>
          <w:rFonts w:ascii="Times New Roman" w:eastAsiaTheme="minorEastAsia" w:hAnsi="Times New Roman" w:cs="Times New Roman"/>
          <w:lang w:val="ru-RU"/>
        </w:rPr>
        <w:t xml:space="preserve"> </w:t>
      </w:r>
      <w:r w:rsidR="009837B8" w:rsidRPr="00166D23">
        <w:rPr>
          <w:rFonts w:ascii="Times New Roman" w:eastAsiaTheme="minorEastAsia" w:hAnsi="Times New Roman" w:cs="Times New Roman"/>
        </w:rPr>
        <w:t>al</w:t>
      </w:r>
      <w:r w:rsidR="009837B8" w:rsidRPr="00166D23">
        <w:rPr>
          <w:rFonts w:ascii="Times New Roman" w:eastAsiaTheme="minorEastAsia" w:hAnsi="Times New Roman" w:cs="Times New Roman"/>
          <w:lang w:val="ru-RU"/>
        </w:rPr>
        <w:t>, 2012)</w:t>
      </w:r>
      <w:r w:rsidR="009837B8" w:rsidRPr="00166D23">
        <w:rPr>
          <w:rFonts w:ascii="Times New Roman" w:hAnsi="Times New Roman" w:cs="Times New Roman"/>
          <w:lang w:val="ru-RU"/>
        </w:rPr>
        <w:fldChar w:fldCharType="end"/>
      </w:r>
      <w:r w:rsidR="009837B8" w:rsidRPr="00166D23">
        <w:rPr>
          <w:rFonts w:ascii="Times New Roman" w:hAnsi="Times New Roman" w:cs="Times New Roman"/>
          <w:lang w:val="ru-RU"/>
        </w:rPr>
        <w:t xml:space="preserve">. </w:t>
      </w:r>
      <w:r w:rsidR="009837B8">
        <w:rPr>
          <w:rFonts w:ascii="Times New Roman" w:hAnsi="Times New Roman" w:cs="Times New Roman"/>
          <w:lang w:val="ru-RU"/>
        </w:rPr>
        <w:t>В</w:t>
      </w:r>
      <w:r w:rsidR="009837B8" w:rsidRPr="00166D23">
        <w:rPr>
          <w:rFonts w:ascii="Times New Roman" w:hAnsi="Times New Roman" w:cs="Times New Roman"/>
          <w:lang w:val="ru-RU"/>
        </w:rPr>
        <w:t xml:space="preserve">оспалительные, </w:t>
      </w:r>
      <w:r w:rsidR="009837B8" w:rsidRPr="00E85033">
        <w:rPr>
          <w:rFonts w:ascii="Times New Roman" w:hAnsi="Times New Roman" w:cs="Times New Roman"/>
          <w:highlight w:val="yellow"/>
          <w:lang w:val="ru-RU"/>
        </w:rPr>
        <w:t>пролиферативные</w:t>
      </w:r>
      <w:r w:rsidR="009837B8" w:rsidRPr="00166D23">
        <w:rPr>
          <w:rFonts w:ascii="Times New Roman" w:hAnsi="Times New Roman" w:cs="Times New Roman"/>
          <w:lang w:val="ru-RU"/>
        </w:rPr>
        <w:t xml:space="preserve"> и фиброзные изменения в печени были сопоставимы у двух линий мышей BALB/c и C57Bl/6j</w:t>
      </w:r>
      <w:r w:rsidR="009837B8">
        <w:rPr>
          <w:rFonts w:ascii="Times New Roman" w:hAnsi="Times New Roman" w:cs="Times New Roman"/>
          <w:lang w:val="ru-RU"/>
        </w:rPr>
        <w:t>, тем не менее ниже чем у Сирийских хомячков</w:t>
      </w:r>
      <w:r w:rsidR="009837B8" w:rsidRPr="00166D23">
        <w:rPr>
          <w:rFonts w:ascii="Times New Roman" w:hAnsi="Times New Roman" w:cs="Times New Roman"/>
          <w:lang w:val="ru-RU"/>
        </w:rPr>
        <w:t xml:space="preserve">. </w:t>
      </w:r>
    </w:p>
    <w:p w14:paraId="297B2BB4" w14:textId="4C50C577" w:rsidR="009837B8" w:rsidRDefault="009837B8" w:rsidP="009837B8">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В контексте способности</w:t>
      </w:r>
      <w:r w:rsidRPr="00166D23">
        <w:rPr>
          <w:rFonts w:ascii="Times New Roman" w:hAnsi="Times New Roman" w:cs="Times New Roman"/>
          <w:lang w:val="ru-RU"/>
        </w:rPr>
        <w:t xml:space="preserve"> </w:t>
      </w:r>
      <w:r>
        <w:rPr>
          <w:rFonts w:ascii="Times New Roman" w:hAnsi="Times New Roman" w:cs="Times New Roman"/>
          <w:lang w:val="ru-RU"/>
        </w:rPr>
        <w:t xml:space="preserve">инфицировать различные виды </w:t>
      </w:r>
      <w:r w:rsidRPr="00166D23">
        <w:rPr>
          <w:rFonts w:ascii="Times New Roman" w:hAnsi="Times New Roman" w:cs="Times New Roman"/>
          <w:i/>
          <w:iCs/>
          <w:lang w:val="ru-RU"/>
        </w:rPr>
        <w:t>O. viverrini</w:t>
      </w:r>
      <w:r>
        <w:rPr>
          <w:rFonts w:ascii="Times New Roman" w:hAnsi="Times New Roman" w:cs="Times New Roman"/>
          <w:i/>
          <w:iCs/>
          <w:lang w:val="ru-RU"/>
        </w:rPr>
        <w:t xml:space="preserve"> </w:t>
      </w:r>
      <w:r>
        <w:rPr>
          <w:rFonts w:ascii="Times New Roman" w:hAnsi="Times New Roman" w:cs="Times New Roman"/>
          <w:lang w:val="ru-RU"/>
        </w:rPr>
        <w:t>обладает сходными характеристиками</w:t>
      </w:r>
      <w:r w:rsidRPr="00166D23">
        <w:rPr>
          <w:rFonts w:ascii="Times New Roman" w:hAnsi="Times New Roman" w:cs="Times New Roman"/>
          <w:lang w:val="ru-RU"/>
        </w:rPr>
        <w:t>. Хомячки и мыши C57Bl/6j считаются восприимчивыми моделями, тогда как у мышей BALB/c инвазия протекает значительно менее выражено, что связывают с различиями в характере иммунного ответа (</w:t>
      </w:r>
      <w:proofErr w:type="spellStart"/>
      <w:r w:rsidRPr="00166D23">
        <w:rPr>
          <w:rFonts w:ascii="Times New Roman" w:hAnsi="Times New Roman" w:cs="Times New Roman"/>
          <w:lang w:val="ru-RU"/>
        </w:rPr>
        <w:t>Tangkawattana</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et</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al</w:t>
      </w:r>
      <w:proofErr w:type="spellEnd"/>
      <w:r w:rsidRPr="00166D23">
        <w:rPr>
          <w:rFonts w:ascii="Times New Roman" w:hAnsi="Times New Roman" w:cs="Times New Roman"/>
          <w:lang w:val="ru-RU"/>
        </w:rPr>
        <w:t xml:space="preserve">., 2024; </w:t>
      </w:r>
      <w:proofErr w:type="spellStart"/>
      <w:r w:rsidRPr="00166D23">
        <w:rPr>
          <w:rFonts w:ascii="Times New Roman" w:hAnsi="Times New Roman" w:cs="Times New Roman"/>
          <w:lang w:val="ru-RU"/>
        </w:rPr>
        <w:t>Srisai</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et</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al</w:t>
      </w:r>
      <w:proofErr w:type="spellEnd"/>
      <w:r w:rsidRPr="00166D23">
        <w:rPr>
          <w:rFonts w:ascii="Times New Roman" w:hAnsi="Times New Roman" w:cs="Times New Roman"/>
          <w:lang w:val="ru-RU"/>
        </w:rPr>
        <w:t xml:space="preserve">., 2024). </w:t>
      </w:r>
      <w:r w:rsidRPr="00166D23">
        <w:rPr>
          <w:rFonts w:ascii="Times New Roman" w:hAnsi="Times New Roman" w:cs="Times New Roman"/>
          <w:i/>
          <w:iCs/>
          <w:lang w:val="ru-RU"/>
        </w:rPr>
        <w:t>O. viverrini</w:t>
      </w:r>
      <w:r w:rsidRPr="00166D23">
        <w:rPr>
          <w:rFonts w:ascii="Times New Roman" w:hAnsi="Times New Roman" w:cs="Times New Roman"/>
          <w:lang w:val="ru-RU"/>
        </w:rPr>
        <w:t xml:space="preserve"> также</w:t>
      </w:r>
      <w:r>
        <w:rPr>
          <w:rFonts w:ascii="Times New Roman" w:hAnsi="Times New Roman" w:cs="Times New Roman"/>
          <w:lang w:val="ru-RU"/>
        </w:rPr>
        <w:t xml:space="preserve"> как и </w:t>
      </w:r>
      <w:r>
        <w:rPr>
          <w:rFonts w:ascii="Times New Roman" w:hAnsi="Times New Roman" w:cs="Times New Roman"/>
        </w:rPr>
        <w:t>O</w:t>
      </w:r>
      <w:r w:rsidRPr="00720F4C">
        <w:rPr>
          <w:rFonts w:ascii="Times New Roman" w:hAnsi="Times New Roman" w:cs="Times New Roman"/>
          <w:lang w:val="ru-RU"/>
        </w:rPr>
        <w:t xml:space="preserve">. </w:t>
      </w:r>
      <w:proofErr w:type="spellStart"/>
      <w:r>
        <w:rPr>
          <w:rFonts w:ascii="Times New Roman" w:hAnsi="Times New Roman" w:cs="Times New Roman"/>
        </w:rPr>
        <w:t>felineus</w:t>
      </w:r>
      <w:proofErr w:type="spellEnd"/>
      <w:r w:rsidRPr="00166D23">
        <w:rPr>
          <w:rFonts w:ascii="Times New Roman" w:hAnsi="Times New Roman" w:cs="Times New Roman"/>
          <w:lang w:val="ru-RU"/>
        </w:rPr>
        <w:t xml:space="preserve"> не приживается у крыс (</w:t>
      </w:r>
      <w:proofErr w:type="spellStart"/>
      <w:r w:rsidRPr="001F342D">
        <w:rPr>
          <w:rFonts w:ascii="Times New Roman" w:hAnsi="Times New Roman" w:cs="Times New Roman"/>
        </w:rPr>
        <w:t>Boonmars</w:t>
      </w:r>
      <w:proofErr w:type="spellEnd"/>
      <w:r w:rsidRPr="002F0266">
        <w:rPr>
          <w:rFonts w:ascii="Times New Roman" w:hAnsi="Times New Roman" w:cs="Times New Roman"/>
          <w:lang w:val="ru-RU"/>
        </w:rPr>
        <w:t xml:space="preserve"> </w:t>
      </w:r>
      <w:r w:rsidRPr="001F342D">
        <w:rPr>
          <w:rFonts w:ascii="Times New Roman" w:hAnsi="Times New Roman" w:cs="Times New Roman"/>
        </w:rPr>
        <w:t>et</w:t>
      </w:r>
      <w:r w:rsidRPr="002F0266">
        <w:rPr>
          <w:rFonts w:ascii="Times New Roman" w:hAnsi="Times New Roman" w:cs="Times New Roman"/>
          <w:lang w:val="ru-RU"/>
        </w:rPr>
        <w:t xml:space="preserve"> </w:t>
      </w:r>
      <w:r w:rsidRPr="001F342D">
        <w:rPr>
          <w:rFonts w:ascii="Times New Roman" w:hAnsi="Times New Roman" w:cs="Times New Roman"/>
        </w:rPr>
        <w:t>al</w:t>
      </w:r>
      <w:r w:rsidRPr="002F0266">
        <w:rPr>
          <w:rFonts w:ascii="Times New Roman" w:hAnsi="Times New Roman" w:cs="Times New Roman"/>
          <w:lang w:val="ru-RU"/>
        </w:rPr>
        <w:t>., 2009</w:t>
      </w:r>
      <w:r w:rsidRPr="00166D23">
        <w:rPr>
          <w:rFonts w:ascii="Times New Roman" w:hAnsi="Times New Roman" w:cs="Times New Roman"/>
          <w:lang w:val="ru-RU"/>
        </w:rPr>
        <w:t xml:space="preserve">). </w:t>
      </w:r>
      <w:r>
        <w:rPr>
          <w:rFonts w:ascii="Times New Roman" w:hAnsi="Times New Roman" w:cs="Times New Roman"/>
          <w:lang w:val="ru-RU"/>
        </w:rPr>
        <w:t>Однако</w:t>
      </w:r>
      <w:r w:rsidRPr="00166D23">
        <w:rPr>
          <w:rFonts w:ascii="Times New Roman" w:hAnsi="Times New Roman" w:cs="Times New Roman"/>
          <w:lang w:val="ru-RU"/>
        </w:rPr>
        <w:t xml:space="preserve"> крысы могут быть чувствительны к другим трематодозам</w:t>
      </w:r>
      <w:r>
        <w:rPr>
          <w:rFonts w:ascii="Times New Roman" w:hAnsi="Times New Roman" w:cs="Times New Roman"/>
          <w:lang w:val="ru-RU"/>
        </w:rPr>
        <w:t>, например</w:t>
      </w:r>
      <w:r w:rsidRPr="00166D23">
        <w:rPr>
          <w:rFonts w:ascii="Times New Roman" w:hAnsi="Times New Roman" w:cs="Times New Roman"/>
          <w:i/>
          <w:iCs/>
          <w:lang w:val="ru-RU"/>
        </w:rPr>
        <w:t xml:space="preserve"> C. sinensis</w:t>
      </w:r>
      <w:r>
        <w:rPr>
          <w:rFonts w:ascii="Times New Roman" w:hAnsi="Times New Roman" w:cs="Times New Roman"/>
          <w:i/>
          <w:iCs/>
          <w:lang w:val="ru-RU"/>
        </w:rPr>
        <w:t>.</w:t>
      </w:r>
      <w:r w:rsidRPr="00166D23">
        <w:rPr>
          <w:rFonts w:ascii="Times New Roman" w:hAnsi="Times New Roman" w:cs="Times New Roman"/>
          <w:lang w:val="ru-RU"/>
        </w:rPr>
        <w:t xml:space="preserve"> </w:t>
      </w:r>
      <w:r>
        <w:rPr>
          <w:rFonts w:ascii="Times New Roman" w:hAnsi="Times New Roman" w:cs="Times New Roman"/>
          <w:lang w:val="ru-RU"/>
        </w:rPr>
        <w:t xml:space="preserve">Этот </w:t>
      </w:r>
      <w:r>
        <w:rPr>
          <w:rFonts w:ascii="Times New Roman" w:hAnsi="Times New Roman" w:cs="Times New Roman"/>
        </w:rPr>
        <w:t>liver</w:t>
      </w:r>
      <w:r w:rsidRPr="007E1FE8">
        <w:rPr>
          <w:rFonts w:ascii="Times New Roman" w:hAnsi="Times New Roman" w:cs="Times New Roman"/>
          <w:lang w:val="ru-RU"/>
        </w:rPr>
        <w:t xml:space="preserve"> </w:t>
      </w:r>
      <w:r>
        <w:rPr>
          <w:rFonts w:ascii="Times New Roman" w:hAnsi="Times New Roman" w:cs="Times New Roman"/>
        </w:rPr>
        <w:t>fluke</w:t>
      </w:r>
      <w:r w:rsidRPr="007E1FE8">
        <w:rPr>
          <w:rFonts w:ascii="Times New Roman" w:hAnsi="Times New Roman" w:cs="Times New Roman"/>
          <w:lang w:val="ru-RU"/>
        </w:rPr>
        <w:t xml:space="preserve"> </w:t>
      </w:r>
      <w:r w:rsidRPr="00166D23">
        <w:rPr>
          <w:rFonts w:ascii="Times New Roman" w:hAnsi="Times New Roman" w:cs="Times New Roman"/>
          <w:lang w:val="ru-RU"/>
        </w:rPr>
        <w:t xml:space="preserve">успешно приживается в желчных протоках крыс </w:t>
      </w:r>
      <w:proofErr w:type="spellStart"/>
      <w:r w:rsidRPr="00166D23">
        <w:rPr>
          <w:rFonts w:ascii="Times New Roman" w:hAnsi="Times New Roman" w:cs="Times New Roman"/>
          <w:lang w:val="ru-RU"/>
        </w:rPr>
        <w:t>Sprague-Dawley</w:t>
      </w:r>
      <w:proofErr w:type="spellEnd"/>
      <w:r w:rsidRPr="00166D23">
        <w:rPr>
          <w:rFonts w:ascii="Times New Roman" w:hAnsi="Times New Roman" w:cs="Times New Roman"/>
          <w:lang w:val="ru-RU"/>
        </w:rPr>
        <w:t xml:space="preserve"> и </w:t>
      </w:r>
      <w:proofErr w:type="spellStart"/>
      <w:r w:rsidRPr="00166D23">
        <w:rPr>
          <w:rFonts w:ascii="Times New Roman" w:hAnsi="Times New Roman" w:cs="Times New Roman"/>
          <w:lang w:val="ru-RU"/>
        </w:rPr>
        <w:t>Wistar</w:t>
      </w:r>
      <w:proofErr w:type="spellEnd"/>
      <w:r w:rsidRPr="00166D23">
        <w:rPr>
          <w:rFonts w:ascii="Times New Roman" w:hAnsi="Times New Roman" w:cs="Times New Roman"/>
          <w:lang w:val="ru-RU"/>
        </w:rPr>
        <w:t xml:space="preserve">, вызывая гиперплазию эпителия и перидуктальный фиброз, что делает эту модель востребованной в изучении </w:t>
      </w:r>
      <w:ins w:id="178" w:author="Пахарукова Мария Юрьевна" w:date="2026-10-19T14:12:00Z">
        <w:r w:rsidR="007B3A8D">
          <w:rPr>
            <w:rFonts w:ascii="Times New Roman" w:hAnsi="Times New Roman" w:cs="Times New Roman"/>
            <w:lang w:val="ru-RU"/>
          </w:rPr>
          <w:t xml:space="preserve">патогенеза </w:t>
        </w:r>
      </w:ins>
      <w:r w:rsidRPr="00166D23">
        <w:rPr>
          <w:rFonts w:ascii="Times New Roman" w:hAnsi="Times New Roman" w:cs="Times New Roman"/>
          <w:lang w:val="ru-RU"/>
        </w:rPr>
        <w:t xml:space="preserve">данного </w:t>
      </w:r>
      <w:del w:id="179" w:author="Пахарукова Мария Юрьевна" w:date="2026-10-19T14:12:00Z">
        <w:r w:rsidRPr="00166D23" w:rsidDel="007B3A8D">
          <w:rPr>
            <w:rFonts w:ascii="Times New Roman" w:hAnsi="Times New Roman" w:cs="Times New Roman"/>
            <w:lang w:val="ru-RU"/>
          </w:rPr>
          <w:delText xml:space="preserve">паразита </w:delText>
        </w:r>
      </w:del>
      <w:ins w:id="180" w:author="Пахарукова Мария Юрьевна" w:date="2026-10-19T14:12:00Z">
        <w:r w:rsidR="007B3A8D">
          <w:rPr>
            <w:rFonts w:ascii="Times New Roman" w:hAnsi="Times New Roman" w:cs="Times New Roman"/>
            <w:lang w:val="ru-RU"/>
          </w:rPr>
          <w:t>трематодоза</w:t>
        </w:r>
        <w:r w:rsidR="007B3A8D" w:rsidRPr="00166D23">
          <w:rPr>
            <w:rFonts w:ascii="Times New Roman" w:hAnsi="Times New Roman" w:cs="Times New Roman"/>
            <w:lang w:val="ru-RU"/>
          </w:rPr>
          <w:t xml:space="preserve"> </w:t>
        </w:r>
      </w:ins>
      <w:r w:rsidRPr="00166D23">
        <w:rPr>
          <w:rFonts w:ascii="Times New Roman" w:hAnsi="Times New Roman" w:cs="Times New Roman"/>
          <w:lang w:val="ru-RU"/>
        </w:rPr>
        <w:fldChar w:fldCharType="begin"/>
      </w:r>
      <w:r w:rsidRPr="00166D23">
        <w:rPr>
          <w:rFonts w:ascii="Times New Roman" w:hAnsi="Times New Roman" w:cs="Times New Roman"/>
          <w:lang w:val="ru-RU"/>
        </w:rPr>
        <w:instrText xml:space="preserve"> ADDIN ZOTERO_ITEM CSL_CITATION {"citationID":"5A1woKGz","properties":{"unsorted":false,"formattedCitation":"(Qian \\uc0\\u1080{} \\uc0\\u1076{}\\uc0\\u1088{}., 2024; Wang \\uc0\\u1080{} \\uc0\\u1076{}\\uc0\\u1088{}., 2009)","plainCitation":"(Qian и др., 2024; Wang и др., 2009)","dontUpdate":true,"noteIndex":0},"citationItems":[{"id":65,"uris":["http://zotero.org/users/18479671/items/T5RE57HY"],"itemData":{"id":65,"type":"article-journal","abstract":"SUMMARY\n            \n              Clonorchis sinensis\n              ,\n              Opisthorchis viverrini\n              , and\n              Opisthorchis felineus\n              are important liver flukes that cause a considerable public health burden in eastern Asia, southeastern Asia, and eastern Europe, respectively. The life cycles are complex, involving humans, animal reservoirs, and two kinds of intermediate hosts. An interplay of biological, cultural, ecological, economic, and social factors drives transmission. Chronic infections are associated with liver and biliary complications, most importantly cholangiocarcinoma. With regard to diagnosis, stool microscopy is widely used in epidemiologic surveys and for individual diagnosis. Immunologic techniques are employed for screening purposes, and molecular techniques facilitate species differentiation in reference laboratories. The mainstay of control is preventive chemotherapy with praziquantel, usually combined with behavioral change through information, education and communication, and environmental control. Tribendimidine, a drug registered in the People’s Republic of China for soil-transmitted helminth infections, shows potential against both\n              C. sinensis\n              and\n              O. viverrini\n              and, hence, warrants further clinical development. Novel control approaches include fish vaccine and biological control. Considerable advances have been made using multi-omics which may trigger the development of new interventions. Pressing research needs include mapping the current distribution, disentangling the transmission, accurately estimating the disease burden, and developing new diagnostic and treatment tools, which would aid to optimize control and elimination measures.","container-title":"Clinical Microbiology Reviews","DOI":"10.1128/cmr.00009-23","ISSN":"0893-8512, 1098-6618","issue":"1","journalAbbreviation":"Clin Microbiol Rev","language":"en","page":"e00009-23","source":"DOI.org (Crossref)","title":"Clonorchiasis and opisthorchiasis: epidemiology, transmission, clinical features, morbidity, diagnosis, treatment, and control","title-short":"Clonorchiasis and opisthorchiasis","volume":"37","author":[{"family":"Qian","given":"Men-Bao"},{"family":"Keiser","given":"Jennifer"},{"family":"Utzinger","given":"Jürg"},{"family":"Zhou","given":"Xiao-Nong"}],"editor":[{"family":"Forrest","given":"Graeme N."}],"issued":{"date-parts":[["2024",3,14]]}}},{"id":102,"uris":["http://zotero.org/users/18479671/items/Q2Q5FMDJ"],"itemData":{"id":102,"type":"article-journal","container-title":"Parasitology Research","DOI":"10.1007/s00436-009-1622-7","ISSN":"0932-0113, 1432-1955","issue":"1","journalAbbreviation":"Parasitol Res","language":"en","license":"http://www.springer.com/tdm","page":"15-21","source":"DOI.org (Crossref)","title":"Experimental model in rats for study on transmission dynamics and evaluation of Clonorchis sinensis infection immunologically, morphologically, and pathologically","volume":"106","author":[{"family":"Wang","given":"Xiaoyun"},{"family":"Liang","given":"Chi"},{"family":"Chen","given":"Wenjun"},{"family":"Fan","given":"Yongxiu"},{"family":"Hu","given":"Xuchu"},{"family":"Xu","given":"Jin"},{"family":"Yu","given":"Xinbing"}],"issued":{"date-parts":[["2009",12]]}}}],"schema":"https://github.com/citation-style-language/schema/raw/master/csl-citation.json"} </w:instrText>
      </w:r>
      <w:r w:rsidRPr="00166D23">
        <w:rPr>
          <w:rFonts w:ascii="Times New Roman" w:hAnsi="Times New Roman" w:cs="Times New Roman"/>
          <w:lang w:val="ru-RU"/>
        </w:rPr>
        <w:fldChar w:fldCharType="separate"/>
      </w:r>
      <w:r w:rsidRPr="00166D23">
        <w:rPr>
          <w:rFonts w:ascii="Times New Roman" w:eastAsiaTheme="minorEastAsia" w:hAnsi="Times New Roman" w:cs="Times New Roman"/>
          <w:lang w:val="ru-RU"/>
        </w:rPr>
        <w:t>(</w:t>
      </w:r>
      <w:r w:rsidRPr="00166D23">
        <w:rPr>
          <w:rFonts w:ascii="Times New Roman" w:eastAsiaTheme="minorEastAsia" w:hAnsi="Times New Roman" w:cs="Times New Roman"/>
        </w:rPr>
        <w:t>Qian</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et</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al</w:t>
      </w:r>
      <w:r w:rsidRPr="00166D23">
        <w:rPr>
          <w:rFonts w:ascii="Times New Roman" w:eastAsiaTheme="minorEastAsia" w:hAnsi="Times New Roman" w:cs="Times New Roman"/>
          <w:lang w:val="ru-RU"/>
        </w:rPr>
        <w:t xml:space="preserve">., 2024; </w:t>
      </w:r>
      <w:r w:rsidRPr="00166D23">
        <w:rPr>
          <w:rFonts w:ascii="Times New Roman" w:eastAsiaTheme="minorEastAsia" w:hAnsi="Times New Roman" w:cs="Times New Roman"/>
        </w:rPr>
        <w:t>Wang</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et</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al</w:t>
      </w:r>
      <w:r w:rsidRPr="00166D23">
        <w:rPr>
          <w:rFonts w:ascii="Times New Roman" w:eastAsiaTheme="minorEastAsia" w:hAnsi="Times New Roman" w:cs="Times New Roman"/>
          <w:lang w:val="ru-RU"/>
        </w:rPr>
        <w:t>., 2009)</w:t>
      </w:r>
      <w:r w:rsidRPr="00166D23">
        <w:rPr>
          <w:rFonts w:ascii="Times New Roman" w:hAnsi="Times New Roman" w:cs="Times New Roman"/>
          <w:lang w:val="ru-RU"/>
        </w:rPr>
        <w:fldChar w:fldCharType="end"/>
      </w:r>
      <w:r w:rsidRPr="00166D23">
        <w:rPr>
          <w:rFonts w:ascii="Times New Roman" w:hAnsi="Times New Roman" w:cs="Times New Roman"/>
          <w:lang w:val="ru-RU"/>
        </w:rPr>
        <w:t xml:space="preserve">. </w:t>
      </w:r>
    </w:p>
    <w:p w14:paraId="75486EA1" w14:textId="77777777" w:rsidR="009837B8" w:rsidRDefault="009837B8" w:rsidP="009837B8">
      <w:pPr>
        <w:spacing w:after="0" w:line="276" w:lineRule="auto"/>
        <w:ind w:firstLine="567"/>
        <w:jc w:val="both"/>
        <w:rPr>
          <w:rFonts w:ascii="Times New Roman" w:hAnsi="Times New Roman" w:cs="Times New Roman"/>
          <w:lang w:val="ru-RU"/>
        </w:rPr>
      </w:pPr>
      <w:r w:rsidRPr="00166D23">
        <w:rPr>
          <w:rFonts w:ascii="Times New Roman" w:hAnsi="Times New Roman" w:cs="Times New Roman"/>
          <w:lang w:val="ru-RU"/>
        </w:rPr>
        <w:t>На данный момент не до конца очевидно, с чем именно связаны различия восприимчивости к описторхозу между линиями мышей. По-видимому, существуют видоспецифические различия в механизмах взаимодействия паразита с хозяином, природа которых остаётся не выясненной.</w:t>
      </w:r>
      <w:r w:rsidRPr="00173151">
        <w:rPr>
          <w:rFonts w:ascii="Times New Roman" w:hAnsi="Times New Roman" w:cs="Times New Roman"/>
          <w:lang w:val="ru-RU"/>
        </w:rPr>
        <w:t xml:space="preserve"> </w:t>
      </w:r>
      <w:r>
        <w:rPr>
          <w:rFonts w:ascii="Times New Roman" w:hAnsi="Times New Roman" w:cs="Times New Roman"/>
          <w:lang w:val="ru-RU"/>
        </w:rPr>
        <w:t>Предположительно,</w:t>
      </w:r>
      <w:r w:rsidRPr="00166D23">
        <w:rPr>
          <w:rFonts w:ascii="Times New Roman" w:hAnsi="Times New Roman" w:cs="Times New Roman"/>
          <w:lang w:val="ru-RU"/>
        </w:rPr>
        <w:t xml:space="preserve"> это</w:t>
      </w:r>
      <w:r>
        <w:rPr>
          <w:rFonts w:ascii="Times New Roman" w:hAnsi="Times New Roman" w:cs="Times New Roman"/>
          <w:lang w:val="ru-RU"/>
        </w:rPr>
        <w:t xml:space="preserve"> явление</w:t>
      </w:r>
      <w:r w:rsidRPr="00166D23">
        <w:rPr>
          <w:rFonts w:ascii="Times New Roman" w:hAnsi="Times New Roman" w:cs="Times New Roman"/>
          <w:lang w:val="ru-RU"/>
        </w:rPr>
        <w:t xml:space="preserve"> может быть ассоциировано с различиями в иммунном ответе</w:t>
      </w:r>
      <w:r>
        <w:rPr>
          <w:rFonts w:ascii="Times New Roman" w:hAnsi="Times New Roman" w:cs="Times New Roman"/>
          <w:lang w:val="ru-RU"/>
        </w:rPr>
        <w:t xml:space="preserve"> на паразита. У </w:t>
      </w:r>
      <w:r w:rsidRPr="00166D23">
        <w:rPr>
          <w:rFonts w:ascii="Times New Roman" w:hAnsi="Times New Roman" w:cs="Times New Roman"/>
          <w:lang w:val="ru-RU"/>
        </w:rPr>
        <w:t>BALB/c</w:t>
      </w:r>
      <w:r>
        <w:rPr>
          <w:rFonts w:ascii="Times New Roman" w:hAnsi="Times New Roman" w:cs="Times New Roman"/>
          <w:lang w:val="ru-RU"/>
        </w:rPr>
        <w:t xml:space="preserve"> </w:t>
      </w:r>
      <w:r>
        <w:rPr>
          <w:rFonts w:ascii="Times New Roman" w:hAnsi="Times New Roman" w:cs="Times New Roman"/>
        </w:rPr>
        <w:t>mice</w:t>
      </w:r>
      <w:r>
        <w:rPr>
          <w:rFonts w:ascii="Times New Roman" w:hAnsi="Times New Roman" w:cs="Times New Roman"/>
          <w:lang w:val="ru-RU"/>
        </w:rPr>
        <w:t xml:space="preserve"> преобладает </w:t>
      </w:r>
      <w:proofErr w:type="spellStart"/>
      <w:r w:rsidRPr="00166D23">
        <w:rPr>
          <w:rFonts w:ascii="Times New Roman" w:hAnsi="Times New Roman" w:cs="Times New Roman"/>
        </w:rPr>
        <w:t>Th</w:t>
      </w:r>
      <w:proofErr w:type="spellEnd"/>
      <w:r w:rsidRPr="00166D23">
        <w:rPr>
          <w:rFonts w:ascii="Times New Roman" w:hAnsi="Times New Roman" w:cs="Times New Roman"/>
          <w:lang w:val="ru-RU"/>
        </w:rPr>
        <w:t>-2 иммунный ответ</w:t>
      </w:r>
      <w:r>
        <w:rPr>
          <w:rFonts w:ascii="Times New Roman" w:hAnsi="Times New Roman" w:cs="Times New Roman"/>
          <w:lang w:val="ru-RU"/>
        </w:rPr>
        <w:t>, который</w:t>
      </w:r>
      <w:r w:rsidRPr="00166D23">
        <w:rPr>
          <w:rFonts w:ascii="Times New Roman" w:hAnsi="Times New Roman" w:cs="Times New Roman"/>
          <w:lang w:val="ru-RU"/>
        </w:rPr>
        <w:t xml:space="preserve"> связан с активацией продукции </w:t>
      </w:r>
      <w:proofErr w:type="spellStart"/>
      <w:r w:rsidRPr="00166D23">
        <w:rPr>
          <w:rFonts w:ascii="Times New Roman" w:hAnsi="Times New Roman" w:cs="Times New Roman"/>
        </w:rPr>
        <w:t>IgE</w:t>
      </w:r>
      <w:proofErr w:type="spellEnd"/>
      <w:r w:rsidRPr="00166D23">
        <w:rPr>
          <w:rFonts w:ascii="Times New Roman" w:hAnsi="Times New Roman" w:cs="Times New Roman"/>
          <w:lang w:val="ru-RU"/>
        </w:rPr>
        <w:t xml:space="preserve">, а также привлечением эозинофилов в очаг инфекции, через </w:t>
      </w:r>
      <w:r w:rsidRPr="00166D23">
        <w:rPr>
          <w:rFonts w:ascii="Times New Roman" w:hAnsi="Times New Roman" w:cs="Times New Roman"/>
        </w:rPr>
        <w:t>Il</w:t>
      </w:r>
      <w:r w:rsidRPr="00166D23">
        <w:rPr>
          <w:rFonts w:ascii="Times New Roman" w:hAnsi="Times New Roman" w:cs="Times New Roman"/>
          <w:lang w:val="ru-RU"/>
        </w:rPr>
        <w:t>-5.</w:t>
      </w:r>
      <w:r>
        <w:rPr>
          <w:rFonts w:ascii="Times New Roman" w:hAnsi="Times New Roman" w:cs="Times New Roman"/>
          <w:lang w:val="ru-RU"/>
        </w:rPr>
        <w:t xml:space="preserve"> </w:t>
      </w:r>
      <w:r w:rsidRPr="00166D23">
        <w:rPr>
          <w:rFonts w:ascii="Times New Roman" w:hAnsi="Times New Roman" w:cs="Times New Roman"/>
          <w:lang w:val="ru-RU"/>
        </w:rPr>
        <w:t>Эт</w:t>
      </w:r>
      <w:r>
        <w:rPr>
          <w:rFonts w:ascii="Times New Roman" w:hAnsi="Times New Roman" w:cs="Times New Roman"/>
          <w:lang w:val="ru-RU"/>
        </w:rPr>
        <w:t>от</w:t>
      </w:r>
      <w:r w:rsidRPr="00166D23">
        <w:rPr>
          <w:rFonts w:ascii="Times New Roman" w:hAnsi="Times New Roman" w:cs="Times New Roman"/>
          <w:lang w:val="ru-RU"/>
        </w:rPr>
        <w:t xml:space="preserve"> фактор</w:t>
      </w:r>
      <w:r>
        <w:rPr>
          <w:rFonts w:ascii="Times New Roman" w:hAnsi="Times New Roman" w:cs="Times New Roman"/>
          <w:lang w:val="ru-RU"/>
        </w:rPr>
        <w:t>, может быть,</w:t>
      </w:r>
      <w:r w:rsidRPr="00166D23">
        <w:rPr>
          <w:rFonts w:ascii="Times New Roman" w:hAnsi="Times New Roman" w:cs="Times New Roman"/>
          <w:lang w:val="ru-RU"/>
        </w:rPr>
        <w:t xml:space="preserve"> ключевыми в борьбе с инвазией трематод в ранний период.</w:t>
      </w:r>
      <w:r>
        <w:rPr>
          <w:rFonts w:ascii="Times New Roman" w:hAnsi="Times New Roman" w:cs="Times New Roman"/>
          <w:lang w:val="ru-RU"/>
        </w:rPr>
        <w:t xml:space="preserve"> Однако побочным свойством этого сдвига иммунного ответа является более высока чувствительность к канцерогенезу. Так как у мышей линии </w:t>
      </w:r>
      <w:proofErr w:type="spellStart"/>
      <w:r>
        <w:rPr>
          <w:rFonts w:ascii="Times New Roman" w:hAnsi="Times New Roman" w:cs="Times New Roman"/>
        </w:rPr>
        <w:t>Balb</w:t>
      </w:r>
      <w:proofErr w:type="spellEnd"/>
      <w:r w:rsidRPr="00B64C2C">
        <w:rPr>
          <w:rFonts w:ascii="Times New Roman" w:hAnsi="Times New Roman" w:cs="Times New Roman"/>
          <w:lang w:val="ru-RU"/>
        </w:rPr>
        <w:t>/</w:t>
      </w:r>
      <w:r>
        <w:rPr>
          <w:rFonts w:ascii="Times New Roman" w:hAnsi="Times New Roman" w:cs="Times New Roman"/>
        </w:rPr>
        <w:t>c</w:t>
      </w:r>
      <w:r>
        <w:rPr>
          <w:rFonts w:ascii="Times New Roman" w:hAnsi="Times New Roman" w:cs="Times New Roman"/>
          <w:lang w:val="ru-RU"/>
        </w:rPr>
        <w:t xml:space="preserve"> сниженная активность </w:t>
      </w:r>
      <w:proofErr w:type="spellStart"/>
      <w:r>
        <w:rPr>
          <w:rFonts w:ascii="Times New Roman" w:hAnsi="Times New Roman" w:cs="Times New Roman"/>
        </w:rPr>
        <w:t>Th</w:t>
      </w:r>
      <w:proofErr w:type="spellEnd"/>
      <w:r w:rsidRPr="00B64C2C">
        <w:rPr>
          <w:rFonts w:ascii="Times New Roman" w:hAnsi="Times New Roman" w:cs="Times New Roman"/>
          <w:lang w:val="ru-RU"/>
        </w:rPr>
        <w:t xml:space="preserve">-1 </w:t>
      </w:r>
      <w:r>
        <w:rPr>
          <w:rFonts w:ascii="Times New Roman" w:hAnsi="Times New Roman" w:cs="Times New Roman"/>
          <w:lang w:val="ru-RU"/>
        </w:rPr>
        <w:t xml:space="preserve">ответа, активность их </w:t>
      </w:r>
      <w:r>
        <w:rPr>
          <w:rFonts w:ascii="Times New Roman" w:hAnsi="Times New Roman" w:cs="Times New Roman"/>
        </w:rPr>
        <w:t>NK</w:t>
      </w:r>
      <w:r w:rsidRPr="00B64C2C">
        <w:rPr>
          <w:rFonts w:ascii="Times New Roman" w:hAnsi="Times New Roman" w:cs="Times New Roman"/>
          <w:lang w:val="ru-RU"/>
        </w:rPr>
        <w:t>-</w:t>
      </w:r>
      <w:r>
        <w:rPr>
          <w:rFonts w:ascii="Times New Roman" w:hAnsi="Times New Roman" w:cs="Times New Roman"/>
          <w:lang w:val="ru-RU"/>
        </w:rPr>
        <w:t>клеток также снижена, что может способствовать развитию неоплазии на фоне сравнительно низкого заражения описторхозом.</w:t>
      </w:r>
      <w:r w:rsidRPr="00166D23">
        <w:rPr>
          <w:rFonts w:ascii="Times New Roman" w:hAnsi="Times New Roman" w:cs="Times New Roman"/>
          <w:lang w:val="ru-RU"/>
        </w:rPr>
        <w:t xml:space="preserve"> </w:t>
      </w:r>
      <w:r>
        <w:rPr>
          <w:rFonts w:ascii="Times New Roman" w:hAnsi="Times New Roman" w:cs="Times New Roman"/>
          <w:lang w:val="ru-RU"/>
        </w:rPr>
        <w:t>У</w:t>
      </w:r>
      <w:r w:rsidRPr="00166D23">
        <w:rPr>
          <w:rFonts w:ascii="Times New Roman" w:hAnsi="Times New Roman" w:cs="Times New Roman"/>
          <w:lang w:val="ru-RU"/>
        </w:rPr>
        <w:t xml:space="preserve"> C57Bl/6j </w:t>
      </w:r>
      <w:r>
        <w:rPr>
          <w:rFonts w:ascii="Times New Roman" w:hAnsi="Times New Roman" w:cs="Times New Roman"/>
        </w:rPr>
        <w:t>mice</w:t>
      </w:r>
      <w:r w:rsidRPr="00D7064B">
        <w:rPr>
          <w:rFonts w:ascii="Times New Roman" w:hAnsi="Times New Roman" w:cs="Times New Roman"/>
          <w:lang w:val="ru-RU"/>
        </w:rPr>
        <w:t xml:space="preserve"> </w:t>
      </w:r>
      <w:r>
        <w:rPr>
          <w:rFonts w:ascii="Times New Roman" w:hAnsi="Times New Roman" w:cs="Times New Roman"/>
          <w:lang w:val="ru-RU"/>
        </w:rPr>
        <w:t xml:space="preserve">наоборот </w:t>
      </w:r>
      <w:r w:rsidRPr="00166D23">
        <w:rPr>
          <w:rFonts w:ascii="Times New Roman" w:hAnsi="Times New Roman" w:cs="Times New Roman"/>
          <w:lang w:val="ru-RU"/>
        </w:rPr>
        <w:t xml:space="preserve">преобладает Th1-иммунный ответ </w:t>
      </w:r>
      <w:r>
        <w:rPr>
          <w:rFonts w:ascii="Times New Roman" w:hAnsi="Times New Roman" w:cs="Times New Roman"/>
          <w:lang w:val="ru-RU"/>
        </w:rPr>
        <w:t xml:space="preserve">нежели </w:t>
      </w:r>
      <w:r>
        <w:rPr>
          <w:rFonts w:ascii="Times New Roman" w:hAnsi="Times New Roman" w:cs="Times New Roman"/>
        </w:rPr>
        <w:t>Th</w:t>
      </w:r>
      <w:r w:rsidRPr="0033137E">
        <w:rPr>
          <w:rFonts w:ascii="Times New Roman" w:hAnsi="Times New Roman" w:cs="Times New Roman"/>
          <w:lang w:val="ru-RU"/>
        </w:rPr>
        <w:t>-2</w:t>
      </w:r>
      <w:r>
        <w:rPr>
          <w:rFonts w:ascii="Times New Roman" w:hAnsi="Times New Roman" w:cs="Times New Roman"/>
          <w:lang w:val="ru-RU"/>
        </w:rPr>
        <w:t>, что может обуславливать их большую чувствительность</w:t>
      </w:r>
      <w:r w:rsidRPr="0055234B">
        <w:rPr>
          <w:rFonts w:ascii="Times New Roman" w:hAnsi="Times New Roman" w:cs="Times New Roman"/>
          <w:lang w:val="ru-RU"/>
        </w:rPr>
        <w:t xml:space="preserve"> </w:t>
      </w:r>
      <w:r>
        <w:rPr>
          <w:rFonts w:ascii="Times New Roman" w:hAnsi="Times New Roman" w:cs="Times New Roman"/>
          <w:lang w:val="ru-RU"/>
        </w:rPr>
        <w:t xml:space="preserve">к заражению описторхозом, однако менее выраженную неоплазию в более поздний хронический период </w:t>
      </w:r>
      <w:r w:rsidRPr="00166D23">
        <w:rPr>
          <w:rFonts w:ascii="Times New Roman" w:hAnsi="Times New Roman" w:cs="Times New Roman"/>
          <w:lang w:val="ru-RU"/>
        </w:rPr>
        <w:t>(</w:t>
      </w:r>
      <w:proofErr w:type="spellStart"/>
      <w:r w:rsidRPr="00166D23">
        <w:rPr>
          <w:rFonts w:ascii="Times New Roman" w:hAnsi="Times New Roman" w:cs="Times New Roman"/>
          <w:lang w:val="ru-RU"/>
        </w:rPr>
        <w:t>Watanabe</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et</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al</w:t>
      </w:r>
      <w:proofErr w:type="spellEnd"/>
      <w:r w:rsidRPr="00166D23">
        <w:rPr>
          <w:rFonts w:ascii="Times New Roman" w:hAnsi="Times New Roman" w:cs="Times New Roman"/>
          <w:lang w:val="ru-RU"/>
        </w:rPr>
        <w:t>., 2004</w:t>
      </w:r>
      <w:r>
        <w:rPr>
          <w:rFonts w:ascii="Times New Roman" w:hAnsi="Times New Roman" w:cs="Times New Roman"/>
          <w:lang w:val="ru-RU"/>
        </w:rPr>
        <w:t>).</w:t>
      </w:r>
    </w:p>
    <w:p w14:paraId="76C9194F" w14:textId="77777777" w:rsidR="009837B8" w:rsidRDefault="009837B8" w:rsidP="009837B8">
      <w:pPr>
        <w:spacing w:after="0" w:line="276" w:lineRule="auto"/>
        <w:ind w:firstLine="567"/>
        <w:jc w:val="both"/>
        <w:rPr>
          <w:rFonts w:ascii="Times New Roman" w:hAnsi="Times New Roman" w:cs="Times New Roman"/>
          <w:color w:val="000000"/>
          <w:lang w:val="ru-RU"/>
        </w:rPr>
      </w:pPr>
      <w:r w:rsidRPr="00166D23">
        <w:rPr>
          <w:rFonts w:ascii="Times New Roman" w:hAnsi="Times New Roman" w:cs="Times New Roman"/>
          <w:color w:val="000000"/>
          <w:lang w:val="ru-RU"/>
        </w:rPr>
        <w:t xml:space="preserve">Если просуммировать результаты исследования, можно </w:t>
      </w:r>
      <w:r>
        <w:rPr>
          <w:rFonts w:ascii="Times New Roman" w:hAnsi="Times New Roman" w:cs="Times New Roman"/>
          <w:color w:val="000000"/>
          <w:lang w:val="ru-RU"/>
        </w:rPr>
        <w:t xml:space="preserve">отметить, что характер заболевания наиболее близок к таковому у человека и сопровождается выраженным фиброзом, патологическими имениями эпителия желчных протоков и воспалением. </w:t>
      </w:r>
    </w:p>
    <w:p w14:paraId="1BDCF199" w14:textId="77777777" w:rsidR="009837B8" w:rsidRPr="00B44E05" w:rsidRDefault="009837B8" w:rsidP="009837B8">
      <w:pPr>
        <w:spacing w:after="0" w:line="276" w:lineRule="auto"/>
        <w:ind w:firstLine="567"/>
        <w:jc w:val="both"/>
        <w:rPr>
          <w:rFonts w:ascii="Times New Roman" w:hAnsi="Times New Roman" w:cs="Times New Roman"/>
          <w:color w:val="000000"/>
          <w:lang w:val="ru-RU"/>
        </w:rPr>
      </w:pPr>
    </w:p>
    <w:tbl>
      <w:tblPr>
        <w:tblStyle w:val="af8"/>
        <w:tblW w:w="0" w:type="auto"/>
        <w:jc w:val="center"/>
        <w:tblLook w:val="04A0" w:firstRow="1" w:lastRow="0" w:firstColumn="1" w:lastColumn="0" w:noHBand="0" w:noVBand="1"/>
      </w:tblPr>
      <w:tblGrid>
        <w:gridCol w:w="1909"/>
        <w:gridCol w:w="1505"/>
        <w:gridCol w:w="1505"/>
        <w:gridCol w:w="1525"/>
        <w:gridCol w:w="1523"/>
        <w:gridCol w:w="1519"/>
      </w:tblGrid>
      <w:tr w:rsidR="009837B8" w14:paraId="776E8A86" w14:textId="77777777" w:rsidTr="00CA6DFA">
        <w:trPr>
          <w:trHeight w:val="645"/>
          <w:jc w:val="center"/>
        </w:trPr>
        <w:tc>
          <w:tcPr>
            <w:tcW w:w="1557" w:type="dxa"/>
            <w:tcBorders>
              <w:tl2br w:val="single" w:sz="4" w:space="0" w:color="auto"/>
            </w:tcBorders>
          </w:tcPr>
          <w:p w14:paraId="062D44D7" w14:textId="77777777" w:rsidR="009837B8" w:rsidRPr="000049D7" w:rsidRDefault="009837B8" w:rsidP="00CA6DFA">
            <w:pPr>
              <w:spacing w:line="276" w:lineRule="auto"/>
              <w:jc w:val="right"/>
              <w:rPr>
                <w:rFonts w:ascii="Times New Roman" w:hAnsi="Times New Roman" w:cs="Times New Roman"/>
              </w:rPr>
            </w:pPr>
            <w:r>
              <w:rPr>
                <w:rFonts w:ascii="Times New Roman" w:hAnsi="Times New Roman" w:cs="Times New Roman"/>
              </w:rPr>
              <w:t>Species</w:t>
            </w:r>
          </w:p>
          <w:p w14:paraId="11B69FCF" w14:textId="77777777" w:rsidR="009837B8" w:rsidRPr="000049D7" w:rsidRDefault="009837B8" w:rsidP="00CA6DFA">
            <w:pPr>
              <w:spacing w:line="276" w:lineRule="auto"/>
              <w:jc w:val="both"/>
              <w:rPr>
                <w:rFonts w:ascii="Times New Roman" w:hAnsi="Times New Roman" w:cs="Times New Roman"/>
              </w:rPr>
            </w:pPr>
            <w:r>
              <w:rPr>
                <w:rFonts w:ascii="Times New Roman" w:hAnsi="Times New Roman" w:cs="Times New Roman"/>
              </w:rPr>
              <w:t>Feature</w:t>
            </w:r>
          </w:p>
        </w:tc>
        <w:tc>
          <w:tcPr>
            <w:tcW w:w="1557" w:type="dxa"/>
            <w:vAlign w:val="center"/>
          </w:tcPr>
          <w:p w14:paraId="261D886A" w14:textId="77777777" w:rsidR="009837B8" w:rsidRDefault="009837B8" w:rsidP="00CA6DFA">
            <w:pPr>
              <w:spacing w:line="276" w:lineRule="auto"/>
              <w:jc w:val="center"/>
              <w:rPr>
                <w:rFonts w:ascii="Times New Roman" w:hAnsi="Times New Roman" w:cs="Times New Roman"/>
              </w:rPr>
            </w:pPr>
            <w:r>
              <w:rPr>
                <w:rFonts w:ascii="Times New Roman" w:hAnsi="Times New Roman" w:cs="Times New Roman"/>
              </w:rPr>
              <w:t>Wistar</w:t>
            </w:r>
          </w:p>
          <w:p w14:paraId="56071788" w14:textId="77777777" w:rsidR="009837B8" w:rsidRPr="000049D7" w:rsidRDefault="009837B8" w:rsidP="00CA6DFA">
            <w:pPr>
              <w:spacing w:line="276" w:lineRule="auto"/>
              <w:jc w:val="center"/>
              <w:rPr>
                <w:rFonts w:ascii="Times New Roman" w:hAnsi="Times New Roman" w:cs="Times New Roman"/>
              </w:rPr>
            </w:pPr>
            <w:r>
              <w:rPr>
                <w:rFonts w:ascii="Times New Roman" w:hAnsi="Times New Roman" w:cs="Times New Roman"/>
              </w:rPr>
              <w:t>rats</w:t>
            </w:r>
          </w:p>
        </w:tc>
        <w:tc>
          <w:tcPr>
            <w:tcW w:w="1557" w:type="dxa"/>
            <w:vAlign w:val="center"/>
          </w:tcPr>
          <w:p w14:paraId="691EB21E" w14:textId="77777777" w:rsidR="009837B8" w:rsidRDefault="009837B8" w:rsidP="00CA6DFA">
            <w:pPr>
              <w:spacing w:line="276" w:lineRule="auto"/>
              <w:jc w:val="center"/>
              <w:rPr>
                <w:rFonts w:ascii="Times New Roman" w:hAnsi="Times New Roman" w:cs="Times New Roman"/>
              </w:rPr>
            </w:pPr>
            <w:proofErr w:type="spellStart"/>
            <w:r>
              <w:rPr>
                <w:rFonts w:ascii="Times New Roman" w:hAnsi="Times New Roman" w:cs="Times New Roman"/>
              </w:rPr>
              <w:t>Balb</w:t>
            </w:r>
            <w:proofErr w:type="spellEnd"/>
            <w:r>
              <w:rPr>
                <w:rFonts w:ascii="Times New Roman" w:hAnsi="Times New Roman" w:cs="Times New Roman"/>
              </w:rPr>
              <w:t>/c</w:t>
            </w:r>
          </w:p>
          <w:p w14:paraId="59A41073" w14:textId="77777777" w:rsidR="009837B8" w:rsidRPr="000049D7" w:rsidRDefault="009837B8" w:rsidP="00CA6DFA">
            <w:pPr>
              <w:spacing w:line="276" w:lineRule="auto"/>
              <w:jc w:val="center"/>
              <w:rPr>
                <w:rFonts w:ascii="Times New Roman" w:hAnsi="Times New Roman" w:cs="Times New Roman"/>
              </w:rPr>
            </w:pPr>
            <w:r>
              <w:rPr>
                <w:rFonts w:ascii="Times New Roman" w:hAnsi="Times New Roman" w:cs="Times New Roman"/>
              </w:rPr>
              <w:t>mice</w:t>
            </w:r>
          </w:p>
        </w:tc>
        <w:tc>
          <w:tcPr>
            <w:tcW w:w="1558" w:type="dxa"/>
            <w:vAlign w:val="center"/>
          </w:tcPr>
          <w:p w14:paraId="0617E6AB" w14:textId="77777777" w:rsidR="009837B8" w:rsidRPr="000049D7" w:rsidRDefault="009837B8" w:rsidP="00CA6DFA">
            <w:pPr>
              <w:spacing w:line="276" w:lineRule="auto"/>
              <w:jc w:val="center"/>
              <w:rPr>
                <w:rFonts w:ascii="Times New Roman" w:hAnsi="Times New Roman" w:cs="Times New Roman"/>
              </w:rPr>
            </w:pPr>
            <w:r>
              <w:rPr>
                <w:rFonts w:ascii="Times New Roman" w:hAnsi="Times New Roman" w:cs="Times New Roman"/>
              </w:rPr>
              <w:t>C57Bl/6j mice</w:t>
            </w:r>
          </w:p>
        </w:tc>
        <w:tc>
          <w:tcPr>
            <w:tcW w:w="1558" w:type="dxa"/>
            <w:vAlign w:val="center"/>
          </w:tcPr>
          <w:p w14:paraId="5DF8EE42" w14:textId="77777777" w:rsidR="009837B8" w:rsidRPr="000049D7" w:rsidRDefault="009837B8" w:rsidP="00CA6DFA">
            <w:pPr>
              <w:spacing w:line="276" w:lineRule="auto"/>
              <w:jc w:val="center"/>
              <w:rPr>
                <w:rFonts w:ascii="Times New Roman" w:hAnsi="Times New Roman" w:cs="Times New Roman"/>
              </w:rPr>
            </w:pPr>
            <w:r>
              <w:rPr>
                <w:rFonts w:ascii="Times New Roman" w:hAnsi="Times New Roman" w:cs="Times New Roman"/>
              </w:rPr>
              <w:t>Syrian hamsters</w:t>
            </w:r>
          </w:p>
        </w:tc>
        <w:tc>
          <w:tcPr>
            <w:tcW w:w="1558" w:type="dxa"/>
            <w:vAlign w:val="center"/>
          </w:tcPr>
          <w:p w14:paraId="31D94666" w14:textId="77777777" w:rsidR="009837B8" w:rsidRPr="000049D7" w:rsidRDefault="009837B8" w:rsidP="00CA6DFA">
            <w:pPr>
              <w:spacing w:line="276" w:lineRule="auto"/>
              <w:jc w:val="center"/>
              <w:rPr>
                <w:rFonts w:ascii="Times New Roman" w:hAnsi="Times New Roman" w:cs="Times New Roman"/>
              </w:rPr>
            </w:pPr>
            <w:r>
              <w:rPr>
                <w:rFonts w:ascii="Times New Roman" w:hAnsi="Times New Roman" w:cs="Times New Roman"/>
              </w:rPr>
              <w:t>Humans</w:t>
            </w:r>
          </w:p>
        </w:tc>
      </w:tr>
      <w:tr w:rsidR="009837B8" w14:paraId="53AE8FC8" w14:textId="77777777" w:rsidTr="00CA6DFA">
        <w:trPr>
          <w:jc w:val="center"/>
        </w:trPr>
        <w:tc>
          <w:tcPr>
            <w:tcW w:w="1557" w:type="dxa"/>
            <w:vAlign w:val="center"/>
          </w:tcPr>
          <w:p w14:paraId="66C51DDB" w14:textId="77777777" w:rsidR="009837B8" w:rsidRDefault="009837B8" w:rsidP="00CA6DFA">
            <w:pPr>
              <w:spacing w:line="276" w:lineRule="auto"/>
              <w:jc w:val="center"/>
              <w:rPr>
                <w:rFonts w:ascii="Times New Roman" w:hAnsi="Times New Roman" w:cs="Times New Roman"/>
              </w:rPr>
            </w:pPr>
            <w:r>
              <w:rPr>
                <w:rFonts w:ascii="Times New Roman" w:hAnsi="Times New Roman" w:cs="Times New Roman"/>
              </w:rPr>
              <w:t xml:space="preserve">Eggs </w:t>
            </w:r>
          </w:p>
          <w:p w14:paraId="3317390B" w14:textId="77777777" w:rsidR="009837B8" w:rsidRPr="000049D7" w:rsidRDefault="009837B8" w:rsidP="00CA6DFA">
            <w:pPr>
              <w:spacing w:line="276" w:lineRule="auto"/>
              <w:jc w:val="center"/>
              <w:rPr>
                <w:rFonts w:ascii="Times New Roman" w:hAnsi="Times New Roman" w:cs="Times New Roman"/>
              </w:rPr>
            </w:pPr>
            <w:r>
              <w:rPr>
                <w:rFonts w:ascii="Times New Roman" w:hAnsi="Times New Roman" w:cs="Times New Roman"/>
              </w:rPr>
              <w:t>in feces</w:t>
            </w:r>
          </w:p>
        </w:tc>
        <w:tc>
          <w:tcPr>
            <w:tcW w:w="1557" w:type="dxa"/>
            <w:vAlign w:val="center"/>
          </w:tcPr>
          <w:p w14:paraId="1CF436B6" w14:textId="77777777" w:rsidR="009837B8" w:rsidRPr="002A6D9D" w:rsidRDefault="009837B8" w:rsidP="00CA6DFA">
            <w:pPr>
              <w:spacing w:line="276" w:lineRule="auto"/>
              <w:jc w:val="center"/>
              <w:rPr>
                <w:rFonts w:ascii="Times New Roman" w:hAnsi="Times New Roman" w:cs="Times New Roman"/>
                <w:b/>
                <w:bCs/>
                <w:lang w:val="ru-RU"/>
              </w:rPr>
            </w:pPr>
            <w:r w:rsidRPr="002A6D9D">
              <w:rPr>
                <w:rFonts w:ascii="Times New Roman" w:hAnsi="Times New Roman" w:cs="Times New Roman"/>
                <w:b/>
                <w:bCs/>
                <w:lang w:val="ru-RU"/>
              </w:rPr>
              <w:t>–</w:t>
            </w:r>
          </w:p>
        </w:tc>
        <w:tc>
          <w:tcPr>
            <w:tcW w:w="1557" w:type="dxa"/>
            <w:vAlign w:val="center"/>
          </w:tcPr>
          <w:p w14:paraId="5FE3A42E" w14:textId="77777777" w:rsidR="009837B8" w:rsidRPr="002A6D9D" w:rsidRDefault="009837B8" w:rsidP="00CA6DFA">
            <w:pPr>
              <w:spacing w:line="276" w:lineRule="auto"/>
              <w:jc w:val="center"/>
              <w:rPr>
                <w:rFonts w:ascii="Times New Roman" w:hAnsi="Times New Roman" w:cs="Times New Roman"/>
                <w:b/>
                <w:bCs/>
                <w:lang w:val="ru-RU"/>
              </w:rPr>
            </w:pPr>
            <w:r w:rsidRPr="002A6D9D">
              <w:rPr>
                <w:rFonts w:ascii="Times New Roman" w:hAnsi="Times New Roman" w:cs="Times New Roman"/>
                <w:b/>
                <w:bCs/>
                <w:lang w:val="ru-RU"/>
              </w:rPr>
              <w:t>–</w:t>
            </w:r>
          </w:p>
        </w:tc>
        <w:tc>
          <w:tcPr>
            <w:tcW w:w="1558" w:type="dxa"/>
            <w:vAlign w:val="center"/>
          </w:tcPr>
          <w:p w14:paraId="3B1E5E2A"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170F48DA"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406A93A2"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r>
      <w:tr w:rsidR="009837B8" w14:paraId="75DEB8FD" w14:textId="77777777" w:rsidTr="00CA6DFA">
        <w:trPr>
          <w:jc w:val="center"/>
        </w:trPr>
        <w:tc>
          <w:tcPr>
            <w:tcW w:w="1557" w:type="dxa"/>
            <w:vAlign w:val="center"/>
          </w:tcPr>
          <w:p w14:paraId="6ACED501" w14:textId="275B962A" w:rsidR="009837B8" w:rsidRPr="000049D7" w:rsidRDefault="009837B8" w:rsidP="00CA6DFA">
            <w:pPr>
              <w:spacing w:line="276" w:lineRule="auto"/>
              <w:jc w:val="center"/>
              <w:rPr>
                <w:rFonts w:ascii="Times New Roman" w:hAnsi="Times New Roman" w:cs="Times New Roman"/>
              </w:rPr>
            </w:pPr>
            <w:del w:id="181" w:author="Пахарукова Мария Юрьевна" w:date="2026-10-19T14:14:00Z">
              <w:r w:rsidDel="007B3A8D">
                <w:rPr>
                  <w:rFonts w:ascii="Times New Roman" w:hAnsi="Times New Roman" w:cs="Times New Roman"/>
                </w:rPr>
                <w:delText>Recovered liver flukes</w:delText>
              </w:r>
            </w:del>
            <w:ins w:id="182" w:author="Пахарукова Мария Юрьевна" w:date="2026-10-19T14:14:00Z">
              <w:r w:rsidR="007B3A8D">
                <w:rPr>
                  <w:rFonts w:ascii="Times New Roman" w:hAnsi="Times New Roman" w:cs="Times New Roman"/>
                </w:rPr>
                <w:t>Parasite burden</w:t>
              </w:r>
            </w:ins>
          </w:p>
        </w:tc>
        <w:tc>
          <w:tcPr>
            <w:tcW w:w="1557" w:type="dxa"/>
            <w:vAlign w:val="center"/>
          </w:tcPr>
          <w:p w14:paraId="1BCE700A" w14:textId="77777777" w:rsidR="009837B8" w:rsidRPr="00111EC1"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lang w:val="ru-RU"/>
              </w:rPr>
              <w:t>–</w:t>
            </w:r>
          </w:p>
        </w:tc>
        <w:tc>
          <w:tcPr>
            <w:tcW w:w="1557" w:type="dxa"/>
            <w:vAlign w:val="center"/>
          </w:tcPr>
          <w:p w14:paraId="59AD0008"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5CE708EC"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264E33A8"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2120796B"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r>
      <w:tr w:rsidR="009837B8" w14:paraId="1A4EEE3C" w14:textId="77777777" w:rsidTr="00CA6DFA">
        <w:trPr>
          <w:jc w:val="center"/>
        </w:trPr>
        <w:tc>
          <w:tcPr>
            <w:tcW w:w="1557" w:type="dxa"/>
            <w:vAlign w:val="center"/>
          </w:tcPr>
          <w:p w14:paraId="7C6BA7CF" w14:textId="77777777" w:rsidR="009837B8" w:rsidRPr="00111EC1" w:rsidRDefault="009837B8" w:rsidP="00CA6DFA">
            <w:pPr>
              <w:spacing w:line="276" w:lineRule="auto"/>
              <w:jc w:val="center"/>
              <w:rPr>
                <w:rFonts w:ascii="Times New Roman" w:hAnsi="Times New Roman" w:cs="Times New Roman"/>
              </w:rPr>
            </w:pPr>
            <w:r>
              <w:rPr>
                <w:rFonts w:ascii="Times New Roman" w:hAnsi="Times New Roman" w:cs="Times New Roman"/>
              </w:rPr>
              <w:t xml:space="preserve">Egg granulomas </w:t>
            </w:r>
          </w:p>
        </w:tc>
        <w:tc>
          <w:tcPr>
            <w:tcW w:w="1557" w:type="dxa"/>
            <w:vAlign w:val="center"/>
          </w:tcPr>
          <w:p w14:paraId="4911B19A" w14:textId="77777777" w:rsidR="009837B8" w:rsidRPr="002A6D9D" w:rsidRDefault="009837B8" w:rsidP="00CA6DFA">
            <w:pPr>
              <w:spacing w:line="276" w:lineRule="auto"/>
              <w:jc w:val="center"/>
              <w:rPr>
                <w:rFonts w:ascii="Times New Roman" w:hAnsi="Times New Roman" w:cs="Times New Roman"/>
                <w:b/>
                <w:bCs/>
                <w:lang w:val="ru-RU"/>
              </w:rPr>
            </w:pPr>
            <w:r w:rsidRPr="002A6D9D">
              <w:rPr>
                <w:rFonts w:ascii="Times New Roman" w:hAnsi="Times New Roman" w:cs="Times New Roman"/>
                <w:b/>
                <w:bCs/>
                <w:lang w:val="ru-RU"/>
              </w:rPr>
              <w:t>–</w:t>
            </w:r>
          </w:p>
        </w:tc>
        <w:tc>
          <w:tcPr>
            <w:tcW w:w="1557" w:type="dxa"/>
            <w:vAlign w:val="center"/>
          </w:tcPr>
          <w:p w14:paraId="46D72F18"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lang w:val="ru-RU"/>
              </w:rPr>
              <w:t>–</w:t>
            </w:r>
          </w:p>
        </w:tc>
        <w:tc>
          <w:tcPr>
            <w:tcW w:w="1558" w:type="dxa"/>
            <w:vAlign w:val="center"/>
          </w:tcPr>
          <w:p w14:paraId="483696DE"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lang w:val="ru-RU"/>
              </w:rPr>
              <w:t>–</w:t>
            </w:r>
          </w:p>
        </w:tc>
        <w:tc>
          <w:tcPr>
            <w:tcW w:w="1558" w:type="dxa"/>
            <w:vAlign w:val="center"/>
          </w:tcPr>
          <w:p w14:paraId="714692BE" w14:textId="77777777" w:rsidR="009837B8" w:rsidRPr="002A6D9D" w:rsidRDefault="009837B8" w:rsidP="00CA6DFA">
            <w:pPr>
              <w:spacing w:line="276" w:lineRule="auto"/>
              <w:jc w:val="center"/>
              <w:rPr>
                <w:rFonts w:ascii="Times New Roman" w:hAnsi="Times New Roman" w:cs="Times New Roman"/>
                <w:b/>
                <w:bCs/>
              </w:rPr>
            </w:pPr>
            <w:r>
              <w:rPr>
                <w:rFonts w:ascii="Times New Roman" w:hAnsi="Times New Roman" w:cs="Times New Roman"/>
                <w:b/>
                <w:bCs/>
              </w:rPr>
              <w:t>+++</w:t>
            </w:r>
          </w:p>
        </w:tc>
        <w:tc>
          <w:tcPr>
            <w:tcW w:w="1558" w:type="dxa"/>
            <w:vAlign w:val="center"/>
          </w:tcPr>
          <w:p w14:paraId="3B7889E5" w14:textId="77777777" w:rsidR="009837B8" w:rsidRPr="002A6D9D" w:rsidRDefault="009837B8" w:rsidP="00CA6DFA">
            <w:pPr>
              <w:spacing w:line="276" w:lineRule="auto"/>
              <w:jc w:val="center"/>
              <w:rPr>
                <w:rFonts w:ascii="Times New Roman" w:hAnsi="Times New Roman" w:cs="Times New Roman"/>
                <w:b/>
                <w:bCs/>
              </w:rPr>
            </w:pPr>
            <w:r>
              <w:rPr>
                <w:rFonts w:ascii="Times New Roman" w:hAnsi="Times New Roman" w:cs="Times New Roman"/>
                <w:b/>
                <w:bCs/>
              </w:rPr>
              <w:t>+++</w:t>
            </w:r>
          </w:p>
        </w:tc>
      </w:tr>
      <w:tr w:rsidR="009837B8" w14:paraId="3D07B6CF" w14:textId="77777777" w:rsidTr="00CA6DFA">
        <w:trPr>
          <w:jc w:val="center"/>
        </w:trPr>
        <w:tc>
          <w:tcPr>
            <w:tcW w:w="1557" w:type="dxa"/>
            <w:vAlign w:val="center"/>
          </w:tcPr>
          <w:p w14:paraId="611637AE" w14:textId="77777777" w:rsidR="009837B8" w:rsidRDefault="009837B8" w:rsidP="00CA6DFA">
            <w:pPr>
              <w:spacing w:line="276" w:lineRule="auto"/>
              <w:jc w:val="center"/>
              <w:rPr>
                <w:rFonts w:ascii="Times New Roman" w:hAnsi="Times New Roman" w:cs="Times New Roman"/>
              </w:rPr>
            </w:pPr>
            <w:r>
              <w:rPr>
                <w:rFonts w:ascii="Times New Roman" w:hAnsi="Times New Roman" w:cs="Times New Roman"/>
              </w:rPr>
              <w:t xml:space="preserve">Liver </w:t>
            </w:r>
          </w:p>
          <w:p w14:paraId="2C62FDC8" w14:textId="77777777" w:rsidR="009837B8" w:rsidRPr="000049D7" w:rsidRDefault="009837B8" w:rsidP="00CA6DFA">
            <w:pPr>
              <w:spacing w:line="276" w:lineRule="auto"/>
              <w:jc w:val="center"/>
              <w:rPr>
                <w:rFonts w:ascii="Times New Roman" w:hAnsi="Times New Roman" w:cs="Times New Roman"/>
              </w:rPr>
            </w:pPr>
            <w:r>
              <w:rPr>
                <w:rFonts w:ascii="Times New Roman" w:hAnsi="Times New Roman" w:cs="Times New Roman"/>
              </w:rPr>
              <w:t>fibrosis</w:t>
            </w:r>
          </w:p>
        </w:tc>
        <w:tc>
          <w:tcPr>
            <w:tcW w:w="1557" w:type="dxa"/>
            <w:vAlign w:val="center"/>
          </w:tcPr>
          <w:p w14:paraId="6CAEA6E3" w14:textId="77777777" w:rsidR="009837B8" w:rsidRPr="002A6D9D" w:rsidRDefault="009837B8" w:rsidP="00CA6DFA">
            <w:pPr>
              <w:spacing w:line="276" w:lineRule="auto"/>
              <w:jc w:val="center"/>
              <w:rPr>
                <w:rFonts w:ascii="Times New Roman" w:hAnsi="Times New Roman" w:cs="Times New Roman"/>
                <w:b/>
                <w:bCs/>
                <w:lang w:val="ru-RU"/>
              </w:rPr>
            </w:pPr>
            <w:r w:rsidRPr="002A6D9D">
              <w:rPr>
                <w:rFonts w:ascii="Times New Roman" w:hAnsi="Times New Roman" w:cs="Times New Roman"/>
                <w:b/>
                <w:bCs/>
                <w:lang w:val="ru-RU"/>
              </w:rPr>
              <w:t>–</w:t>
            </w:r>
          </w:p>
        </w:tc>
        <w:tc>
          <w:tcPr>
            <w:tcW w:w="1557" w:type="dxa"/>
            <w:vAlign w:val="center"/>
          </w:tcPr>
          <w:p w14:paraId="03454C61"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148FC6BC"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6AC7D531"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0F4AA0CE"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r>
      <w:tr w:rsidR="009837B8" w14:paraId="7A574740" w14:textId="77777777" w:rsidTr="00CA6DFA">
        <w:trPr>
          <w:jc w:val="center"/>
        </w:trPr>
        <w:tc>
          <w:tcPr>
            <w:tcW w:w="1557" w:type="dxa"/>
            <w:vAlign w:val="center"/>
          </w:tcPr>
          <w:p w14:paraId="6BFCF0F9" w14:textId="0CC170F2" w:rsidR="009837B8" w:rsidDel="007B3A8D" w:rsidRDefault="007B3A8D" w:rsidP="007B3A8D">
            <w:pPr>
              <w:spacing w:line="276" w:lineRule="auto"/>
              <w:jc w:val="center"/>
              <w:rPr>
                <w:del w:id="183" w:author="Пахарукова Мария Юрьевна" w:date="2026-10-19T14:14:00Z"/>
                <w:rFonts w:ascii="Times New Roman" w:hAnsi="Times New Roman" w:cs="Times New Roman"/>
              </w:rPr>
              <w:pPrChange w:id="184" w:author="Пахарукова Мария Юрьевна" w:date="2026-10-19T14:14:00Z">
                <w:pPr>
                  <w:spacing w:line="276" w:lineRule="auto"/>
                  <w:jc w:val="center"/>
                </w:pPr>
              </w:pPrChange>
            </w:pPr>
            <w:ins w:id="185" w:author="Пахарукова Мария Юрьевна" w:date="2026-10-19T14:14:00Z">
              <w:r>
                <w:rPr>
                  <w:rFonts w:ascii="Times New Roman" w:hAnsi="Times New Roman" w:cs="Times New Roman"/>
                </w:rPr>
                <w:lastRenderedPageBreak/>
                <w:t>Liver i</w:t>
              </w:r>
            </w:ins>
            <w:del w:id="186" w:author="Пахарукова Мария Юрьевна" w:date="2026-10-19T14:14:00Z">
              <w:r w:rsidR="009837B8" w:rsidDel="007B3A8D">
                <w:rPr>
                  <w:rFonts w:ascii="Times New Roman" w:hAnsi="Times New Roman" w:cs="Times New Roman"/>
                </w:rPr>
                <w:delText>I</w:delText>
              </w:r>
            </w:del>
            <w:r w:rsidR="009837B8">
              <w:rPr>
                <w:rFonts w:ascii="Times New Roman" w:hAnsi="Times New Roman" w:cs="Times New Roman"/>
              </w:rPr>
              <w:t>nflammat</w:t>
            </w:r>
            <w:ins w:id="187" w:author="Пахарукова Мария Юрьевна" w:date="2026-10-19T14:14:00Z">
              <w:r>
                <w:rPr>
                  <w:rFonts w:ascii="Times New Roman" w:hAnsi="Times New Roman" w:cs="Times New Roman"/>
                </w:rPr>
                <w:t>ion</w:t>
              </w:r>
            </w:ins>
            <w:del w:id="188" w:author="Пахарукова Мария Юрьевна" w:date="2026-10-19T14:14:00Z">
              <w:r w:rsidR="009837B8" w:rsidDel="007B3A8D">
                <w:rPr>
                  <w:rFonts w:ascii="Times New Roman" w:hAnsi="Times New Roman" w:cs="Times New Roman"/>
                </w:rPr>
                <w:delText>ory</w:delText>
              </w:r>
            </w:del>
          </w:p>
          <w:p w14:paraId="61B56F20" w14:textId="535723B6" w:rsidR="009837B8" w:rsidRPr="000049D7" w:rsidRDefault="009837B8" w:rsidP="007B3A8D">
            <w:pPr>
              <w:spacing w:line="276" w:lineRule="auto"/>
              <w:jc w:val="center"/>
              <w:rPr>
                <w:rFonts w:ascii="Times New Roman" w:hAnsi="Times New Roman" w:cs="Times New Roman"/>
              </w:rPr>
              <w:pPrChange w:id="189" w:author="Пахарукова Мария Юрьевна" w:date="2026-10-19T14:14:00Z">
                <w:pPr>
                  <w:spacing w:line="276" w:lineRule="auto"/>
                  <w:jc w:val="center"/>
                </w:pPr>
              </w:pPrChange>
            </w:pPr>
            <w:del w:id="190" w:author="Пахарукова Мария Юрьевна" w:date="2026-10-19T14:14:00Z">
              <w:r w:rsidDel="007B3A8D">
                <w:rPr>
                  <w:rFonts w:ascii="Times New Roman" w:hAnsi="Times New Roman" w:cs="Times New Roman"/>
                </w:rPr>
                <w:delText>infiltration</w:delText>
              </w:r>
            </w:del>
          </w:p>
        </w:tc>
        <w:tc>
          <w:tcPr>
            <w:tcW w:w="1557" w:type="dxa"/>
            <w:vAlign w:val="center"/>
          </w:tcPr>
          <w:p w14:paraId="08750368" w14:textId="77777777" w:rsidR="009837B8" w:rsidRPr="002A6D9D" w:rsidRDefault="009837B8" w:rsidP="00CA6DFA">
            <w:pPr>
              <w:spacing w:line="276" w:lineRule="auto"/>
              <w:jc w:val="center"/>
              <w:rPr>
                <w:rFonts w:ascii="Times New Roman" w:hAnsi="Times New Roman" w:cs="Times New Roman"/>
                <w:b/>
                <w:bCs/>
                <w:lang w:val="ru-RU"/>
              </w:rPr>
            </w:pPr>
            <w:r w:rsidRPr="002A6D9D">
              <w:rPr>
                <w:rFonts w:ascii="Times New Roman" w:hAnsi="Times New Roman" w:cs="Times New Roman"/>
                <w:b/>
                <w:bCs/>
                <w:lang w:val="ru-RU"/>
              </w:rPr>
              <w:t>–</w:t>
            </w:r>
          </w:p>
        </w:tc>
        <w:tc>
          <w:tcPr>
            <w:tcW w:w="1557" w:type="dxa"/>
            <w:vAlign w:val="center"/>
          </w:tcPr>
          <w:p w14:paraId="0C106C06"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6D0CE158"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222DCB88"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51E5DCDF"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r>
      <w:tr w:rsidR="009837B8" w14:paraId="0E7B9F3B" w14:textId="77777777" w:rsidTr="00CA6DFA">
        <w:trPr>
          <w:jc w:val="center"/>
        </w:trPr>
        <w:tc>
          <w:tcPr>
            <w:tcW w:w="1557" w:type="dxa"/>
            <w:vAlign w:val="center"/>
          </w:tcPr>
          <w:p w14:paraId="01556634" w14:textId="44165553" w:rsidR="009837B8" w:rsidRPr="000049D7" w:rsidRDefault="007B3A8D" w:rsidP="007B3A8D">
            <w:pPr>
              <w:spacing w:line="276" w:lineRule="auto"/>
              <w:jc w:val="center"/>
              <w:rPr>
                <w:rFonts w:ascii="Times New Roman" w:hAnsi="Times New Roman" w:cs="Times New Roman"/>
              </w:rPr>
              <w:pPrChange w:id="191" w:author="Пахарукова Мария Юрьевна" w:date="2026-10-19T14:14:00Z">
                <w:pPr>
                  <w:spacing w:line="276" w:lineRule="auto"/>
                  <w:jc w:val="center"/>
                </w:pPr>
              </w:pPrChange>
            </w:pPr>
            <w:ins w:id="192" w:author="Пахарукова Мария Юрьевна" w:date="2026-10-19T14:14:00Z">
              <w:r>
                <w:rPr>
                  <w:rFonts w:ascii="Times New Roman" w:hAnsi="Times New Roman" w:cs="Times New Roman"/>
                </w:rPr>
                <w:t>Liver e</w:t>
              </w:r>
            </w:ins>
            <w:del w:id="193" w:author="Пахарукова Мария Юрьевна" w:date="2026-10-19T14:14:00Z">
              <w:r w:rsidR="009837B8" w:rsidDel="007B3A8D">
                <w:rPr>
                  <w:rFonts w:ascii="Times New Roman" w:hAnsi="Times New Roman" w:cs="Times New Roman"/>
                </w:rPr>
                <w:delText>E</w:delText>
              </w:r>
            </w:del>
            <w:r w:rsidR="009837B8">
              <w:rPr>
                <w:rFonts w:ascii="Times New Roman" w:hAnsi="Times New Roman" w:cs="Times New Roman"/>
              </w:rPr>
              <w:t>pithelial hyperplasia</w:t>
            </w:r>
          </w:p>
        </w:tc>
        <w:tc>
          <w:tcPr>
            <w:tcW w:w="1557" w:type="dxa"/>
            <w:vAlign w:val="center"/>
          </w:tcPr>
          <w:p w14:paraId="443E876C" w14:textId="77777777" w:rsidR="009837B8" w:rsidRPr="002A6D9D" w:rsidRDefault="009837B8" w:rsidP="00CA6DFA">
            <w:pPr>
              <w:spacing w:line="276" w:lineRule="auto"/>
              <w:jc w:val="center"/>
              <w:rPr>
                <w:rFonts w:ascii="Times New Roman" w:hAnsi="Times New Roman" w:cs="Times New Roman"/>
                <w:b/>
                <w:bCs/>
                <w:lang w:val="ru-RU"/>
              </w:rPr>
            </w:pPr>
            <w:r w:rsidRPr="002A6D9D">
              <w:rPr>
                <w:rFonts w:ascii="Times New Roman" w:hAnsi="Times New Roman" w:cs="Times New Roman"/>
                <w:b/>
                <w:bCs/>
                <w:lang w:val="ru-RU"/>
              </w:rPr>
              <w:t>–</w:t>
            </w:r>
          </w:p>
        </w:tc>
        <w:tc>
          <w:tcPr>
            <w:tcW w:w="1557" w:type="dxa"/>
            <w:vAlign w:val="center"/>
          </w:tcPr>
          <w:p w14:paraId="2DDE0C5C"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3A8CE75C"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4A948844"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3F3C7C5C"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r>
      <w:tr w:rsidR="003846D3" w14:paraId="2ED6F626" w14:textId="77777777" w:rsidTr="00CA6DFA">
        <w:trPr>
          <w:jc w:val="center"/>
          <w:ins w:id="194" w:author="Пахарукова Мария Юрьевна" w:date="2026-10-19T14:16:00Z"/>
        </w:trPr>
        <w:tc>
          <w:tcPr>
            <w:tcW w:w="1557" w:type="dxa"/>
            <w:vAlign w:val="center"/>
          </w:tcPr>
          <w:p w14:paraId="57A4837A" w14:textId="3C14DC06" w:rsidR="003846D3" w:rsidRDefault="003846D3" w:rsidP="003846D3">
            <w:pPr>
              <w:spacing w:line="276" w:lineRule="auto"/>
              <w:jc w:val="center"/>
              <w:rPr>
                <w:ins w:id="195" w:author="Пахарукова Мария Юрьевна" w:date="2026-10-19T14:16:00Z"/>
                <w:rFonts w:ascii="Times New Roman" w:hAnsi="Times New Roman" w:cs="Times New Roman"/>
              </w:rPr>
              <w:pPrChange w:id="196" w:author="Пахарукова Мария Юрьевна" w:date="2026-10-19T14:16:00Z">
                <w:pPr>
                  <w:spacing w:line="276" w:lineRule="auto"/>
                  <w:jc w:val="center"/>
                </w:pPr>
              </w:pPrChange>
            </w:pPr>
            <w:ins w:id="197" w:author="Пахарукова Мария Юрьевна" w:date="2026-10-19T14:21:00Z">
              <w:r w:rsidRPr="003846D3">
                <w:rPr>
                  <w:rFonts w:ascii="Times New Roman" w:hAnsi="Times New Roman" w:cs="Times New Roman"/>
                  <w:highlight w:val="yellow"/>
                  <w:rPrChange w:id="198" w:author="Пахарукова Мария Юрьевна" w:date="2026-10-19T14:21:00Z">
                    <w:rPr>
                      <w:rFonts w:ascii="Times New Roman" w:hAnsi="Times New Roman" w:cs="Times New Roman"/>
                    </w:rPr>
                  </w:rPrChange>
                </w:rPr>
                <w:t>Blood biochemistry for liver injury</w:t>
              </w:r>
            </w:ins>
            <w:bookmarkStart w:id="199" w:name="_GoBack"/>
            <w:bookmarkEnd w:id="199"/>
          </w:p>
        </w:tc>
        <w:tc>
          <w:tcPr>
            <w:tcW w:w="1557" w:type="dxa"/>
            <w:vAlign w:val="center"/>
          </w:tcPr>
          <w:p w14:paraId="5D54B902" w14:textId="77777777" w:rsidR="003846D3" w:rsidRPr="003846D3" w:rsidRDefault="003846D3" w:rsidP="00CA6DFA">
            <w:pPr>
              <w:spacing w:line="276" w:lineRule="auto"/>
              <w:jc w:val="center"/>
              <w:rPr>
                <w:ins w:id="200" w:author="Пахарукова Мария Юрьевна" w:date="2026-10-19T14:16:00Z"/>
                <w:rFonts w:ascii="Times New Roman" w:hAnsi="Times New Roman" w:cs="Times New Roman"/>
                <w:b/>
                <w:bCs/>
                <w:rPrChange w:id="201" w:author="Пахарукова Мария Юрьевна" w:date="2026-10-19T14:21:00Z">
                  <w:rPr>
                    <w:ins w:id="202" w:author="Пахарукова Мария Юрьевна" w:date="2026-10-19T14:16:00Z"/>
                    <w:rFonts w:ascii="Times New Roman" w:hAnsi="Times New Roman" w:cs="Times New Roman"/>
                    <w:b/>
                    <w:bCs/>
                    <w:lang w:val="ru-RU"/>
                  </w:rPr>
                </w:rPrChange>
              </w:rPr>
            </w:pPr>
          </w:p>
        </w:tc>
        <w:tc>
          <w:tcPr>
            <w:tcW w:w="1557" w:type="dxa"/>
            <w:vAlign w:val="center"/>
          </w:tcPr>
          <w:p w14:paraId="164A6BD4" w14:textId="77777777" w:rsidR="003846D3" w:rsidRPr="002A6D9D" w:rsidRDefault="003846D3" w:rsidP="00CA6DFA">
            <w:pPr>
              <w:spacing w:line="276" w:lineRule="auto"/>
              <w:jc w:val="center"/>
              <w:rPr>
                <w:ins w:id="203" w:author="Пахарукова Мария Юрьевна" w:date="2026-10-19T14:16:00Z"/>
                <w:rFonts w:ascii="Times New Roman" w:hAnsi="Times New Roman" w:cs="Times New Roman"/>
                <w:b/>
                <w:bCs/>
              </w:rPr>
            </w:pPr>
          </w:p>
        </w:tc>
        <w:tc>
          <w:tcPr>
            <w:tcW w:w="1558" w:type="dxa"/>
            <w:vAlign w:val="center"/>
          </w:tcPr>
          <w:p w14:paraId="40175F49" w14:textId="77777777" w:rsidR="003846D3" w:rsidRPr="002A6D9D" w:rsidRDefault="003846D3" w:rsidP="00CA6DFA">
            <w:pPr>
              <w:spacing w:line="276" w:lineRule="auto"/>
              <w:jc w:val="center"/>
              <w:rPr>
                <w:ins w:id="204" w:author="Пахарукова Мария Юрьевна" w:date="2026-10-19T14:16:00Z"/>
                <w:rFonts w:ascii="Times New Roman" w:hAnsi="Times New Roman" w:cs="Times New Roman"/>
                <w:b/>
                <w:bCs/>
              </w:rPr>
            </w:pPr>
          </w:p>
        </w:tc>
        <w:tc>
          <w:tcPr>
            <w:tcW w:w="1558" w:type="dxa"/>
            <w:vAlign w:val="center"/>
          </w:tcPr>
          <w:p w14:paraId="5BAF40FE" w14:textId="77777777" w:rsidR="003846D3" w:rsidRPr="002A6D9D" w:rsidRDefault="003846D3" w:rsidP="00CA6DFA">
            <w:pPr>
              <w:spacing w:line="276" w:lineRule="auto"/>
              <w:jc w:val="center"/>
              <w:rPr>
                <w:ins w:id="205" w:author="Пахарукова Мария Юрьевна" w:date="2026-10-19T14:16:00Z"/>
                <w:rFonts w:ascii="Times New Roman" w:hAnsi="Times New Roman" w:cs="Times New Roman"/>
                <w:b/>
                <w:bCs/>
              </w:rPr>
            </w:pPr>
          </w:p>
        </w:tc>
        <w:tc>
          <w:tcPr>
            <w:tcW w:w="1558" w:type="dxa"/>
            <w:vAlign w:val="center"/>
          </w:tcPr>
          <w:p w14:paraId="6D5D496E" w14:textId="77777777" w:rsidR="003846D3" w:rsidRPr="002A6D9D" w:rsidRDefault="003846D3" w:rsidP="00CA6DFA">
            <w:pPr>
              <w:spacing w:line="276" w:lineRule="auto"/>
              <w:jc w:val="center"/>
              <w:rPr>
                <w:ins w:id="206" w:author="Пахарукова Мария Юрьевна" w:date="2026-10-19T14:16:00Z"/>
                <w:rFonts w:ascii="Times New Roman" w:hAnsi="Times New Roman" w:cs="Times New Roman"/>
                <w:b/>
                <w:bCs/>
              </w:rPr>
            </w:pPr>
          </w:p>
        </w:tc>
      </w:tr>
    </w:tbl>
    <w:p w14:paraId="37984AB0" w14:textId="77777777" w:rsidR="009837B8" w:rsidRPr="009837B8" w:rsidRDefault="009837B8" w:rsidP="009837B8">
      <w:pPr>
        <w:spacing w:after="0" w:line="276" w:lineRule="auto"/>
        <w:ind w:firstLine="567"/>
        <w:jc w:val="both"/>
        <w:rPr>
          <w:rFonts w:ascii="Times New Roman" w:hAnsi="Times New Roman" w:cs="Times New Roman"/>
        </w:rPr>
      </w:pPr>
      <w:r>
        <w:rPr>
          <w:rFonts w:ascii="Times New Roman" w:hAnsi="Times New Roman" w:cs="Times New Roman"/>
        </w:rPr>
        <w:t>Table 1. Summarizing table represent infectivity and histological findings among different animal models and humans.</w:t>
      </w:r>
    </w:p>
    <w:p w14:paraId="68761AE0" w14:textId="77777777" w:rsidR="009837B8" w:rsidRPr="009837B8" w:rsidRDefault="009837B8" w:rsidP="009837B8">
      <w:pPr>
        <w:spacing w:after="0" w:line="276" w:lineRule="auto"/>
        <w:ind w:firstLine="567"/>
        <w:jc w:val="both"/>
        <w:rPr>
          <w:rFonts w:ascii="Times New Roman" w:hAnsi="Times New Roman" w:cs="Times New Roman"/>
        </w:rPr>
      </w:pPr>
    </w:p>
    <w:p w14:paraId="15F1F485" w14:textId="77777777" w:rsidR="009837B8" w:rsidRPr="009766C5" w:rsidRDefault="009837B8" w:rsidP="009837B8">
      <w:pPr>
        <w:spacing w:after="0" w:line="276" w:lineRule="auto"/>
        <w:ind w:firstLine="567"/>
        <w:jc w:val="both"/>
        <w:rPr>
          <w:rFonts w:ascii="Times New Roman" w:hAnsi="Times New Roman" w:cs="Times New Roman"/>
          <w:color w:val="000000"/>
          <w:lang w:val="ru-RU"/>
        </w:rPr>
      </w:pPr>
      <w:r>
        <w:rPr>
          <w:rFonts w:ascii="Times New Roman" w:hAnsi="Times New Roman" w:cs="Times New Roman"/>
          <w:color w:val="000000"/>
          <w:lang w:val="ru-RU"/>
        </w:rPr>
        <w:t>Оценка</w:t>
      </w:r>
      <w:r w:rsidRPr="0045710C">
        <w:rPr>
          <w:rFonts w:ascii="Times New Roman" w:hAnsi="Times New Roman" w:cs="Times New Roman"/>
          <w:color w:val="000000"/>
          <w:lang w:val="ru-RU"/>
        </w:rPr>
        <w:t xml:space="preserve"> </w:t>
      </w:r>
      <w:r>
        <w:rPr>
          <w:rFonts w:ascii="Times New Roman" w:hAnsi="Times New Roman" w:cs="Times New Roman"/>
          <w:color w:val="000000"/>
        </w:rPr>
        <w:t>construct</w:t>
      </w:r>
      <w:r w:rsidRPr="0045710C">
        <w:rPr>
          <w:rFonts w:ascii="Times New Roman" w:hAnsi="Times New Roman" w:cs="Times New Roman"/>
          <w:color w:val="000000"/>
          <w:lang w:val="ru-RU"/>
        </w:rPr>
        <w:t xml:space="preserve"> </w:t>
      </w:r>
      <w:r>
        <w:rPr>
          <w:rFonts w:ascii="Times New Roman" w:hAnsi="Times New Roman" w:cs="Times New Roman"/>
          <w:color w:val="000000"/>
        </w:rPr>
        <w:t>validity</w:t>
      </w:r>
      <w:r w:rsidRPr="0045710C">
        <w:rPr>
          <w:rFonts w:ascii="Times New Roman" w:hAnsi="Times New Roman" w:cs="Times New Roman"/>
          <w:color w:val="000000"/>
          <w:lang w:val="ru-RU"/>
        </w:rPr>
        <w:t xml:space="preserve"> </w:t>
      </w:r>
      <w:r>
        <w:rPr>
          <w:rFonts w:ascii="Times New Roman" w:hAnsi="Times New Roman" w:cs="Times New Roman"/>
          <w:color w:val="000000"/>
          <w:lang w:val="ru-RU"/>
        </w:rPr>
        <w:t>модели Сирийских</w:t>
      </w:r>
      <w:r w:rsidRPr="0045710C">
        <w:rPr>
          <w:rFonts w:ascii="Times New Roman" w:hAnsi="Times New Roman" w:cs="Times New Roman"/>
          <w:color w:val="000000"/>
          <w:lang w:val="ru-RU"/>
        </w:rPr>
        <w:t xml:space="preserve"> </w:t>
      </w:r>
      <w:r>
        <w:rPr>
          <w:rFonts w:ascii="Times New Roman" w:hAnsi="Times New Roman" w:cs="Times New Roman"/>
          <w:color w:val="000000"/>
          <w:lang w:val="ru-RU"/>
        </w:rPr>
        <w:t>хомячков</w:t>
      </w:r>
      <w:r w:rsidRPr="0045710C">
        <w:rPr>
          <w:rFonts w:ascii="Times New Roman" w:hAnsi="Times New Roman" w:cs="Times New Roman"/>
          <w:color w:val="000000"/>
          <w:lang w:val="ru-RU"/>
        </w:rPr>
        <w:t xml:space="preserve"> </w:t>
      </w:r>
      <w:r>
        <w:rPr>
          <w:rFonts w:ascii="Times New Roman" w:hAnsi="Times New Roman" w:cs="Times New Roman"/>
          <w:color w:val="000000"/>
          <w:lang w:val="ru-RU"/>
        </w:rPr>
        <w:t>выходила за рамки этого исследования, однако сейчас</w:t>
      </w:r>
      <w:r w:rsidRPr="0045710C">
        <w:rPr>
          <w:rFonts w:ascii="Times New Roman" w:hAnsi="Times New Roman" w:cs="Times New Roman"/>
          <w:color w:val="000000"/>
          <w:lang w:val="ru-RU"/>
        </w:rPr>
        <w:t xml:space="preserve"> </w:t>
      </w:r>
      <w:r>
        <w:rPr>
          <w:rFonts w:ascii="Times New Roman" w:hAnsi="Times New Roman" w:cs="Times New Roman"/>
          <w:color w:val="000000"/>
          <w:lang w:val="ru-RU"/>
        </w:rPr>
        <w:t>активно</w:t>
      </w:r>
      <w:r w:rsidRPr="0045710C">
        <w:rPr>
          <w:rFonts w:ascii="Times New Roman" w:hAnsi="Times New Roman" w:cs="Times New Roman"/>
          <w:color w:val="000000"/>
          <w:lang w:val="ru-RU"/>
        </w:rPr>
        <w:t xml:space="preserve"> </w:t>
      </w:r>
      <w:r>
        <w:rPr>
          <w:rFonts w:ascii="Times New Roman" w:hAnsi="Times New Roman" w:cs="Times New Roman"/>
          <w:color w:val="000000"/>
          <w:lang w:val="ru-RU"/>
        </w:rPr>
        <w:t>происходит</w:t>
      </w:r>
      <w:r w:rsidRPr="0045710C">
        <w:rPr>
          <w:rFonts w:ascii="Times New Roman" w:hAnsi="Times New Roman" w:cs="Times New Roman"/>
          <w:color w:val="000000"/>
          <w:lang w:val="ru-RU"/>
        </w:rPr>
        <w:t xml:space="preserve">. </w:t>
      </w:r>
      <w:r>
        <w:rPr>
          <w:rFonts w:ascii="Times New Roman" w:hAnsi="Times New Roman" w:cs="Times New Roman"/>
          <w:color w:val="000000"/>
          <w:lang w:val="ru-RU"/>
        </w:rPr>
        <w:t xml:space="preserve">Ключевая проблема заключается в сложности оценки течения патологических процессов у человека, преимущественно из-за дефицита биологического материала. Биопсия печени у пациента является инвазивной, потенциально опасной процедурой, которая может дать осложнения, например, занос инфекции. В качестве альтернативы, можно использовать </w:t>
      </w:r>
      <w:proofErr w:type="spellStart"/>
      <w:r>
        <w:rPr>
          <w:rFonts w:ascii="Times New Roman" w:hAnsi="Times New Roman" w:cs="Times New Roman"/>
          <w:color w:val="000000"/>
          <w:lang w:val="ru-RU"/>
        </w:rPr>
        <w:t>кадаверный</w:t>
      </w:r>
      <w:proofErr w:type="spellEnd"/>
      <w:r>
        <w:rPr>
          <w:rFonts w:ascii="Times New Roman" w:hAnsi="Times New Roman" w:cs="Times New Roman"/>
          <w:color w:val="000000"/>
          <w:lang w:val="ru-RU"/>
        </w:rPr>
        <w:t xml:space="preserve"> материал, однако это осложняется наличием у пациентов сопутствующих заболеваний, которые могут размывать картину инфекционного процесса. Тем не менее, в литературе представлены публикации, указывающие на то, что Сирийские хомячки имеют сходные с человеком механизмы развития инфекции. Было показано, что у хомячков развивается неоплазия эпителия желчных протоков, которая связана с свободно-радикальным повреждением ДНК,</w:t>
      </w:r>
      <w:r w:rsidRPr="0011143A">
        <w:rPr>
          <w:rFonts w:ascii="Times New Roman" w:hAnsi="Times New Roman" w:cs="Times New Roman"/>
          <w:color w:val="000000"/>
          <w:lang w:val="ru-RU"/>
        </w:rPr>
        <w:t xml:space="preserve"> </w:t>
      </w:r>
      <w:r>
        <w:rPr>
          <w:rFonts w:ascii="Times New Roman" w:hAnsi="Times New Roman" w:cs="Times New Roman"/>
          <w:color w:val="000000"/>
          <w:lang w:val="ru-RU"/>
        </w:rPr>
        <w:t>хроническим воспалением, а также механическим повреждением ткани (</w:t>
      </w:r>
      <w:proofErr w:type="spellStart"/>
      <w:r>
        <w:rPr>
          <w:rFonts w:ascii="Times New Roman" w:hAnsi="Times New Roman" w:cs="Times New Roman"/>
          <w:color w:val="000000"/>
        </w:rPr>
        <w:t>Pakharukova</w:t>
      </w:r>
      <w:proofErr w:type="spellEnd"/>
      <w:r w:rsidRPr="0011143A">
        <w:rPr>
          <w:rFonts w:ascii="Times New Roman" w:hAnsi="Times New Roman" w:cs="Times New Roman"/>
          <w:color w:val="000000"/>
          <w:lang w:val="ru-RU"/>
        </w:rPr>
        <w:t xml:space="preserve"> </w:t>
      </w:r>
      <w:r>
        <w:rPr>
          <w:rFonts w:ascii="Times New Roman" w:hAnsi="Times New Roman" w:cs="Times New Roman"/>
          <w:color w:val="000000"/>
        </w:rPr>
        <w:t>et</w:t>
      </w:r>
      <w:r w:rsidRPr="0011143A">
        <w:rPr>
          <w:rFonts w:ascii="Times New Roman" w:hAnsi="Times New Roman" w:cs="Times New Roman"/>
          <w:color w:val="000000"/>
          <w:lang w:val="ru-RU"/>
        </w:rPr>
        <w:t xml:space="preserve"> </w:t>
      </w:r>
      <w:r>
        <w:rPr>
          <w:rFonts w:ascii="Times New Roman" w:hAnsi="Times New Roman" w:cs="Times New Roman"/>
          <w:color w:val="000000"/>
        </w:rPr>
        <w:t>al</w:t>
      </w:r>
      <w:r w:rsidRPr="0011143A">
        <w:rPr>
          <w:rFonts w:ascii="Times New Roman" w:hAnsi="Times New Roman" w:cs="Times New Roman"/>
          <w:color w:val="000000"/>
          <w:lang w:val="ru-RU"/>
        </w:rPr>
        <w:t>., 2019</w:t>
      </w:r>
      <w:r>
        <w:rPr>
          <w:rFonts w:ascii="Times New Roman" w:hAnsi="Times New Roman" w:cs="Times New Roman"/>
          <w:color w:val="000000"/>
          <w:lang w:val="ru-RU"/>
        </w:rPr>
        <w:t>)</w:t>
      </w:r>
      <w:r w:rsidRPr="0011143A">
        <w:rPr>
          <w:rFonts w:ascii="Times New Roman" w:hAnsi="Times New Roman" w:cs="Times New Roman"/>
          <w:color w:val="000000"/>
          <w:lang w:val="ru-RU"/>
        </w:rPr>
        <w:t>.</w:t>
      </w:r>
      <w:r w:rsidRPr="00A92FD9">
        <w:rPr>
          <w:rFonts w:ascii="Times New Roman" w:hAnsi="Times New Roman" w:cs="Times New Roman"/>
          <w:color w:val="000000"/>
          <w:lang w:val="ru-RU"/>
        </w:rPr>
        <w:t xml:space="preserve"> </w:t>
      </w:r>
      <w:r>
        <w:rPr>
          <w:rFonts w:ascii="Times New Roman" w:hAnsi="Times New Roman" w:cs="Times New Roman"/>
          <w:color w:val="000000"/>
          <w:lang w:val="ru-RU"/>
        </w:rPr>
        <w:t>Аналогичный механизм был предложен для человека (</w:t>
      </w:r>
      <w:r>
        <w:rPr>
          <w:rFonts w:ascii="Times New Roman" w:hAnsi="Times New Roman" w:cs="Times New Roman"/>
          <w:color w:val="000000"/>
        </w:rPr>
        <w:t>Grigorieva</w:t>
      </w:r>
      <w:r w:rsidRPr="009837B8">
        <w:rPr>
          <w:rFonts w:ascii="Times New Roman" w:hAnsi="Times New Roman" w:cs="Times New Roman"/>
          <w:color w:val="000000"/>
          <w:lang w:val="ru-RU"/>
        </w:rPr>
        <w:t xml:space="preserve"> 2012</w:t>
      </w:r>
      <w:r>
        <w:rPr>
          <w:rFonts w:ascii="Times New Roman" w:hAnsi="Times New Roman" w:cs="Times New Roman"/>
          <w:color w:val="000000"/>
          <w:lang w:val="ru-RU"/>
        </w:rPr>
        <w:t>)</w:t>
      </w:r>
    </w:p>
    <w:p w14:paraId="7E3E506E" w14:textId="77777777" w:rsidR="009837B8" w:rsidRPr="00A92FD9" w:rsidRDefault="009837B8" w:rsidP="009837B8">
      <w:pPr>
        <w:spacing w:after="0" w:line="276" w:lineRule="auto"/>
        <w:ind w:firstLine="567"/>
        <w:jc w:val="both"/>
        <w:rPr>
          <w:rFonts w:ascii="Times New Roman" w:hAnsi="Times New Roman" w:cs="Times New Roman"/>
          <w:color w:val="000000"/>
          <w:lang w:val="ru-RU"/>
        </w:rPr>
      </w:pPr>
      <w:r>
        <w:rPr>
          <w:rFonts w:ascii="Times New Roman" w:hAnsi="Times New Roman" w:cs="Times New Roman"/>
          <w:color w:val="000000"/>
          <w:lang w:val="ru-RU"/>
        </w:rPr>
        <w:t>Оценка</w:t>
      </w:r>
      <w:r w:rsidRPr="00A92FD9">
        <w:rPr>
          <w:rFonts w:ascii="Times New Roman" w:hAnsi="Times New Roman" w:cs="Times New Roman"/>
          <w:color w:val="000000"/>
          <w:lang w:val="ru-RU"/>
        </w:rPr>
        <w:t xml:space="preserve"> </w:t>
      </w:r>
      <w:r>
        <w:rPr>
          <w:rFonts w:ascii="Times New Roman" w:hAnsi="Times New Roman" w:cs="Times New Roman"/>
          <w:color w:val="000000"/>
        </w:rPr>
        <w:t>predictive</w:t>
      </w:r>
      <w:r w:rsidRPr="00A92FD9">
        <w:rPr>
          <w:rFonts w:ascii="Times New Roman" w:hAnsi="Times New Roman" w:cs="Times New Roman"/>
          <w:color w:val="000000"/>
          <w:lang w:val="ru-RU"/>
        </w:rPr>
        <w:t xml:space="preserve"> </w:t>
      </w:r>
      <w:r>
        <w:rPr>
          <w:rFonts w:ascii="Times New Roman" w:hAnsi="Times New Roman" w:cs="Times New Roman"/>
          <w:color w:val="000000"/>
        </w:rPr>
        <w:t>validity</w:t>
      </w:r>
      <w:r w:rsidRPr="00A92FD9">
        <w:rPr>
          <w:rFonts w:ascii="Times New Roman" w:hAnsi="Times New Roman" w:cs="Times New Roman"/>
          <w:color w:val="000000"/>
          <w:lang w:val="ru-RU"/>
        </w:rPr>
        <w:t xml:space="preserve"> </w:t>
      </w:r>
      <w:r>
        <w:rPr>
          <w:rFonts w:ascii="Times New Roman" w:hAnsi="Times New Roman" w:cs="Times New Roman"/>
          <w:color w:val="000000"/>
          <w:lang w:val="ru-RU"/>
        </w:rPr>
        <w:t>также</w:t>
      </w:r>
      <w:r w:rsidRPr="00A92FD9">
        <w:rPr>
          <w:rFonts w:ascii="Times New Roman" w:hAnsi="Times New Roman" w:cs="Times New Roman"/>
          <w:color w:val="000000"/>
          <w:lang w:val="ru-RU"/>
        </w:rPr>
        <w:t xml:space="preserve"> </w:t>
      </w:r>
      <w:r>
        <w:rPr>
          <w:rFonts w:ascii="Times New Roman" w:hAnsi="Times New Roman" w:cs="Times New Roman"/>
          <w:color w:val="000000"/>
          <w:lang w:val="ru-RU"/>
        </w:rPr>
        <w:t xml:space="preserve">представлена в литературе. Было показано, что </w:t>
      </w:r>
      <w:proofErr w:type="spellStart"/>
      <w:r>
        <w:rPr>
          <w:rFonts w:ascii="Times New Roman" w:hAnsi="Times New Roman" w:cs="Times New Roman"/>
          <w:color w:val="000000"/>
          <w:lang w:val="ru-RU"/>
        </w:rPr>
        <w:t>празиквантел</w:t>
      </w:r>
      <w:proofErr w:type="spellEnd"/>
      <w:r>
        <w:rPr>
          <w:rFonts w:ascii="Times New Roman" w:hAnsi="Times New Roman" w:cs="Times New Roman"/>
          <w:color w:val="000000"/>
          <w:lang w:val="ru-RU"/>
        </w:rPr>
        <w:t>, основной препарат для лечения описторхоза у людей, также отлично проявляет себя на модели сирийских хомячков и значительно снижает проявления заболевания (</w:t>
      </w:r>
      <w:proofErr w:type="spellStart"/>
      <w:r>
        <w:rPr>
          <w:rFonts w:ascii="Times New Roman" w:hAnsi="Times New Roman" w:cs="Times New Roman"/>
          <w:color w:val="000000"/>
        </w:rPr>
        <w:t>Pakharukova</w:t>
      </w:r>
      <w:proofErr w:type="spellEnd"/>
      <w:r w:rsidRPr="00A92FD9">
        <w:rPr>
          <w:rFonts w:ascii="Times New Roman" w:hAnsi="Times New Roman" w:cs="Times New Roman"/>
          <w:color w:val="000000"/>
          <w:lang w:val="ru-RU"/>
        </w:rPr>
        <w:t xml:space="preserve"> </w:t>
      </w:r>
      <w:r>
        <w:rPr>
          <w:rFonts w:ascii="Times New Roman" w:hAnsi="Times New Roman" w:cs="Times New Roman"/>
          <w:color w:val="000000"/>
        </w:rPr>
        <w:t>et</w:t>
      </w:r>
      <w:r w:rsidRPr="00A92FD9">
        <w:rPr>
          <w:rFonts w:ascii="Times New Roman" w:hAnsi="Times New Roman" w:cs="Times New Roman"/>
          <w:color w:val="000000"/>
          <w:lang w:val="ru-RU"/>
        </w:rPr>
        <w:t xml:space="preserve"> </w:t>
      </w:r>
      <w:r>
        <w:rPr>
          <w:rFonts w:ascii="Times New Roman" w:hAnsi="Times New Roman" w:cs="Times New Roman"/>
          <w:color w:val="000000"/>
        </w:rPr>
        <w:t>al</w:t>
      </w:r>
      <w:r w:rsidRPr="00A92FD9">
        <w:rPr>
          <w:rFonts w:ascii="Times New Roman" w:hAnsi="Times New Roman" w:cs="Times New Roman"/>
          <w:color w:val="000000"/>
          <w:lang w:val="ru-RU"/>
        </w:rPr>
        <w:t>.</w:t>
      </w:r>
      <w:r w:rsidRPr="00FE2D1B">
        <w:rPr>
          <w:rFonts w:ascii="Times New Roman" w:hAnsi="Times New Roman" w:cs="Times New Roman"/>
          <w:color w:val="000000"/>
          <w:lang w:val="ru-RU"/>
        </w:rPr>
        <w:t>, 2015</w:t>
      </w:r>
      <w:r>
        <w:rPr>
          <w:rFonts w:ascii="Times New Roman" w:hAnsi="Times New Roman" w:cs="Times New Roman"/>
          <w:color w:val="000000"/>
          <w:lang w:val="ru-RU"/>
        </w:rPr>
        <w:t>)</w:t>
      </w:r>
    </w:p>
    <w:p w14:paraId="37A07C0E" w14:textId="77777777" w:rsidR="009837B8" w:rsidRPr="00166D23" w:rsidRDefault="009837B8" w:rsidP="009837B8">
      <w:pPr>
        <w:spacing w:after="0" w:line="276" w:lineRule="auto"/>
        <w:ind w:firstLine="567"/>
        <w:jc w:val="both"/>
        <w:rPr>
          <w:rFonts w:ascii="Times New Roman" w:hAnsi="Times New Roman" w:cs="Times New Roman"/>
          <w:color w:val="000000"/>
          <w:lang w:val="ru-RU"/>
        </w:rPr>
      </w:pPr>
      <w:r>
        <w:rPr>
          <w:rFonts w:ascii="Times New Roman" w:hAnsi="Times New Roman" w:cs="Times New Roman"/>
          <w:color w:val="000000"/>
          <w:lang w:val="ru-RU"/>
        </w:rPr>
        <w:t xml:space="preserve">Таким образом, Сирийские хомячки являются оптимальной моделью </w:t>
      </w:r>
      <w:r>
        <w:rPr>
          <w:rFonts w:ascii="Times New Roman" w:hAnsi="Times New Roman" w:cs="Times New Roman"/>
          <w:color w:val="000000"/>
        </w:rPr>
        <w:t>O</w:t>
      </w:r>
      <w:r w:rsidRPr="001D18D6">
        <w:rPr>
          <w:rFonts w:ascii="Times New Roman" w:hAnsi="Times New Roman" w:cs="Times New Roman"/>
          <w:color w:val="000000"/>
          <w:lang w:val="ru-RU"/>
        </w:rPr>
        <w:t xml:space="preserve">. </w:t>
      </w:r>
      <w:r>
        <w:rPr>
          <w:rFonts w:ascii="Times New Roman" w:hAnsi="Times New Roman" w:cs="Times New Roman"/>
          <w:color w:val="000000"/>
        </w:rPr>
        <w:t>felineus</w:t>
      </w:r>
      <w:r w:rsidRPr="001D18D6">
        <w:rPr>
          <w:rFonts w:ascii="Times New Roman" w:hAnsi="Times New Roman" w:cs="Times New Roman"/>
          <w:color w:val="000000"/>
          <w:lang w:val="ru-RU"/>
        </w:rPr>
        <w:t xml:space="preserve"> </w:t>
      </w:r>
      <w:r>
        <w:rPr>
          <w:rFonts w:ascii="Times New Roman" w:hAnsi="Times New Roman" w:cs="Times New Roman"/>
          <w:color w:val="000000"/>
          <w:lang w:val="ru-RU"/>
        </w:rPr>
        <w:t>инвазии, о</w:t>
      </w:r>
      <w:r w:rsidRPr="00166D23">
        <w:rPr>
          <w:rFonts w:ascii="Times New Roman" w:hAnsi="Times New Roman" w:cs="Times New Roman"/>
          <w:color w:val="000000"/>
          <w:lang w:val="ru-RU"/>
        </w:rPr>
        <w:t xml:space="preserve">днако, </w:t>
      </w:r>
      <w:r>
        <w:rPr>
          <w:rFonts w:ascii="Times New Roman" w:hAnsi="Times New Roman" w:cs="Times New Roman"/>
          <w:color w:val="000000"/>
          <w:lang w:val="ru-RU"/>
        </w:rPr>
        <w:t>если</w:t>
      </w:r>
      <w:r w:rsidRPr="00166D23">
        <w:rPr>
          <w:rFonts w:ascii="Times New Roman" w:hAnsi="Times New Roman" w:cs="Times New Roman"/>
          <w:color w:val="000000"/>
          <w:lang w:val="ru-RU"/>
        </w:rPr>
        <w:t xml:space="preserve"> существует необходимость применять методы, недоступные или плохо адаптированные для этой экспериментальной модели, можно попробовать воспроизвести инфекцию на мышах линии </w:t>
      </w:r>
      <w:r w:rsidRPr="00166D23">
        <w:rPr>
          <w:rFonts w:ascii="Times New Roman" w:hAnsi="Times New Roman" w:cs="Times New Roman"/>
          <w:lang w:val="ru-RU"/>
        </w:rPr>
        <w:t xml:space="preserve">C57Bl/6j. Тем не менее, необходимо учитывать ограничения, связанные с этой моделью. Ключевым ограничением является то, что уровень приживаемости метацеркарий у мышей достаточно низкий. Даже при дозе заражения в 100 метацеркарий, количество выделенных червей не превышало 15. Другим, крайне важным ограничением является созревание паразитов. Даже спустя 3 месяца после инфицирования </w:t>
      </w:r>
      <w:r w:rsidRPr="00166D23">
        <w:rPr>
          <w:rFonts w:ascii="Times New Roman" w:hAnsi="Times New Roman" w:cs="Times New Roman"/>
        </w:rPr>
        <w:t>O</w:t>
      </w:r>
      <w:r w:rsidRPr="00166D23">
        <w:rPr>
          <w:rFonts w:ascii="Times New Roman" w:hAnsi="Times New Roman" w:cs="Times New Roman"/>
          <w:lang w:val="ru-RU"/>
        </w:rPr>
        <w:t xml:space="preserve">. </w:t>
      </w:r>
      <w:r w:rsidRPr="00166D23">
        <w:rPr>
          <w:rFonts w:ascii="Times New Roman" w:hAnsi="Times New Roman" w:cs="Times New Roman"/>
        </w:rPr>
        <w:t>felineus</w:t>
      </w:r>
      <w:r w:rsidRPr="00166D23">
        <w:rPr>
          <w:rFonts w:ascii="Times New Roman" w:hAnsi="Times New Roman" w:cs="Times New Roman"/>
          <w:lang w:val="ru-RU"/>
        </w:rPr>
        <w:t xml:space="preserve"> не достигают половой зрелости и не начинают продукцию яиц в полной мере. Возможно, стоит выжидать больший срок между заражением и забором материала, либо учитывать это ограничение. </w:t>
      </w:r>
      <w:r>
        <w:rPr>
          <w:rFonts w:ascii="Times New Roman" w:hAnsi="Times New Roman" w:cs="Times New Roman"/>
          <w:color w:val="000000"/>
          <w:lang w:val="ru-RU"/>
        </w:rPr>
        <w:t xml:space="preserve">Если для моделирования описторхоза требуется какая-либо не описанная ранее линия мышей, оценка ее чувствительности к инфекции необходима. </w:t>
      </w:r>
      <w:r w:rsidRPr="00166D23">
        <w:rPr>
          <w:rFonts w:ascii="Times New Roman" w:hAnsi="Times New Roman" w:cs="Times New Roman"/>
          <w:lang w:val="ru-RU"/>
        </w:rPr>
        <w:t xml:space="preserve">Также очень важно отметить, что </w:t>
      </w:r>
      <w:r w:rsidRPr="00166D23">
        <w:rPr>
          <w:rFonts w:ascii="Times New Roman" w:hAnsi="Times New Roman" w:cs="Times New Roman"/>
        </w:rPr>
        <w:t>WISTAR</w:t>
      </w:r>
      <w:r w:rsidRPr="00166D23">
        <w:rPr>
          <w:rFonts w:ascii="Times New Roman" w:hAnsi="Times New Roman" w:cs="Times New Roman"/>
          <w:lang w:val="ru-RU"/>
        </w:rPr>
        <w:t xml:space="preserve"> </w:t>
      </w:r>
      <w:r w:rsidRPr="00166D23">
        <w:rPr>
          <w:rFonts w:ascii="Times New Roman" w:hAnsi="Times New Roman" w:cs="Times New Roman"/>
        </w:rPr>
        <w:t>rats</w:t>
      </w:r>
      <w:r w:rsidRPr="00166D23">
        <w:rPr>
          <w:rFonts w:ascii="Times New Roman" w:hAnsi="Times New Roman" w:cs="Times New Roman"/>
          <w:lang w:val="ru-RU"/>
        </w:rPr>
        <w:t xml:space="preserve"> абсолютно не подходят для моделирования </w:t>
      </w:r>
      <w:r w:rsidRPr="00166D23">
        <w:rPr>
          <w:rFonts w:ascii="Times New Roman" w:hAnsi="Times New Roman" w:cs="Times New Roman"/>
        </w:rPr>
        <w:t>O</w:t>
      </w:r>
      <w:r w:rsidRPr="00166D23">
        <w:rPr>
          <w:rFonts w:ascii="Times New Roman" w:hAnsi="Times New Roman" w:cs="Times New Roman"/>
          <w:lang w:val="ru-RU"/>
        </w:rPr>
        <w:t xml:space="preserve">. </w:t>
      </w:r>
      <w:r w:rsidRPr="00166D23">
        <w:rPr>
          <w:rFonts w:ascii="Times New Roman" w:hAnsi="Times New Roman" w:cs="Times New Roman"/>
        </w:rPr>
        <w:t>felineus</w:t>
      </w:r>
      <w:r w:rsidRPr="00166D23">
        <w:rPr>
          <w:rFonts w:ascii="Times New Roman" w:hAnsi="Times New Roman" w:cs="Times New Roman"/>
          <w:lang w:val="ru-RU"/>
        </w:rPr>
        <w:t xml:space="preserve"> инвазии.</w:t>
      </w:r>
    </w:p>
    <w:p w14:paraId="22C3F4BD" w14:textId="77777777" w:rsidR="009837B8" w:rsidRPr="00482110" w:rsidRDefault="009837B8" w:rsidP="009837B8">
      <w:pPr>
        <w:spacing w:line="276" w:lineRule="auto"/>
        <w:ind w:firstLine="567"/>
        <w:jc w:val="both"/>
        <w:rPr>
          <w:rFonts w:ascii="Times New Roman" w:hAnsi="Times New Roman" w:cs="Times New Roman"/>
          <w:lang w:val="ru-RU"/>
        </w:rPr>
      </w:pPr>
    </w:p>
    <w:p w14:paraId="7F5F7972" w14:textId="6AB86533" w:rsidR="00ED2075" w:rsidRPr="00166D23" w:rsidRDefault="00ED2075" w:rsidP="009837B8">
      <w:pPr>
        <w:spacing w:after="0" w:line="276" w:lineRule="auto"/>
        <w:ind w:firstLine="567"/>
        <w:jc w:val="both"/>
        <w:rPr>
          <w:rFonts w:ascii="Times New Roman" w:hAnsi="Times New Roman" w:cs="Times New Roman"/>
          <w:color w:val="000000"/>
          <w:lang w:val="ru-RU"/>
        </w:rPr>
      </w:pPr>
    </w:p>
    <w:sectPr w:rsidR="00ED2075" w:rsidRPr="00166D23" w:rsidSect="001A1852">
      <w:pgSz w:w="11906" w:h="16838"/>
      <w:pgMar w:top="1134" w:right="850" w:bottom="1134" w:left="156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ariya" w:date="2026-09-26T19:19:00Z" w:initials="M">
    <w:p w14:paraId="446C8CB7" w14:textId="0BC983E4" w:rsidR="00711D59" w:rsidRPr="00711D59" w:rsidRDefault="00711D59">
      <w:pPr>
        <w:pStyle w:val="af0"/>
        <w:rPr>
          <w:lang w:val="ru-RU"/>
        </w:rPr>
      </w:pPr>
      <w:r>
        <w:rPr>
          <w:rStyle w:val="af"/>
        </w:rPr>
        <w:annotationRef/>
      </w:r>
      <w:r>
        <w:rPr>
          <w:lang w:val="ru-RU"/>
        </w:rPr>
        <w:t>Не настаиваю, можно еще придумать несколько вариантов</w:t>
      </w:r>
    </w:p>
  </w:comment>
  <w:comment w:id="10" w:author="Mariya" w:date="2026-09-26T19:30:00Z" w:initials="M">
    <w:p w14:paraId="6C64CE76" w14:textId="3D0AB404" w:rsidR="00C77BF7" w:rsidRPr="00C77BF7" w:rsidRDefault="00C77BF7">
      <w:pPr>
        <w:pStyle w:val="af0"/>
        <w:rPr>
          <w:lang w:val="ru-RU"/>
        </w:rPr>
      </w:pPr>
      <w:r>
        <w:rPr>
          <w:rStyle w:val="af"/>
        </w:rPr>
        <w:annotationRef/>
      </w:r>
      <w:r>
        <w:rPr>
          <w:lang w:val="ru-RU"/>
        </w:rPr>
        <w:t>Будет или нет ИГХ?</w:t>
      </w:r>
    </w:p>
  </w:comment>
  <w:comment w:id="11" w:author="Mariya" w:date="2026-09-26T19:31:00Z" w:initials="M">
    <w:p w14:paraId="66FA60EA" w14:textId="77777777" w:rsidR="00D12E93" w:rsidRPr="00C77BF7" w:rsidRDefault="00D12E93" w:rsidP="00D12E93">
      <w:pPr>
        <w:pStyle w:val="af0"/>
        <w:rPr>
          <w:lang w:val="ru-RU"/>
        </w:rPr>
      </w:pPr>
      <w:r>
        <w:rPr>
          <w:rStyle w:val="af"/>
        </w:rPr>
        <w:annotationRef/>
      </w:r>
      <w:r>
        <w:rPr>
          <w:lang w:val="ru-RU"/>
        </w:rPr>
        <w:t>Это в методы</w:t>
      </w:r>
    </w:p>
  </w:comment>
  <w:comment w:id="14" w:author="Mariya" w:date="2026-09-26T19:32:00Z" w:initials="M">
    <w:p w14:paraId="42A222F1" w14:textId="1A8F9A29" w:rsidR="00D93BAB" w:rsidRPr="00D93BAB" w:rsidRDefault="00D93BAB">
      <w:pPr>
        <w:pStyle w:val="af0"/>
        <w:rPr>
          <w:lang w:val="ru-RU"/>
        </w:rPr>
      </w:pPr>
      <w:r>
        <w:rPr>
          <w:rStyle w:val="af"/>
        </w:rPr>
        <w:annotationRef/>
      </w:r>
      <w:r>
        <w:rPr>
          <w:lang w:val="ru-RU"/>
        </w:rPr>
        <w:t>Корреляция или необязательно?</w:t>
      </w:r>
    </w:p>
  </w:comment>
  <w:comment w:id="53" w:author="Mariya" w:date="2026-09-26T19:37:00Z" w:initials="M">
    <w:p w14:paraId="13CD6E01" w14:textId="2FB083FE" w:rsidR="00944905" w:rsidRPr="00944905" w:rsidRDefault="00944905">
      <w:pPr>
        <w:pStyle w:val="af0"/>
        <w:rPr>
          <w:lang w:val="ru-RU"/>
        </w:rPr>
      </w:pPr>
      <w:r>
        <w:rPr>
          <w:rStyle w:val="af"/>
        </w:rPr>
        <w:annotationRef/>
      </w:r>
      <w:r>
        <w:rPr>
          <w:lang w:val="ru-RU"/>
        </w:rPr>
        <w:t xml:space="preserve">Не хватает </w:t>
      </w:r>
      <w:r>
        <w:t>egg</w:t>
      </w:r>
      <w:r w:rsidRPr="00944905">
        <w:rPr>
          <w:lang w:val="ru-RU"/>
        </w:rPr>
        <w:t xml:space="preserve"> </w:t>
      </w:r>
      <w:r>
        <w:t>granuloma</w:t>
      </w:r>
      <w:r w:rsidRPr="00944905">
        <w:rPr>
          <w:lang w:val="ru-RU"/>
        </w:rPr>
        <w:t xml:space="preserve"> </w:t>
      </w:r>
      <w:r>
        <w:rPr>
          <w:lang w:val="ru-RU"/>
        </w:rPr>
        <w:t xml:space="preserve">и возможно </w:t>
      </w:r>
      <w:r>
        <w:t>neoplasia</w:t>
      </w:r>
      <w:r w:rsidRPr="00944905">
        <w:rPr>
          <w:lang w:val="ru-RU"/>
        </w:rPr>
        <w:t>,</w:t>
      </w:r>
      <w:r>
        <w:rPr>
          <w:lang w:val="ru-RU"/>
        </w:rPr>
        <w:t xml:space="preserve"> почему решили не добавлять неоплазию и </w:t>
      </w:r>
      <w:r>
        <w:t>egg</w:t>
      </w:r>
      <w:r w:rsidRPr="00944905">
        <w:rPr>
          <w:lang w:val="ru-RU"/>
        </w:rPr>
        <w:t xml:space="preserve"> </w:t>
      </w:r>
      <w:r>
        <w:t>granuloma</w:t>
      </w:r>
      <w:r>
        <w:rPr>
          <w:lang w:val="ru-RU"/>
        </w:rPr>
        <w:t>, не напомните?</w:t>
      </w:r>
    </w:p>
  </w:comment>
  <w:comment w:id="54" w:author="Пахарукова Мария Юрьевна" w:date="2026-10-19T14:00:00Z" w:initials="ПМ">
    <w:p w14:paraId="0ADC4285" w14:textId="79483306" w:rsidR="00965DD5" w:rsidRPr="00965DD5" w:rsidRDefault="00965DD5">
      <w:pPr>
        <w:pStyle w:val="af0"/>
        <w:rPr>
          <w:lang w:val="ru-RU"/>
        </w:rPr>
      </w:pPr>
      <w:r>
        <w:rPr>
          <w:rStyle w:val="af"/>
        </w:rPr>
        <w:annotationRef/>
      </w:r>
    </w:p>
  </w:comment>
  <w:comment w:id="55" w:author="Mariya" w:date="2026-09-26T19:38:00Z" w:initials="M">
    <w:p w14:paraId="5290AD5B" w14:textId="77777777" w:rsidR="009837B8" w:rsidRPr="00944905" w:rsidRDefault="009837B8" w:rsidP="009837B8">
      <w:pPr>
        <w:pStyle w:val="af0"/>
        <w:rPr>
          <w:lang w:val="ru-RU"/>
        </w:rPr>
      </w:pPr>
      <w:r>
        <w:rPr>
          <w:rStyle w:val="af"/>
        </w:rPr>
        <w:annotationRef/>
      </w:r>
      <w:r>
        <w:rPr>
          <w:lang w:val="ru-RU"/>
        </w:rPr>
        <w:t xml:space="preserve">Как будто бы не хватает одной последней таблицы по сравнению всех четырех моделей по разным параметрам (воспаление, фиброз, биохимия крови, </w:t>
      </w:r>
      <w:r>
        <w:t>eggs</w:t>
      </w:r>
      <w:r w:rsidRPr="00944905">
        <w:rPr>
          <w:lang w:val="ru-RU"/>
        </w:rPr>
        <w:t xml:space="preserve">, </w:t>
      </w:r>
      <w:r>
        <w:rPr>
          <w:lang w:val="ru-RU"/>
        </w:rPr>
        <w:t xml:space="preserve">количество яиц в фекалиях, т.е. </w:t>
      </w:r>
      <w:r>
        <w:t>sexual</w:t>
      </w:r>
      <w:r w:rsidRPr="00944905">
        <w:rPr>
          <w:lang w:val="ru-RU"/>
        </w:rPr>
        <w:t xml:space="preserve"> </w:t>
      </w:r>
      <w:r>
        <w:t>maturation</w:t>
      </w:r>
      <w:r w:rsidRPr="00944905">
        <w:rPr>
          <w:lang w:val="ru-RU"/>
        </w:rPr>
        <w:t xml:space="preserve">, </w:t>
      </w:r>
      <w:r>
        <w:t>neoplasia</w:t>
      </w:r>
      <w:r w:rsidRPr="00944905">
        <w:rPr>
          <w:lang w:val="ru-RU"/>
        </w:rPr>
        <w:t>)</w:t>
      </w:r>
    </w:p>
  </w:comment>
  <w:comment w:id="56" w:author="Пахарукова Мария Юрьевна" w:date="2026-10-19T14:04:00Z" w:initials="ПМ">
    <w:p w14:paraId="53FD2663" w14:textId="3DF087D2" w:rsidR="00965DD5" w:rsidRPr="00965DD5" w:rsidRDefault="00965DD5">
      <w:pPr>
        <w:pStyle w:val="af0"/>
        <w:rPr>
          <w:lang w:val="ru-RU"/>
        </w:rPr>
      </w:pPr>
      <w:r>
        <w:rPr>
          <w:rStyle w:val="af"/>
        </w:rPr>
        <w:annotationRef/>
      </w:r>
      <w:r>
        <w:rPr>
          <w:lang w:val="ru-RU"/>
        </w:rPr>
        <w:t>Надо убрать, много уже про провалы</w:t>
      </w:r>
    </w:p>
  </w:comment>
  <w:comment w:id="80" w:author="Пахарукова Мария Юрьевна" w:date="2026-10-09T12:55:00Z" w:initials="ПМ">
    <w:p w14:paraId="13576CD4" w14:textId="77777777" w:rsidR="009837B8" w:rsidRPr="00833AE4" w:rsidRDefault="009837B8" w:rsidP="009837B8">
      <w:pPr>
        <w:pStyle w:val="af0"/>
        <w:rPr>
          <w:lang w:val="ru-RU"/>
        </w:rPr>
      </w:pPr>
      <w:r>
        <w:rPr>
          <w:rStyle w:val="af"/>
        </w:rPr>
        <w:annotationRef/>
      </w:r>
      <w:r>
        <w:rPr>
          <w:lang w:val="ru-RU"/>
        </w:rPr>
        <w:t>Тоже можно в Дискуссию</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46C8CB7" w15:done="0"/>
  <w15:commentEx w15:paraId="6C64CE76" w15:done="1"/>
  <w15:commentEx w15:paraId="66FA60EA" w15:done="1"/>
  <w15:commentEx w15:paraId="42A222F1" w15:done="1"/>
  <w15:commentEx w15:paraId="13CD6E01" w15:done="0"/>
  <w15:commentEx w15:paraId="0ADC4285" w15:done="0"/>
  <w15:commentEx w15:paraId="5290AD5B" w15:done="0"/>
  <w15:commentEx w15:paraId="53FD2663" w15:done="0"/>
  <w15:commentEx w15:paraId="13576CD4"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6C8CB7" w16cid:durableId="446C8CB7"/>
  <w16cid:commentId w16cid:paraId="6C64CE76" w16cid:durableId="6C64CE76"/>
  <w16cid:commentId w16cid:paraId="66FA60EA" w16cid:durableId="564981FF"/>
  <w16cid:commentId w16cid:paraId="42A222F1" w16cid:durableId="42A222F1"/>
  <w16cid:commentId w16cid:paraId="13CD6E01" w16cid:durableId="13CD6E01"/>
  <w16cid:commentId w16cid:paraId="5290AD5B" w16cid:durableId="4ED35217"/>
  <w16cid:commentId w16cid:paraId="13576CD4" w16cid:durableId="044BE08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Times New Roman">
    <w:panose1 w:val="02020603050405020304"/>
    <w:charset w:val="CC"/>
    <w:family w:val="roman"/>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76104F"/>
    <w:multiLevelType w:val="multilevel"/>
    <w:tmpl w:val="35881B3C"/>
    <w:lvl w:ilvl="0">
      <w:start w:val="1"/>
      <w:numFmt w:val="decimal"/>
      <w:lvlText w:val="%1."/>
      <w:lvlJc w:val="left"/>
      <w:pPr>
        <w:tabs>
          <w:tab w:val="num" w:pos="0"/>
        </w:tabs>
        <w:ind w:left="539" w:hanging="440"/>
      </w:pPr>
    </w:lvl>
    <w:lvl w:ilvl="1">
      <w:start w:val="1"/>
      <w:numFmt w:val="aiueoFullWidth"/>
      <w:lvlText w:val="(%2)"/>
      <w:lvlJc w:val="left"/>
      <w:pPr>
        <w:tabs>
          <w:tab w:val="num" w:pos="0"/>
        </w:tabs>
        <w:ind w:left="979" w:hanging="440"/>
      </w:pPr>
    </w:lvl>
    <w:lvl w:ilvl="2">
      <w:start w:val="1"/>
      <w:numFmt w:val="decimalEnclosedCircle"/>
      <w:lvlText w:val="%3"/>
      <w:lvlJc w:val="left"/>
      <w:pPr>
        <w:tabs>
          <w:tab w:val="num" w:pos="0"/>
        </w:tabs>
        <w:ind w:left="1419" w:hanging="440"/>
      </w:pPr>
    </w:lvl>
    <w:lvl w:ilvl="3">
      <w:start w:val="1"/>
      <w:numFmt w:val="decimal"/>
      <w:lvlText w:val="%4."/>
      <w:lvlJc w:val="left"/>
      <w:pPr>
        <w:tabs>
          <w:tab w:val="num" w:pos="0"/>
        </w:tabs>
        <w:ind w:left="1859" w:hanging="440"/>
      </w:pPr>
    </w:lvl>
    <w:lvl w:ilvl="4">
      <w:start w:val="1"/>
      <w:numFmt w:val="aiueoFullWidth"/>
      <w:lvlText w:val="(%5)"/>
      <w:lvlJc w:val="left"/>
      <w:pPr>
        <w:tabs>
          <w:tab w:val="num" w:pos="0"/>
        </w:tabs>
        <w:ind w:left="2299" w:hanging="440"/>
      </w:pPr>
    </w:lvl>
    <w:lvl w:ilvl="5">
      <w:start w:val="1"/>
      <w:numFmt w:val="decimalEnclosedCircle"/>
      <w:lvlText w:val="%6"/>
      <w:lvlJc w:val="left"/>
      <w:pPr>
        <w:tabs>
          <w:tab w:val="num" w:pos="0"/>
        </w:tabs>
        <w:ind w:left="2739" w:hanging="440"/>
      </w:pPr>
    </w:lvl>
    <w:lvl w:ilvl="6">
      <w:start w:val="1"/>
      <w:numFmt w:val="decimal"/>
      <w:lvlText w:val="%7."/>
      <w:lvlJc w:val="left"/>
      <w:pPr>
        <w:tabs>
          <w:tab w:val="num" w:pos="0"/>
        </w:tabs>
        <w:ind w:left="3179" w:hanging="440"/>
      </w:pPr>
    </w:lvl>
    <w:lvl w:ilvl="7">
      <w:start w:val="1"/>
      <w:numFmt w:val="aiueoFullWidth"/>
      <w:lvlText w:val="(%8)"/>
      <w:lvlJc w:val="left"/>
      <w:pPr>
        <w:tabs>
          <w:tab w:val="num" w:pos="0"/>
        </w:tabs>
        <w:ind w:left="3619" w:hanging="440"/>
      </w:pPr>
    </w:lvl>
    <w:lvl w:ilvl="8">
      <w:start w:val="1"/>
      <w:numFmt w:val="decimalEnclosedCircle"/>
      <w:lvlText w:val="%9"/>
      <w:lvlJc w:val="left"/>
      <w:pPr>
        <w:tabs>
          <w:tab w:val="num" w:pos="0"/>
        </w:tabs>
        <w:ind w:left="4059" w:hanging="44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riya">
    <w15:presenceInfo w15:providerId="None" w15:userId="Mariya"/>
  </w15:person>
  <w15:person w15:author="Yaroslave Kapushchak">
    <w15:presenceInfo w15:providerId="Windows Live" w15:userId="e91640961c0a8f3d"/>
  </w15:person>
  <w15:person w15:author="Пахарукова Мария Юрьевна">
    <w15:presenceInfo w15:providerId="None" w15:userId="Пахарукова Мария Юрьевн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0A7"/>
    <w:rsid w:val="00007434"/>
    <w:rsid w:val="000103BF"/>
    <w:rsid w:val="00013951"/>
    <w:rsid w:val="0001765F"/>
    <w:rsid w:val="000205A3"/>
    <w:rsid w:val="00020D5C"/>
    <w:rsid w:val="00022E18"/>
    <w:rsid w:val="0002394C"/>
    <w:rsid w:val="00030E56"/>
    <w:rsid w:val="00032D9C"/>
    <w:rsid w:val="00036121"/>
    <w:rsid w:val="00057DE5"/>
    <w:rsid w:val="00065978"/>
    <w:rsid w:val="00072802"/>
    <w:rsid w:val="000806BC"/>
    <w:rsid w:val="00082893"/>
    <w:rsid w:val="00085101"/>
    <w:rsid w:val="00086D37"/>
    <w:rsid w:val="0009240B"/>
    <w:rsid w:val="000A6E3E"/>
    <w:rsid w:val="000B124A"/>
    <w:rsid w:val="000B3F2F"/>
    <w:rsid w:val="000B636D"/>
    <w:rsid w:val="000D15D5"/>
    <w:rsid w:val="000D31CF"/>
    <w:rsid w:val="000E600C"/>
    <w:rsid w:val="000E746E"/>
    <w:rsid w:val="000E779B"/>
    <w:rsid w:val="000F0EC4"/>
    <w:rsid w:val="000F42BE"/>
    <w:rsid w:val="00100669"/>
    <w:rsid w:val="00103F0B"/>
    <w:rsid w:val="00105046"/>
    <w:rsid w:val="00106844"/>
    <w:rsid w:val="001179DC"/>
    <w:rsid w:val="001220EA"/>
    <w:rsid w:val="00126675"/>
    <w:rsid w:val="0013153D"/>
    <w:rsid w:val="00131582"/>
    <w:rsid w:val="0014191C"/>
    <w:rsid w:val="00141B1A"/>
    <w:rsid w:val="00144C60"/>
    <w:rsid w:val="00144D33"/>
    <w:rsid w:val="00144DD5"/>
    <w:rsid w:val="00146A27"/>
    <w:rsid w:val="00151D94"/>
    <w:rsid w:val="00154262"/>
    <w:rsid w:val="0015617F"/>
    <w:rsid w:val="001572C4"/>
    <w:rsid w:val="00160B1F"/>
    <w:rsid w:val="001644B8"/>
    <w:rsid w:val="00166D23"/>
    <w:rsid w:val="00167C32"/>
    <w:rsid w:val="001725FE"/>
    <w:rsid w:val="00173151"/>
    <w:rsid w:val="00175FFE"/>
    <w:rsid w:val="00183AC4"/>
    <w:rsid w:val="00190346"/>
    <w:rsid w:val="00190D3D"/>
    <w:rsid w:val="001A00A7"/>
    <w:rsid w:val="001A07CC"/>
    <w:rsid w:val="001A1852"/>
    <w:rsid w:val="001B2082"/>
    <w:rsid w:val="001B2149"/>
    <w:rsid w:val="001B5A4A"/>
    <w:rsid w:val="001C2DEB"/>
    <w:rsid w:val="001D38BF"/>
    <w:rsid w:val="001D5237"/>
    <w:rsid w:val="001E0898"/>
    <w:rsid w:val="001E601A"/>
    <w:rsid w:val="001E6493"/>
    <w:rsid w:val="001E766B"/>
    <w:rsid w:val="001F194C"/>
    <w:rsid w:val="001F3153"/>
    <w:rsid w:val="001F43EC"/>
    <w:rsid w:val="001F4BAB"/>
    <w:rsid w:val="00205CD6"/>
    <w:rsid w:val="00213C24"/>
    <w:rsid w:val="002213D4"/>
    <w:rsid w:val="00223D28"/>
    <w:rsid w:val="002346C1"/>
    <w:rsid w:val="00241C72"/>
    <w:rsid w:val="00255B5A"/>
    <w:rsid w:val="00261408"/>
    <w:rsid w:val="00271446"/>
    <w:rsid w:val="00286D6C"/>
    <w:rsid w:val="002A2B02"/>
    <w:rsid w:val="002A2D7E"/>
    <w:rsid w:val="002A48DF"/>
    <w:rsid w:val="002A49D3"/>
    <w:rsid w:val="002B107D"/>
    <w:rsid w:val="002B43DE"/>
    <w:rsid w:val="002B4BDE"/>
    <w:rsid w:val="002C18B1"/>
    <w:rsid w:val="002C48A3"/>
    <w:rsid w:val="002C4E1E"/>
    <w:rsid w:val="002C67A7"/>
    <w:rsid w:val="002C7068"/>
    <w:rsid w:val="002D6192"/>
    <w:rsid w:val="002E0AFB"/>
    <w:rsid w:val="002E1B86"/>
    <w:rsid w:val="002E54C6"/>
    <w:rsid w:val="002E6E24"/>
    <w:rsid w:val="002F0266"/>
    <w:rsid w:val="002F19AE"/>
    <w:rsid w:val="00300371"/>
    <w:rsid w:val="00300840"/>
    <w:rsid w:val="00305A1E"/>
    <w:rsid w:val="00307C73"/>
    <w:rsid w:val="003104F3"/>
    <w:rsid w:val="00327850"/>
    <w:rsid w:val="0033137E"/>
    <w:rsid w:val="0033557A"/>
    <w:rsid w:val="00337D54"/>
    <w:rsid w:val="00340C40"/>
    <w:rsid w:val="003415D9"/>
    <w:rsid w:val="003435D2"/>
    <w:rsid w:val="00345068"/>
    <w:rsid w:val="003502F4"/>
    <w:rsid w:val="003503AA"/>
    <w:rsid w:val="00350561"/>
    <w:rsid w:val="003539B5"/>
    <w:rsid w:val="00353FCE"/>
    <w:rsid w:val="003644A2"/>
    <w:rsid w:val="00364A1C"/>
    <w:rsid w:val="00381CCE"/>
    <w:rsid w:val="003846D3"/>
    <w:rsid w:val="0039006F"/>
    <w:rsid w:val="00393C4C"/>
    <w:rsid w:val="003963D3"/>
    <w:rsid w:val="0039717B"/>
    <w:rsid w:val="003B170B"/>
    <w:rsid w:val="003D0EBD"/>
    <w:rsid w:val="003D6A5C"/>
    <w:rsid w:val="003E3C2C"/>
    <w:rsid w:val="003E3D91"/>
    <w:rsid w:val="003F04D2"/>
    <w:rsid w:val="003F15F1"/>
    <w:rsid w:val="003F5E2A"/>
    <w:rsid w:val="003F71F0"/>
    <w:rsid w:val="00400577"/>
    <w:rsid w:val="00400B61"/>
    <w:rsid w:val="00400EF6"/>
    <w:rsid w:val="004011C1"/>
    <w:rsid w:val="004033F1"/>
    <w:rsid w:val="00410F05"/>
    <w:rsid w:val="004125FE"/>
    <w:rsid w:val="004158BB"/>
    <w:rsid w:val="00426ECB"/>
    <w:rsid w:val="00431BC6"/>
    <w:rsid w:val="0043432E"/>
    <w:rsid w:val="004376FF"/>
    <w:rsid w:val="004421C9"/>
    <w:rsid w:val="00442637"/>
    <w:rsid w:val="0044716B"/>
    <w:rsid w:val="00452649"/>
    <w:rsid w:val="00460395"/>
    <w:rsid w:val="00462FBE"/>
    <w:rsid w:val="00463A7B"/>
    <w:rsid w:val="00470566"/>
    <w:rsid w:val="004705D9"/>
    <w:rsid w:val="00473816"/>
    <w:rsid w:val="00482D77"/>
    <w:rsid w:val="00494E27"/>
    <w:rsid w:val="004A0F48"/>
    <w:rsid w:val="004B2599"/>
    <w:rsid w:val="004B2EDE"/>
    <w:rsid w:val="004C4A38"/>
    <w:rsid w:val="004D79EE"/>
    <w:rsid w:val="004F0BE0"/>
    <w:rsid w:val="004F1E57"/>
    <w:rsid w:val="004F5523"/>
    <w:rsid w:val="004F5D97"/>
    <w:rsid w:val="00501FA0"/>
    <w:rsid w:val="00502153"/>
    <w:rsid w:val="0050260B"/>
    <w:rsid w:val="00505C49"/>
    <w:rsid w:val="00510825"/>
    <w:rsid w:val="00514723"/>
    <w:rsid w:val="00524326"/>
    <w:rsid w:val="0053011A"/>
    <w:rsid w:val="00532FCF"/>
    <w:rsid w:val="00534928"/>
    <w:rsid w:val="0053690B"/>
    <w:rsid w:val="0054056A"/>
    <w:rsid w:val="00542B70"/>
    <w:rsid w:val="00542C39"/>
    <w:rsid w:val="005441BB"/>
    <w:rsid w:val="0054453D"/>
    <w:rsid w:val="0055234B"/>
    <w:rsid w:val="005539F6"/>
    <w:rsid w:val="00560B5F"/>
    <w:rsid w:val="00571A09"/>
    <w:rsid w:val="00575BD9"/>
    <w:rsid w:val="00590F3A"/>
    <w:rsid w:val="005922C3"/>
    <w:rsid w:val="00592DF8"/>
    <w:rsid w:val="00593276"/>
    <w:rsid w:val="0059426D"/>
    <w:rsid w:val="005950B1"/>
    <w:rsid w:val="005A00CF"/>
    <w:rsid w:val="005B09AF"/>
    <w:rsid w:val="005B11B6"/>
    <w:rsid w:val="005C4DA6"/>
    <w:rsid w:val="005C50A2"/>
    <w:rsid w:val="005D0736"/>
    <w:rsid w:val="005D1140"/>
    <w:rsid w:val="005F6378"/>
    <w:rsid w:val="00612A35"/>
    <w:rsid w:val="00614017"/>
    <w:rsid w:val="00614B17"/>
    <w:rsid w:val="00620E84"/>
    <w:rsid w:val="00624D3D"/>
    <w:rsid w:val="00625B8C"/>
    <w:rsid w:val="00630DBE"/>
    <w:rsid w:val="006350B1"/>
    <w:rsid w:val="0064216B"/>
    <w:rsid w:val="006428D9"/>
    <w:rsid w:val="006457D3"/>
    <w:rsid w:val="00655D0F"/>
    <w:rsid w:val="00660D8D"/>
    <w:rsid w:val="00665205"/>
    <w:rsid w:val="0066674B"/>
    <w:rsid w:val="0067745D"/>
    <w:rsid w:val="00683ECA"/>
    <w:rsid w:val="0069142E"/>
    <w:rsid w:val="00691C91"/>
    <w:rsid w:val="006A0442"/>
    <w:rsid w:val="006A1801"/>
    <w:rsid w:val="006A1B8B"/>
    <w:rsid w:val="006A4854"/>
    <w:rsid w:val="006A612C"/>
    <w:rsid w:val="006A795F"/>
    <w:rsid w:val="006B21EB"/>
    <w:rsid w:val="006B4D5E"/>
    <w:rsid w:val="006B5D93"/>
    <w:rsid w:val="006C5ED9"/>
    <w:rsid w:val="006D2692"/>
    <w:rsid w:val="006D6659"/>
    <w:rsid w:val="006F37B0"/>
    <w:rsid w:val="006F5FF8"/>
    <w:rsid w:val="006F61C2"/>
    <w:rsid w:val="006F6665"/>
    <w:rsid w:val="006F68B9"/>
    <w:rsid w:val="00707D74"/>
    <w:rsid w:val="00711D59"/>
    <w:rsid w:val="00716365"/>
    <w:rsid w:val="00720121"/>
    <w:rsid w:val="00720F4C"/>
    <w:rsid w:val="0072660B"/>
    <w:rsid w:val="00726A8C"/>
    <w:rsid w:val="0075014D"/>
    <w:rsid w:val="00760379"/>
    <w:rsid w:val="00776E9F"/>
    <w:rsid w:val="007812C9"/>
    <w:rsid w:val="0079213F"/>
    <w:rsid w:val="00797DA2"/>
    <w:rsid w:val="007A087A"/>
    <w:rsid w:val="007A25CA"/>
    <w:rsid w:val="007B12B5"/>
    <w:rsid w:val="007B3A8D"/>
    <w:rsid w:val="007D1F87"/>
    <w:rsid w:val="007D286B"/>
    <w:rsid w:val="007E0918"/>
    <w:rsid w:val="007E1FE8"/>
    <w:rsid w:val="007E39A9"/>
    <w:rsid w:val="007E3C0B"/>
    <w:rsid w:val="007F0546"/>
    <w:rsid w:val="007F0590"/>
    <w:rsid w:val="007F5F12"/>
    <w:rsid w:val="00801030"/>
    <w:rsid w:val="00807724"/>
    <w:rsid w:val="00810768"/>
    <w:rsid w:val="008162E3"/>
    <w:rsid w:val="008202B5"/>
    <w:rsid w:val="00830868"/>
    <w:rsid w:val="00833AE4"/>
    <w:rsid w:val="00837B0E"/>
    <w:rsid w:val="00860F4E"/>
    <w:rsid w:val="0086228A"/>
    <w:rsid w:val="00875051"/>
    <w:rsid w:val="008800B8"/>
    <w:rsid w:val="00883BCB"/>
    <w:rsid w:val="00892FC6"/>
    <w:rsid w:val="008957FE"/>
    <w:rsid w:val="00897A40"/>
    <w:rsid w:val="008A2BF3"/>
    <w:rsid w:val="008A300D"/>
    <w:rsid w:val="008A3501"/>
    <w:rsid w:val="008A38F3"/>
    <w:rsid w:val="008A3B99"/>
    <w:rsid w:val="008B3344"/>
    <w:rsid w:val="008C01A4"/>
    <w:rsid w:val="008C364A"/>
    <w:rsid w:val="008C4139"/>
    <w:rsid w:val="008C4569"/>
    <w:rsid w:val="008C48E3"/>
    <w:rsid w:val="008C54DA"/>
    <w:rsid w:val="008C736E"/>
    <w:rsid w:val="008D02BF"/>
    <w:rsid w:val="008D120E"/>
    <w:rsid w:val="008D1A5A"/>
    <w:rsid w:val="008E0489"/>
    <w:rsid w:val="008E0926"/>
    <w:rsid w:val="008F42B0"/>
    <w:rsid w:val="009016B9"/>
    <w:rsid w:val="00902E4D"/>
    <w:rsid w:val="00907C8A"/>
    <w:rsid w:val="0091154F"/>
    <w:rsid w:val="00911E59"/>
    <w:rsid w:val="009229B9"/>
    <w:rsid w:val="00933FEB"/>
    <w:rsid w:val="009378EF"/>
    <w:rsid w:val="00943B96"/>
    <w:rsid w:val="00944905"/>
    <w:rsid w:val="00944D15"/>
    <w:rsid w:val="0095312A"/>
    <w:rsid w:val="00956841"/>
    <w:rsid w:val="00960783"/>
    <w:rsid w:val="0096142B"/>
    <w:rsid w:val="00963B1A"/>
    <w:rsid w:val="00965DD5"/>
    <w:rsid w:val="009669EA"/>
    <w:rsid w:val="00972A7F"/>
    <w:rsid w:val="00974EE9"/>
    <w:rsid w:val="00976B07"/>
    <w:rsid w:val="00976B1B"/>
    <w:rsid w:val="009837B8"/>
    <w:rsid w:val="00987BC2"/>
    <w:rsid w:val="009A20AB"/>
    <w:rsid w:val="009B7991"/>
    <w:rsid w:val="009C13BB"/>
    <w:rsid w:val="009D0F5A"/>
    <w:rsid w:val="009D14E9"/>
    <w:rsid w:val="009D1D35"/>
    <w:rsid w:val="009D2FA1"/>
    <w:rsid w:val="009D380C"/>
    <w:rsid w:val="009D6D69"/>
    <w:rsid w:val="009E39D0"/>
    <w:rsid w:val="009E3E45"/>
    <w:rsid w:val="009F1B68"/>
    <w:rsid w:val="00A020F2"/>
    <w:rsid w:val="00A174BA"/>
    <w:rsid w:val="00A21DFE"/>
    <w:rsid w:val="00A26A8C"/>
    <w:rsid w:val="00A27992"/>
    <w:rsid w:val="00A3075F"/>
    <w:rsid w:val="00A42F65"/>
    <w:rsid w:val="00A4339B"/>
    <w:rsid w:val="00A538FD"/>
    <w:rsid w:val="00A55198"/>
    <w:rsid w:val="00A55ABD"/>
    <w:rsid w:val="00A70C3E"/>
    <w:rsid w:val="00A72768"/>
    <w:rsid w:val="00A84934"/>
    <w:rsid w:val="00A85EDB"/>
    <w:rsid w:val="00AA1FF3"/>
    <w:rsid w:val="00AA7240"/>
    <w:rsid w:val="00AB1ACB"/>
    <w:rsid w:val="00AB2354"/>
    <w:rsid w:val="00AB2792"/>
    <w:rsid w:val="00AB2D8C"/>
    <w:rsid w:val="00AB2E68"/>
    <w:rsid w:val="00AB4E0B"/>
    <w:rsid w:val="00AB748C"/>
    <w:rsid w:val="00AC13E3"/>
    <w:rsid w:val="00AD206C"/>
    <w:rsid w:val="00AD521B"/>
    <w:rsid w:val="00AD5742"/>
    <w:rsid w:val="00AD59F5"/>
    <w:rsid w:val="00AD6589"/>
    <w:rsid w:val="00AE360C"/>
    <w:rsid w:val="00AE4ADC"/>
    <w:rsid w:val="00AE51C4"/>
    <w:rsid w:val="00AF2333"/>
    <w:rsid w:val="00AF2F77"/>
    <w:rsid w:val="00AF3B06"/>
    <w:rsid w:val="00AF3BF3"/>
    <w:rsid w:val="00AF79FE"/>
    <w:rsid w:val="00B00FFC"/>
    <w:rsid w:val="00B07107"/>
    <w:rsid w:val="00B15EF7"/>
    <w:rsid w:val="00B264A2"/>
    <w:rsid w:val="00B374B8"/>
    <w:rsid w:val="00B407CB"/>
    <w:rsid w:val="00B576FB"/>
    <w:rsid w:val="00B60DE6"/>
    <w:rsid w:val="00B64B3D"/>
    <w:rsid w:val="00B64C2C"/>
    <w:rsid w:val="00B74AC9"/>
    <w:rsid w:val="00B76204"/>
    <w:rsid w:val="00B83098"/>
    <w:rsid w:val="00B91457"/>
    <w:rsid w:val="00B921F5"/>
    <w:rsid w:val="00B930E6"/>
    <w:rsid w:val="00B9664B"/>
    <w:rsid w:val="00BA1991"/>
    <w:rsid w:val="00BA3FB2"/>
    <w:rsid w:val="00BB2846"/>
    <w:rsid w:val="00BB3000"/>
    <w:rsid w:val="00BB33E6"/>
    <w:rsid w:val="00BC6D0A"/>
    <w:rsid w:val="00BD0978"/>
    <w:rsid w:val="00BE3479"/>
    <w:rsid w:val="00BE4248"/>
    <w:rsid w:val="00BE6867"/>
    <w:rsid w:val="00C01421"/>
    <w:rsid w:val="00C1191C"/>
    <w:rsid w:val="00C150C1"/>
    <w:rsid w:val="00C1553C"/>
    <w:rsid w:val="00C228FB"/>
    <w:rsid w:val="00C25E63"/>
    <w:rsid w:val="00C33A97"/>
    <w:rsid w:val="00C357E2"/>
    <w:rsid w:val="00C428B8"/>
    <w:rsid w:val="00C50AEE"/>
    <w:rsid w:val="00C532C6"/>
    <w:rsid w:val="00C55F97"/>
    <w:rsid w:val="00C64A43"/>
    <w:rsid w:val="00C6529A"/>
    <w:rsid w:val="00C70844"/>
    <w:rsid w:val="00C70AB2"/>
    <w:rsid w:val="00C738C9"/>
    <w:rsid w:val="00C77BF7"/>
    <w:rsid w:val="00C94556"/>
    <w:rsid w:val="00CA468B"/>
    <w:rsid w:val="00CA5D2F"/>
    <w:rsid w:val="00CB41E0"/>
    <w:rsid w:val="00CD049B"/>
    <w:rsid w:val="00CD08FC"/>
    <w:rsid w:val="00CD0A8F"/>
    <w:rsid w:val="00CD1E4C"/>
    <w:rsid w:val="00CD7439"/>
    <w:rsid w:val="00CE0C08"/>
    <w:rsid w:val="00CE2AC0"/>
    <w:rsid w:val="00CE3639"/>
    <w:rsid w:val="00CF149C"/>
    <w:rsid w:val="00CF5A10"/>
    <w:rsid w:val="00D03E02"/>
    <w:rsid w:val="00D04D62"/>
    <w:rsid w:val="00D10DDB"/>
    <w:rsid w:val="00D1240E"/>
    <w:rsid w:val="00D12E93"/>
    <w:rsid w:val="00D15203"/>
    <w:rsid w:val="00D25240"/>
    <w:rsid w:val="00D274D0"/>
    <w:rsid w:val="00D353A4"/>
    <w:rsid w:val="00D3707E"/>
    <w:rsid w:val="00D374ED"/>
    <w:rsid w:val="00D45881"/>
    <w:rsid w:val="00D50D4A"/>
    <w:rsid w:val="00D512D3"/>
    <w:rsid w:val="00D524C1"/>
    <w:rsid w:val="00D52ACE"/>
    <w:rsid w:val="00D54EE7"/>
    <w:rsid w:val="00D54F7B"/>
    <w:rsid w:val="00D60557"/>
    <w:rsid w:val="00D619CE"/>
    <w:rsid w:val="00D7064B"/>
    <w:rsid w:val="00D72825"/>
    <w:rsid w:val="00D76CBC"/>
    <w:rsid w:val="00D92967"/>
    <w:rsid w:val="00D93BAB"/>
    <w:rsid w:val="00DA352C"/>
    <w:rsid w:val="00DA7E16"/>
    <w:rsid w:val="00DA7F7D"/>
    <w:rsid w:val="00DB222F"/>
    <w:rsid w:val="00DB383E"/>
    <w:rsid w:val="00DB44DE"/>
    <w:rsid w:val="00DC2809"/>
    <w:rsid w:val="00DC3695"/>
    <w:rsid w:val="00DC4862"/>
    <w:rsid w:val="00DC59B1"/>
    <w:rsid w:val="00DC5F57"/>
    <w:rsid w:val="00DC6C4D"/>
    <w:rsid w:val="00DD0F3E"/>
    <w:rsid w:val="00DE18BA"/>
    <w:rsid w:val="00DE1B43"/>
    <w:rsid w:val="00DE3C0A"/>
    <w:rsid w:val="00DE6B9B"/>
    <w:rsid w:val="00DF326E"/>
    <w:rsid w:val="00DF6508"/>
    <w:rsid w:val="00DF728B"/>
    <w:rsid w:val="00E03D83"/>
    <w:rsid w:val="00E11AA3"/>
    <w:rsid w:val="00E11F06"/>
    <w:rsid w:val="00E224D5"/>
    <w:rsid w:val="00E24C65"/>
    <w:rsid w:val="00E31757"/>
    <w:rsid w:val="00E31A8E"/>
    <w:rsid w:val="00E31D20"/>
    <w:rsid w:val="00E32532"/>
    <w:rsid w:val="00E348BE"/>
    <w:rsid w:val="00E34F1C"/>
    <w:rsid w:val="00E35521"/>
    <w:rsid w:val="00E42746"/>
    <w:rsid w:val="00E54646"/>
    <w:rsid w:val="00E546BF"/>
    <w:rsid w:val="00E5477F"/>
    <w:rsid w:val="00E65FB2"/>
    <w:rsid w:val="00E70A5E"/>
    <w:rsid w:val="00E72594"/>
    <w:rsid w:val="00E82673"/>
    <w:rsid w:val="00E85033"/>
    <w:rsid w:val="00E91998"/>
    <w:rsid w:val="00E94FE5"/>
    <w:rsid w:val="00EA0E34"/>
    <w:rsid w:val="00EA61AB"/>
    <w:rsid w:val="00EC464F"/>
    <w:rsid w:val="00ED2075"/>
    <w:rsid w:val="00EE0615"/>
    <w:rsid w:val="00EE2144"/>
    <w:rsid w:val="00EE7985"/>
    <w:rsid w:val="00EF0BB9"/>
    <w:rsid w:val="00EF5E2B"/>
    <w:rsid w:val="00F006C0"/>
    <w:rsid w:val="00F06D42"/>
    <w:rsid w:val="00F10A33"/>
    <w:rsid w:val="00F13FDC"/>
    <w:rsid w:val="00F17E2E"/>
    <w:rsid w:val="00F23AC3"/>
    <w:rsid w:val="00F23E98"/>
    <w:rsid w:val="00F31667"/>
    <w:rsid w:val="00F32B6D"/>
    <w:rsid w:val="00F352C5"/>
    <w:rsid w:val="00F43C8D"/>
    <w:rsid w:val="00F44BBC"/>
    <w:rsid w:val="00F467CA"/>
    <w:rsid w:val="00F53042"/>
    <w:rsid w:val="00F621FB"/>
    <w:rsid w:val="00F65EB4"/>
    <w:rsid w:val="00F70378"/>
    <w:rsid w:val="00F71BA3"/>
    <w:rsid w:val="00F71C35"/>
    <w:rsid w:val="00F874F6"/>
    <w:rsid w:val="00F87578"/>
    <w:rsid w:val="00F87B50"/>
    <w:rsid w:val="00F90EA9"/>
    <w:rsid w:val="00F92F0B"/>
    <w:rsid w:val="00F95D48"/>
    <w:rsid w:val="00FB42C4"/>
    <w:rsid w:val="00FB6F4D"/>
    <w:rsid w:val="00FC0407"/>
    <w:rsid w:val="00FC4100"/>
    <w:rsid w:val="00FE27D9"/>
    <w:rsid w:val="00FE2DA0"/>
    <w:rsid w:val="00FE7F70"/>
    <w:rsid w:val="00FF5AE9"/>
    <w:rsid w:val="00FF5E9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5B0C2"/>
  <w15:chartTrackingRefBased/>
  <w15:docId w15:val="{48378FF7-8D19-41B6-8C35-444E3093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3"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00B61"/>
  </w:style>
  <w:style w:type="paragraph" w:styleId="1">
    <w:name w:val="heading 1"/>
    <w:basedOn w:val="a"/>
    <w:next w:val="a"/>
    <w:link w:val="10"/>
    <w:uiPriority w:val="3"/>
    <w:qFormat/>
    <w:rsid w:val="001A00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1A00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1A00A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A00A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A00A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A00A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A00A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A00A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A00A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A00A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qFormat/>
    <w:rsid w:val="001A00A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1A00A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A00A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A00A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A00A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A00A7"/>
    <w:rPr>
      <w:rFonts w:eastAsiaTheme="majorEastAsia" w:cstheme="majorBidi"/>
      <w:color w:val="595959" w:themeColor="text1" w:themeTint="A6"/>
    </w:rPr>
  </w:style>
  <w:style w:type="character" w:customStyle="1" w:styleId="80">
    <w:name w:val="Заголовок 8 Знак"/>
    <w:basedOn w:val="a0"/>
    <w:link w:val="8"/>
    <w:uiPriority w:val="9"/>
    <w:semiHidden/>
    <w:rsid w:val="001A00A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A00A7"/>
    <w:rPr>
      <w:rFonts w:eastAsiaTheme="majorEastAsia" w:cstheme="majorBidi"/>
      <w:color w:val="272727" w:themeColor="text1" w:themeTint="D8"/>
    </w:rPr>
  </w:style>
  <w:style w:type="paragraph" w:styleId="a3">
    <w:name w:val="Title"/>
    <w:basedOn w:val="a"/>
    <w:next w:val="a"/>
    <w:link w:val="a4"/>
    <w:uiPriority w:val="10"/>
    <w:qFormat/>
    <w:rsid w:val="001A0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A00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00A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A00A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A00A7"/>
    <w:pPr>
      <w:spacing w:before="160"/>
      <w:jc w:val="center"/>
    </w:pPr>
    <w:rPr>
      <w:i/>
      <w:iCs/>
      <w:color w:val="404040" w:themeColor="text1" w:themeTint="BF"/>
    </w:rPr>
  </w:style>
  <w:style w:type="character" w:customStyle="1" w:styleId="22">
    <w:name w:val="Цитата 2 Знак"/>
    <w:basedOn w:val="a0"/>
    <w:link w:val="21"/>
    <w:uiPriority w:val="29"/>
    <w:rsid w:val="001A00A7"/>
    <w:rPr>
      <w:i/>
      <w:iCs/>
      <w:color w:val="404040" w:themeColor="text1" w:themeTint="BF"/>
    </w:rPr>
  </w:style>
  <w:style w:type="paragraph" w:styleId="a7">
    <w:name w:val="List Paragraph"/>
    <w:basedOn w:val="a"/>
    <w:uiPriority w:val="34"/>
    <w:qFormat/>
    <w:rsid w:val="001A00A7"/>
    <w:pPr>
      <w:ind w:left="720"/>
      <w:contextualSpacing/>
    </w:pPr>
  </w:style>
  <w:style w:type="character" w:styleId="a8">
    <w:name w:val="Intense Emphasis"/>
    <w:basedOn w:val="a0"/>
    <w:uiPriority w:val="21"/>
    <w:qFormat/>
    <w:rsid w:val="001A00A7"/>
    <w:rPr>
      <w:i/>
      <w:iCs/>
      <w:color w:val="2F5496" w:themeColor="accent1" w:themeShade="BF"/>
    </w:rPr>
  </w:style>
  <w:style w:type="paragraph" w:styleId="a9">
    <w:name w:val="Intense Quote"/>
    <w:basedOn w:val="a"/>
    <w:next w:val="a"/>
    <w:link w:val="aa"/>
    <w:uiPriority w:val="30"/>
    <w:qFormat/>
    <w:rsid w:val="001A00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A00A7"/>
    <w:rPr>
      <w:i/>
      <w:iCs/>
      <w:color w:val="2F5496" w:themeColor="accent1" w:themeShade="BF"/>
    </w:rPr>
  </w:style>
  <w:style w:type="character" w:styleId="ab">
    <w:name w:val="Intense Reference"/>
    <w:basedOn w:val="a0"/>
    <w:uiPriority w:val="32"/>
    <w:qFormat/>
    <w:rsid w:val="001A00A7"/>
    <w:rPr>
      <w:b/>
      <w:bCs/>
      <w:smallCaps/>
      <w:color w:val="2F5496" w:themeColor="accent1" w:themeShade="BF"/>
      <w:spacing w:val="5"/>
    </w:rPr>
  </w:style>
  <w:style w:type="character" w:styleId="ac">
    <w:name w:val="Emphasis"/>
    <w:uiPriority w:val="20"/>
    <w:qFormat/>
    <w:rsid w:val="00C01421"/>
    <w:rPr>
      <w:i/>
      <w:iCs/>
    </w:rPr>
  </w:style>
  <w:style w:type="paragraph" w:styleId="ad">
    <w:name w:val="Normal (Web)"/>
    <w:basedOn w:val="a"/>
    <w:uiPriority w:val="99"/>
    <w:unhideWhenUsed/>
    <w:qFormat/>
    <w:rsid w:val="001F194C"/>
    <w:pPr>
      <w:suppressAutoHyphens/>
      <w:spacing w:beforeAutospacing="1" w:after="0" w:afterAutospacing="1" w:line="240" w:lineRule="auto"/>
    </w:pPr>
    <w:rPr>
      <w:rFonts w:ascii="Times New Roman" w:eastAsia="Times New Roman" w:hAnsi="Times New Roman" w:cs="Times New Roman"/>
      <w:kern w:val="0"/>
      <w:lang w:val="en-CA" w:eastAsia="ja-JP"/>
      <w14:ligatures w14:val="none"/>
    </w:rPr>
  </w:style>
  <w:style w:type="character" w:customStyle="1" w:styleId="anegp0gi0b9av8jahpyh">
    <w:name w:val="anegp0gi0b9av8jahpyh"/>
    <w:basedOn w:val="a0"/>
    <w:qFormat/>
    <w:rsid w:val="000F0EC4"/>
  </w:style>
  <w:style w:type="character" w:styleId="ae">
    <w:name w:val="Hyperlink"/>
    <w:basedOn w:val="a0"/>
    <w:uiPriority w:val="99"/>
    <w:unhideWhenUsed/>
    <w:rsid w:val="00B407CB"/>
    <w:rPr>
      <w:color w:val="0563C1" w:themeColor="hyperlink"/>
      <w:u w:val="single"/>
    </w:rPr>
  </w:style>
  <w:style w:type="character" w:customStyle="1" w:styleId="UnresolvedMention1">
    <w:name w:val="Unresolved Mention1"/>
    <w:basedOn w:val="a0"/>
    <w:uiPriority w:val="99"/>
    <w:semiHidden/>
    <w:unhideWhenUsed/>
    <w:rsid w:val="00B407CB"/>
    <w:rPr>
      <w:color w:val="605E5C"/>
      <w:shd w:val="clear" w:color="auto" w:fill="E1DFDD"/>
    </w:rPr>
  </w:style>
  <w:style w:type="character" w:styleId="af">
    <w:name w:val="annotation reference"/>
    <w:basedOn w:val="a0"/>
    <w:uiPriority w:val="99"/>
    <w:semiHidden/>
    <w:unhideWhenUsed/>
    <w:rsid w:val="00711D59"/>
    <w:rPr>
      <w:sz w:val="16"/>
      <w:szCs w:val="16"/>
    </w:rPr>
  </w:style>
  <w:style w:type="paragraph" w:styleId="af0">
    <w:name w:val="annotation text"/>
    <w:basedOn w:val="a"/>
    <w:link w:val="af1"/>
    <w:uiPriority w:val="99"/>
    <w:semiHidden/>
    <w:unhideWhenUsed/>
    <w:rsid w:val="00711D59"/>
    <w:pPr>
      <w:spacing w:line="240" w:lineRule="auto"/>
    </w:pPr>
    <w:rPr>
      <w:sz w:val="20"/>
      <w:szCs w:val="20"/>
    </w:rPr>
  </w:style>
  <w:style w:type="character" w:customStyle="1" w:styleId="af1">
    <w:name w:val="Текст примечания Знак"/>
    <w:basedOn w:val="a0"/>
    <w:link w:val="af0"/>
    <w:uiPriority w:val="99"/>
    <w:semiHidden/>
    <w:rsid w:val="00711D59"/>
    <w:rPr>
      <w:sz w:val="20"/>
      <w:szCs w:val="20"/>
    </w:rPr>
  </w:style>
  <w:style w:type="paragraph" w:styleId="af2">
    <w:name w:val="annotation subject"/>
    <w:basedOn w:val="af0"/>
    <w:next w:val="af0"/>
    <w:link w:val="af3"/>
    <w:uiPriority w:val="99"/>
    <w:semiHidden/>
    <w:unhideWhenUsed/>
    <w:rsid w:val="00711D59"/>
    <w:rPr>
      <w:b/>
      <w:bCs/>
    </w:rPr>
  </w:style>
  <w:style w:type="character" w:customStyle="1" w:styleId="af3">
    <w:name w:val="Тема примечания Знак"/>
    <w:basedOn w:val="af1"/>
    <w:link w:val="af2"/>
    <w:uiPriority w:val="99"/>
    <w:semiHidden/>
    <w:rsid w:val="00711D59"/>
    <w:rPr>
      <w:b/>
      <w:bCs/>
      <w:sz w:val="20"/>
      <w:szCs w:val="20"/>
    </w:rPr>
  </w:style>
  <w:style w:type="paragraph" w:styleId="af4">
    <w:name w:val="Balloon Text"/>
    <w:basedOn w:val="a"/>
    <w:link w:val="af5"/>
    <w:uiPriority w:val="99"/>
    <w:semiHidden/>
    <w:unhideWhenUsed/>
    <w:rsid w:val="00711D59"/>
    <w:pPr>
      <w:spacing w:after="0" w:line="240" w:lineRule="auto"/>
    </w:pPr>
    <w:rPr>
      <w:rFonts w:ascii="Segoe UI" w:hAnsi="Segoe UI" w:cs="Segoe UI"/>
      <w:sz w:val="18"/>
      <w:szCs w:val="18"/>
    </w:rPr>
  </w:style>
  <w:style w:type="character" w:customStyle="1" w:styleId="af5">
    <w:name w:val="Текст выноски Знак"/>
    <w:basedOn w:val="a0"/>
    <w:link w:val="af4"/>
    <w:uiPriority w:val="99"/>
    <w:semiHidden/>
    <w:rsid w:val="00711D59"/>
    <w:rPr>
      <w:rFonts w:ascii="Segoe UI" w:hAnsi="Segoe UI" w:cs="Segoe UI"/>
      <w:sz w:val="18"/>
      <w:szCs w:val="18"/>
    </w:rPr>
  </w:style>
  <w:style w:type="paragraph" w:styleId="af6">
    <w:name w:val="Revision"/>
    <w:hidden/>
    <w:uiPriority w:val="99"/>
    <w:semiHidden/>
    <w:rsid w:val="00D12E93"/>
    <w:pPr>
      <w:spacing w:after="0" w:line="240" w:lineRule="auto"/>
    </w:pPr>
  </w:style>
  <w:style w:type="character" w:customStyle="1" w:styleId="UnresolvedMention2">
    <w:name w:val="Unresolved Mention2"/>
    <w:basedOn w:val="a0"/>
    <w:uiPriority w:val="99"/>
    <w:semiHidden/>
    <w:unhideWhenUsed/>
    <w:rsid w:val="00BE6867"/>
    <w:rPr>
      <w:color w:val="605E5C"/>
      <w:shd w:val="clear" w:color="auto" w:fill="E1DFDD"/>
    </w:rPr>
  </w:style>
  <w:style w:type="character" w:styleId="af7">
    <w:name w:val="FollowedHyperlink"/>
    <w:basedOn w:val="a0"/>
    <w:uiPriority w:val="99"/>
    <w:semiHidden/>
    <w:unhideWhenUsed/>
    <w:rsid w:val="00BE6867"/>
    <w:rPr>
      <w:color w:val="954F72" w:themeColor="followedHyperlink"/>
      <w:u w:val="single"/>
    </w:rPr>
  </w:style>
  <w:style w:type="table" w:styleId="af8">
    <w:name w:val="Table Grid"/>
    <w:basedOn w:val="a1"/>
    <w:uiPriority w:val="39"/>
    <w:rsid w:val="009837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1962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5.jpeg"/><Relationship Id="rId5" Type="http://schemas.openxmlformats.org/officeDocument/2006/relationships/comments" Target="comments.xml"/><Relationship Id="rId15" Type="http://schemas.microsoft.com/office/2016/09/relationships/commentsIds" Target="commentsId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5964</Words>
  <Characters>34001</Characters>
  <Application>Microsoft Office Word</Application>
  <DocSecurity>0</DocSecurity>
  <Lines>283</Lines>
  <Paragraphs>79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Yaroslave Kapushchak</dc:creator>
  <cp:keywords/>
  <dc:description/>
  <cp:lastModifiedBy>Пахарукова Мария Юрьевна</cp:lastModifiedBy>
  <cp:revision>2</cp:revision>
  <dcterms:created xsi:type="dcterms:W3CDTF">2026-10-19T08:44:00Z</dcterms:created>
  <dcterms:modified xsi:type="dcterms:W3CDTF">2026-10-19T08:44:00Z</dcterms:modified>
</cp:coreProperties>
</file>